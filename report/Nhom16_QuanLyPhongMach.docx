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2EC10" w14:textId="0F5D7EDB" w:rsidR="005C5340" w:rsidRPr="00534549" w:rsidRDefault="005C5340" w:rsidP="00EB1DF3">
      <w:pPr>
        <w:pStyle w:val="NoSpacing"/>
        <w:jc w:val="left"/>
        <w:rPr>
          <w:rFonts w:cs="Times New Roman"/>
          <w:b/>
          <w:noProof/>
          <w:lang w:val="vi-VN"/>
        </w:rPr>
      </w:pPr>
    </w:p>
    <w:p w14:paraId="54B22AB7" w14:textId="77777777" w:rsidR="005C5340" w:rsidRPr="00534549" w:rsidRDefault="005C5340" w:rsidP="005C5340">
      <w:pPr>
        <w:spacing w:line="360" w:lineRule="auto"/>
        <w:rPr>
          <w:rFonts w:cs="Times New Roman"/>
          <w:b/>
          <w:noProof/>
          <w:lang w:val="vi-VN"/>
        </w:rPr>
      </w:pPr>
      <w:r w:rsidRPr="00534549">
        <w:rPr>
          <w:rFonts w:cs="Times New Roman"/>
          <w:i/>
          <w:noProof/>
          <w:lang w:val="vi-VN"/>
        </w:rPr>
        <mc:AlternateContent>
          <mc:Choice Requires="wpg">
            <w:drawing>
              <wp:anchor distT="0" distB="0" distL="114300" distR="114300" simplePos="0" relativeHeight="251659264" behindDoc="1" locked="0" layoutInCell="1" allowOverlap="1" wp14:anchorId="6FCC6546" wp14:editId="0F5619E1">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3B25B" id="Group 143" o:spid="_x0000_s1026" style="position:absolute;margin-left:-9.25pt;margin-top:-52.45pt;width:475.65pt;height:702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j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34549">
        <w:rPr>
          <w:rFonts w:cs="Times New Roman"/>
          <w:noProof/>
          <w:lang w:val="vi-VN"/>
        </w:rPr>
        <w:t xml:space="preserve">       </w:t>
      </w:r>
      <w:r w:rsidRPr="00534549">
        <w:rPr>
          <w:rFonts w:cs="Times New Roman"/>
          <w:noProof/>
          <w:lang w:val="vi-VN"/>
        </w:rPr>
        <w:tab/>
      </w:r>
      <w:r w:rsidRPr="00534549">
        <w:rPr>
          <w:rFonts w:cs="Times New Roman"/>
          <w:noProof/>
          <w:lang w:val="vi-VN"/>
        </w:rPr>
        <w:tab/>
      </w:r>
      <w:r w:rsidRPr="00534549">
        <w:rPr>
          <w:rFonts w:cs="Times New Roman"/>
          <w:b/>
          <w:noProof/>
          <w:lang w:val="vi-VN"/>
        </w:rPr>
        <w:t>TRƯỜNG ĐẠI HỌC CÔNG NGHỆ THÔNG TIN</w:t>
      </w:r>
      <w:r w:rsidRPr="00534549">
        <w:rPr>
          <w:rFonts w:cs="Times New Roman"/>
          <w:b/>
          <w:noProof/>
          <w:lang w:val="vi-VN"/>
        </w:rPr>
        <w:tab/>
      </w:r>
    </w:p>
    <w:p w14:paraId="521DA098" w14:textId="77777777" w:rsidR="005C5340" w:rsidRPr="00534549" w:rsidRDefault="005C5340" w:rsidP="005C5340">
      <w:pPr>
        <w:spacing w:line="360" w:lineRule="auto"/>
        <w:rPr>
          <w:rFonts w:cs="Times New Roman"/>
          <w:b/>
          <w:noProof/>
          <w:lang w:val="vi-VN"/>
        </w:rPr>
      </w:pPr>
      <w:r w:rsidRPr="00534549">
        <w:rPr>
          <w:rFonts w:cs="Times New Roman"/>
          <w:noProof/>
          <w:lang w:val="vi-VN"/>
        </w:rPr>
        <w:drawing>
          <wp:anchor distT="0" distB="0" distL="114300" distR="114300" simplePos="0" relativeHeight="251660288" behindDoc="0" locked="0" layoutInCell="1" allowOverlap="1" wp14:anchorId="752B927E" wp14:editId="10AA45E4">
            <wp:simplePos x="0" y="0"/>
            <wp:positionH relativeFrom="margin">
              <wp:posOffset>1971675</wp:posOffset>
            </wp:positionH>
            <wp:positionV relativeFrom="paragraph">
              <wp:posOffset>442595</wp:posOffset>
            </wp:positionV>
            <wp:extent cx="1933575" cy="1450975"/>
            <wp:effectExtent l="0" t="0" r="9525" b="0"/>
            <wp:wrapTopAndBottom/>
            <wp:docPr id="5" name="Picture 5"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4549">
        <w:rPr>
          <w:rFonts w:cs="Times New Roman"/>
          <w:b/>
          <w:noProof/>
          <w:lang w:val="vi-VN"/>
        </w:rPr>
        <w:tab/>
      </w:r>
      <w:r w:rsidRPr="00534549">
        <w:rPr>
          <w:rFonts w:cs="Times New Roman"/>
          <w:b/>
          <w:noProof/>
          <w:lang w:val="vi-VN"/>
        </w:rPr>
        <w:tab/>
        <w:t xml:space="preserve">   </w:t>
      </w:r>
      <w:r w:rsidRPr="00534549">
        <w:rPr>
          <w:rFonts w:cs="Times New Roman"/>
          <w:b/>
          <w:noProof/>
          <w:lang w:val="vi-VN"/>
        </w:rPr>
        <w:tab/>
        <w:t xml:space="preserve"> KHOA CÔNG NGHỆ PHẦN MỀM</w:t>
      </w:r>
    </w:p>
    <w:p w14:paraId="55A6D98F" w14:textId="77777777" w:rsidR="005C5340" w:rsidRPr="00534549" w:rsidRDefault="005C5340" w:rsidP="00DC486B">
      <w:pPr>
        <w:tabs>
          <w:tab w:val="left" w:pos="0"/>
        </w:tabs>
        <w:spacing w:before="0" w:after="0" w:line="360" w:lineRule="auto"/>
        <w:rPr>
          <w:rFonts w:cs="Times New Roman"/>
          <w:b/>
          <w:noProof/>
          <w:sz w:val="36"/>
          <w:szCs w:val="36"/>
          <w:lang w:val="vi-VN"/>
        </w:rPr>
      </w:pPr>
    </w:p>
    <w:p w14:paraId="7CF523D4" w14:textId="77777777" w:rsidR="005C5340" w:rsidRPr="00534549" w:rsidRDefault="005C5340" w:rsidP="00DC486B">
      <w:pPr>
        <w:spacing w:before="0" w:after="0" w:line="360" w:lineRule="auto"/>
        <w:ind w:left="-142"/>
        <w:jc w:val="center"/>
        <w:rPr>
          <w:rFonts w:cs="Times New Roman"/>
          <w:b/>
          <w:noProof/>
          <w:sz w:val="36"/>
          <w:szCs w:val="36"/>
          <w:lang w:val="vi-VN"/>
        </w:rPr>
      </w:pPr>
      <w:r w:rsidRPr="00534549">
        <w:rPr>
          <w:rFonts w:cs="Times New Roman"/>
          <w:b/>
          <w:noProof/>
          <w:sz w:val="36"/>
          <w:szCs w:val="36"/>
          <w:lang w:val="vi-VN"/>
        </w:rPr>
        <w:t>ĐỒ ÁN MÔN</w:t>
      </w:r>
    </w:p>
    <w:p w14:paraId="636C76E5" w14:textId="1562997C" w:rsidR="005C5340" w:rsidRPr="00534549" w:rsidRDefault="002A30A0" w:rsidP="00DC486B">
      <w:pPr>
        <w:spacing w:before="0" w:after="0" w:line="360" w:lineRule="auto"/>
        <w:ind w:left="-142"/>
        <w:jc w:val="center"/>
        <w:rPr>
          <w:rFonts w:cs="Times New Roman"/>
          <w:b/>
          <w:noProof/>
          <w:sz w:val="36"/>
          <w:szCs w:val="36"/>
          <w:lang w:val="vi-VN"/>
        </w:rPr>
      </w:pPr>
      <w:r w:rsidRPr="00534549">
        <w:rPr>
          <w:rFonts w:cs="Times New Roman"/>
          <w:b/>
          <w:noProof/>
          <w:sz w:val="36"/>
          <w:szCs w:val="36"/>
          <w:lang w:val="vi-VN"/>
        </w:rPr>
        <w:t>PHƯƠNG PHÁP PHÁT TRIỂN PHẦN MỀM HƯỚNG ĐỐI TƯỢNG</w:t>
      </w:r>
    </w:p>
    <w:p w14:paraId="54F6A69C" w14:textId="579AFF24" w:rsidR="00DC486B" w:rsidRPr="00534549" w:rsidRDefault="00DC486B" w:rsidP="00DC486B">
      <w:pPr>
        <w:spacing w:before="0" w:after="0" w:line="360" w:lineRule="auto"/>
        <w:ind w:left="-142"/>
        <w:jc w:val="center"/>
        <w:rPr>
          <w:rFonts w:cs="Times New Roman"/>
          <w:b/>
          <w:noProof/>
          <w:sz w:val="36"/>
          <w:szCs w:val="36"/>
          <w:lang w:val="vi-VN"/>
        </w:rPr>
      </w:pPr>
      <w:r w:rsidRPr="00534549">
        <w:rPr>
          <w:rFonts w:cs="Times New Roman"/>
          <w:b/>
          <w:noProof/>
          <w:sz w:val="36"/>
          <w:szCs w:val="36"/>
          <w:lang w:val="vi-VN"/>
        </w:rPr>
        <w:t>Lớp SE100.J11</w:t>
      </w:r>
    </w:p>
    <w:p w14:paraId="531A2B32" w14:textId="77777777" w:rsidR="005C5340" w:rsidRPr="00534549" w:rsidRDefault="005C5340" w:rsidP="005C5340">
      <w:pPr>
        <w:tabs>
          <w:tab w:val="left" w:pos="0"/>
        </w:tabs>
        <w:spacing w:line="360" w:lineRule="auto"/>
        <w:rPr>
          <w:rFonts w:cs="Times New Roman"/>
          <w:b/>
          <w:noProof/>
          <w:sz w:val="30"/>
          <w:szCs w:val="30"/>
          <w:u w:val="single"/>
          <w:lang w:val="vi-VN"/>
        </w:rPr>
      </w:pPr>
      <w:r w:rsidRPr="00534549">
        <w:rPr>
          <w:rFonts w:cs="Times New Roman"/>
          <w:b/>
          <w:noProof/>
          <w:szCs w:val="28"/>
          <w:lang w:val="vi-VN"/>
        </w:rPr>
        <w:tab/>
      </w:r>
      <w:r w:rsidRPr="00534549">
        <w:rPr>
          <w:rFonts w:cs="Times New Roman"/>
          <w:b/>
          <w:noProof/>
          <w:sz w:val="30"/>
          <w:szCs w:val="30"/>
          <w:u w:val="single"/>
          <w:lang w:val="vi-VN"/>
        </w:rPr>
        <w:t xml:space="preserve">Đề tài: </w:t>
      </w:r>
    </w:p>
    <w:p w14:paraId="2DF80E9B" w14:textId="128A153D" w:rsidR="005C5340" w:rsidRPr="00534549" w:rsidRDefault="005C5340" w:rsidP="005C5340">
      <w:pPr>
        <w:spacing w:line="360" w:lineRule="auto"/>
        <w:ind w:left="-426" w:right="190"/>
        <w:jc w:val="center"/>
        <w:rPr>
          <w:rFonts w:cs="Times New Roman"/>
          <w:b/>
          <w:noProof/>
          <w:sz w:val="36"/>
          <w:szCs w:val="36"/>
          <w:lang w:val="vi-VN"/>
        </w:rPr>
      </w:pPr>
      <w:r w:rsidRPr="00534549">
        <w:rPr>
          <w:rFonts w:cs="Times New Roman"/>
          <w:b/>
          <w:noProof/>
          <w:color w:val="FF0000"/>
          <w:sz w:val="36"/>
          <w:szCs w:val="36"/>
          <w:lang w:val="vi-VN"/>
        </w:rPr>
        <w:t xml:space="preserve">      </w:t>
      </w:r>
      <w:r w:rsidRPr="00534549">
        <w:rPr>
          <w:rFonts w:cs="Times New Roman"/>
          <w:b/>
          <w:noProof/>
          <w:sz w:val="36"/>
          <w:szCs w:val="36"/>
          <w:lang w:val="vi-VN"/>
        </w:rPr>
        <w:t>QUẢN LÝ PHÒNG MẠCH</w:t>
      </w:r>
      <w:r w:rsidR="002A30A0" w:rsidRPr="00534549">
        <w:rPr>
          <w:rFonts w:cs="Times New Roman"/>
          <w:b/>
          <w:noProof/>
          <w:sz w:val="36"/>
          <w:szCs w:val="36"/>
          <w:lang w:val="vi-VN"/>
        </w:rPr>
        <w:t xml:space="preserve"> </w:t>
      </w:r>
    </w:p>
    <w:p w14:paraId="243AFEEA" w14:textId="38704EAF" w:rsidR="0020440C" w:rsidRPr="00534549" w:rsidRDefault="005C5340" w:rsidP="00DC486B">
      <w:pPr>
        <w:tabs>
          <w:tab w:val="left" w:pos="0"/>
        </w:tabs>
        <w:spacing w:before="0" w:line="360" w:lineRule="auto"/>
        <w:rPr>
          <w:rFonts w:cs="Times New Roman"/>
          <w:b/>
          <w:noProof/>
          <w:szCs w:val="36"/>
          <w:lang w:val="vi-VN"/>
        </w:rPr>
      </w:pPr>
      <w:r w:rsidRPr="00534549">
        <w:rPr>
          <w:rFonts w:cs="Times New Roman"/>
          <w:noProof/>
          <w:szCs w:val="36"/>
          <w:lang w:val="vi-VN"/>
        </w:rPr>
        <w:tab/>
        <w:t xml:space="preserve">Giảng viên hướng dẫn:  </w:t>
      </w:r>
      <w:r w:rsidR="0020440C" w:rsidRPr="00534549">
        <w:rPr>
          <w:rFonts w:cs="Times New Roman"/>
          <w:noProof/>
          <w:szCs w:val="36"/>
          <w:lang w:val="vi-VN"/>
        </w:rPr>
        <w:tab/>
      </w:r>
      <w:r w:rsidR="002A30A0" w:rsidRPr="00534549">
        <w:rPr>
          <w:rFonts w:cs="Times New Roman"/>
          <w:b/>
          <w:noProof/>
          <w:szCs w:val="36"/>
          <w:lang w:val="vi-VN"/>
        </w:rPr>
        <w:t>Phạ</w:t>
      </w:r>
      <w:r w:rsidR="0020440C" w:rsidRPr="00534549">
        <w:rPr>
          <w:rFonts w:cs="Times New Roman"/>
          <w:b/>
          <w:noProof/>
          <w:szCs w:val="36"/>
          <w:lang w:val="vi-VN"/>
        </w:rPr>
        <w:t>m Thi Vương</w:t>
      </w:r>
    </w:p>
    <w:p w14:paraId="02CDD68D" w14:textId="53D899F2" w:rsidR="0020440C" w:rsidRPr="00534549" w:rsidRDefault="0020440C" w:rsidP="00DC486B">
      <w:pPr>
        <w:tabs>
          <w:tab w:val="left" w:pos="0"/>
        </w:tabs>
        <w:spacing w:before="0" w:line="360" w:lineRule="auto"/>
        <w:rPr>
          <w:rFonts w:cs="Times New Roman"/>
          <w:b/>
          <w:noProof/>
          <w:szCs w:val="36"/>
          <w:lang w:val="vi-VN"/>
        </w:rPr>
      </w:pPr>
      <w:r w:rsidRPr="00534549">
        <w:rPr>
          <w:rFonts w:cs="Times New Roman"/>
          <w:b/>
          <w:noProof/>
          <w:szCs w:val="36"/>
          <w:lang w:val="vi-VN"/>
        </w:rPr>
        <w:tab/>
      </w:r>
      <w:r w:rsidRPr="00534549">
        <w:rPr>
          <w:rFonts w:cs="Times New Roman"/>
          <w:noProof/>
          <w:szCs w:val="36"/>
          <w:lang w:val="vi-VN"/>
        </w:rPr>
        <w:t>Giảng viên HDTH:</w:t>
      </w:r>
      <w:r w:rsidRPr="00534549">
        <w:rPr>
          <w:rFonts w:cs="Times New Roman"/>
          <w:b/>
          <w:noProof/>
          <w:szCs w:val="36"/>
          <w:lang w:val="vi-VN"/>
        </w:rPr>
        <w:t xml:space="preserve"> </w:t>
      </w:r>
      <w:r w:rsidRPr="00534549">
        <w:rPr>
          <w:rFonts w:cs="Times New Roman"/>
          <w:b/>
          <w:noProof/>
          <w:szCs w:val="36"/>
          <w:lang w:val="vi-VN"/>
        </w:rPr>
        <w:tab/>
      </w:r>
      <w:r w:rsidRPr="00534549">
        <w:rPr>
          <w:rFonts w:cs="Times New Roman"/>
          <w:b/>
          <w:noProof/>
          <w:szCs w:val="36"/>
          <w:lang w:val="vi-VN"/>
        </w:rPr>
        <w:tab/>
      </w:r>
      <w:r w:rsidR="003B403C" w:rsidRPr="00534549">
        <w:rPr>
          <w:rFonts w:cs="Times New Roman"/>
          <w:b/>
          <w:noProof/>
          <w:szCs w:val="36"/>
          <w:lang w:val="vi-VN"/>
        </w:rPr>
        <w:t>Trần Hạnh Xuân</w:t>
      </w:r>
    </w:p>
    <w:p w14:paraId="63342789" w14:textId="77777777" w:rsidR="005C5340" w:rsidRPr="00534549" w:rsidRDefault="005C5340" w:rsidP="00DC486B">
      <w:pPr>
        <w:pStyle w:val="NoSpacing"/>
        <w:jc w:val="left"/>
        <w:rPr>
          <w:rFonts w:cs="Times New Roman"/>
          <w:noProof/>
          <w:szCs w:val="36"/>
          <w:lang w:val="vi-VN"/>
        </w:rPr>
      </w:pPr>
      <w:r w:rsidRPr="00534549">
        <w:rPr>
          <w:rFonts w:cs="Times New Roman"/>
          <w:noProof/>
          <w:szCs w:val="36"/>
          <w:lang w:val="vi-VN"/>
        </w:rPr>
        <w:tab/>
      </w:r>
      <w:r w:rsidRPr="00534549">
        <w:rPr>
          <w:rFonts w:cs="Times New Roman"/>
          <w:noProof/>
          <w:szCs w:val="36"/>
          <w:lang w:val="vi-VN"/>
        </w:rPr>
        <w:tab/>
        <w:t xml:space="preserve">Sinh viên thực hiện: </w:t>
      </w:r>
    </w:p>
    <w:p w14:paraId="5902B307" w14:textId="77777777" w:rsidR="00DC486B" w:rsidRPr="00534549" w:rsidRDefault="00DC486B" w:rsidP="005C5340">
      <w:pPr>
        <w:pStyle w:val="NoSpacing"/>
        <w:ind w:left="2880" w:firstLine="720"/>
        <w:jc w:val="left"/>
        <w:rPr>
          <w:rFonts w:cs="Times New Roman"/>
          <w:b/>
          <w:noProof/>
          <w:lang w:val="vi-VN"/>
        </w:rPr>
      </w:pPr>
    </w:p>
    <w:p w14:paraId="2F025DFF" w14:textId="74BB7F4E" w:rsidR="005C5340" w:rsidRPr="00534549" w:rsidRDefault="00DC486B" w:rsidP="005C5340">
      <w:pPr>
        <w:pStyle w:val="NoSpacing"/>
        <w:ind w:left="2880" w:firstLine="720"/>
        <w:jc w:val="left"/>
        <w:rPr>
          <w:rFonts w:cs="Times New Roman"/>
          <w:b/>
          <w:noProof/>
          <w:lang w:val="vi-VN"/>
        </w:rPr>
      </w:pPr>
      <w:r w:rsidRPr="00534549">
        <w:rPr>
          <w:rFonts w:cs="Times New Roman"/>
          <w:b/>
          <w:noProof/>
          <w:lang w:val="vi-VN"/>
        </w:rPr>
        <w:t>Nhóm 16:</w:t>
      </w:r>
    </w:p>
    <w:p w14:paraId="08DCB956" w14:textId="77777777" w:rsidR="005C5340" w:rsidRPr="00534549" w:rsidRDefault="005C5340" w:rsidP="005C5340">
      <w:pPr>
        <w:pStyle w:val="NoSpacing"/>
        <w:ind w:left="2880" w:firstLine="720"/>
        <w:jc w:val="left"/>
        <w:rPr>
          <w:rFonts w:cs="Times New Roman"/>
          <w:b/>
          <w:noProof/>
          <w:lang w:val="vi-VN"/>
        </w:rPr>
      </w:pPr>
      <w:r w:rsidRPr="00534549">
        <w:rPr>
          <w:rFonts w:cs="Times New Roman"/>
          <w:b/>
          <w:noProof/>
          <w:lang w:val="vi-VN"/>
        </w:rPr>
        <w:t xml:space="preserve">Nguyễn Đức Kế </w:t>
      </w:r>
      <w:r w:rsidRPr="00534549">
        <w:rPr>
          <w:rFonts w:cs="Times New Roman"/>
          <w:b/>
          <w:noProof/>
          <w:lang w:val="vi-VN"/>
        </w:rPr>
        <w:tab/>
      </w:r>
      <w:r w:rsidRPr="00534549">
        <w:rPr>
          <w:rFonts w:cs="Times New Roman"/>
          <w:b/>
          <w:noProof/>
          <w:lang w:val="vi-VN"/>
        </w:rPr>
        <w:tab/>
        <w:t>15520328</w:t>
      </w:r>
    </w:p>
    <w:p w14:paraId="16BEC67A" w14:textId="34F2D1A2" w:rsidR="005C5340" w:rsidRPr="00534549" w:rsidRDefault="002A30A0" w:rsidP="005C5340">
      <w:pPr>
        <w:pStyle w:val="NoSpacing"/>
        <w:ind w:left="2880" w:firstLine="720"/>
        <w:jc w:val="left"/>
        <w:rPr>
          <w:rFonts w:cs="Times New Roman"/>
          <w:b/>
          <w:noProof/>
          <w:lang w:val="vi-VN"/>
        </w:rPr>
      </w:pPr>
      <w:r w:rsidRPr="00534549">
        <w:rPr>
          <w:rFonts w:cs="Times New Roman"/>
          <w:b/>
          <w:noProof/>
          <w:lang w:val="vi-VN"/>
        </w:rPr>
        <w:t>Lê Dương Khang</w:t>
      </w:r>
      <w:r w:rsidRPr="00534549">
        <w:rPr>
          <w:rFonts w:cs="Times New Roman"/>
          <w:b/>
          <w:noProof/>
          <w:lang w:val="vi-VN"/>
        </w:rPr>
        <w:tab/>
      </w:r>
      <w:r w:rsidRPr="00534549">
        <w:rPr>
          <w:rFonts w:cs="Times New Roman"/>
          <w:b/>
          <w:noProof/>
          <w:lang w:val="vi-VN"/>
        </w:rPr>
        <w:tab/>
        <w:t>15520338</w:t>
      </w:r>
    </w:p>
    <w:p w14:paraId="2FD0EC92" w14:textId="32A117B8" w:rsidR="005C5340" w:rsidRPr="00534549" w:rsidRDefault="005C5340" w:rsidP="005C5340">
      <w:pPr>
        <w:pStyle w:val="NoSpacing"/>
        <w:ind w:left="2880" w:firstLine="720"/>
        <w:jc w:val="left"/>
        <w:rPr>
          <w:rFonts w:cs="Times New Roman"/>
          <w:b/>
          <w:noProof/>
          <w:lang w:val="vi-VN"/>
        </w:rPr>
      </w:pPr>
      <w:r w:rsidRPr="00534549">
        <w:rPr>
          <w:rFonts w:cs="Times New Roman"/>
          <w:b/>
          <w:noProof/>
          <w:lang w:val="vi-VN"/>
        </w:rPr>
        <w:t>Hoàng Công Quốc</w:t>
      </w:r>
      <w:r w:rsidRPr="00534549">
        <w:rPr>
          <w:rFonts w:cs="Times New Roman"/>
          <w:b/>
          <w:noProof/>
          <w:lang w:val="vi-VN"/>
        </w:rPr>
        <w:tab/>
      </w:r>
      <w:r w:rsidR="00B103D0" w:rsidRPr="00534549">
        <w:rPr>
          <w:rFonts w:cs="Times New Roman"/>
          <w:b/>
          <w:noProof/>
          <w:lang w:val="vi-VN"/>
        </w:rPr>
        <w:tab/>
      </w:r>
      <w:r w:rsidRPr="00534549">
        <w:rPr>
          <w:rFonts w:cs="Times New Roman"/>
          <w:b/>
          <w:noProof/>
          <w:lang w:val="vi-VN"/>
        </w:rPr>
        <w:t>15520697</w:t>
      </w:r>
    </w:p>
    <w:p w14:paraId="2BDE00E8" w14:textId="155E3EFE" w:rsidR="005C5340" w:rsidRDefault="002A30A0" w:rsidP="00DC486B">
      <w:pPr>
        <w:pStyle w:val="NoSpacing"/>
        <w:ind w:left="2880" w:firstLine="720"/>
        <w:jc w:val="left"/>
        <w:rPr>
          <w:rFonts w:cs="Times New Roman"/>
          <w:b/>
          <w:noProof/>
          <w:lang w:val="vi-VN"/>
        </w:rPr>
      </w:pPr>
      <w:r w:rsidRPr="00534549">
        <w:rPr>
          <w:rFonts w:cs="Times New Roman"/>
          <w:b/>
          <w:noProof/>
          <w:lang w:val="vi-VN"/>
        </w:rPr>
        <w:t>Lê Hoàng Vỹ Vỹ</w:t>
      </w:r>
      <w:r w:rsidRPr="00534549">
        <w:rPr>
          <w:rFonts w:cs="Times New Roman"/>
          <w:b/>
          <w:noProof/>
          <w:lang w:val="vi-VN"/>
        </w:rPr>
        <w:tab/>
      </w:r>
      <w:r w:rsidRPr="00534549">
        <w:rPr>
          <w:rFonts w:cs="Times New Roman"/>
          <w:b/>
          <w:noProof/>
          <w:lang w:val="vi-VN"/>
        </w:rPr>
        <w:tab/>
        <w:t>15521036</w:t>
      </w:r>
    </w:p>
    <w:p w14:paraId="5BA34999" w14:textId="77777777" w:rsidR="00B93F24" w:rsidRPr="00534549" w:rsidRDefault="00B93F24" w:rsidP="00DC486B">
      <w:pPr>
        <w:pStyle w:val="NoSpacing"/>
        <w:ind w:left="2880" w:firstLine="720"/>
        <w:jc w:val="left"/>
        <w:rPr>
          <w:rFonts w:cs="Times New Roman"/>
          <w:b/>
          <w:noProof/>
          <w:lang w:val="vi-VN"/>
        </w:rPr>
      </w:pPr>
    </w:p>
    <w:p w14:paraId="0EAE8DBE" w14:textId="508EAD73" w:rsidR="005C5340" w:rsidRPr="00534549" w:rsidRDefault="005C5340" w:rsidP="00903B64">
      <w:pPr>
        <w:jc w:val="center"/>
        <w:rPr>
          <w:rFonts w:cs="Times New Roman"/>
          <w:i/>
          <w:noProof/>
          <w:sz w:val="28"/>
          <w:szCs w:val="28"/>
          <w:lang w:val="vi-VN"/>
        </w:rPr>
      </w:pPr>
      <w:r w:rsidRPr="00534549">
        <w:rPr>
          <w:rFonts w:cs="Times New Roman"/>
          <w:i/>
          <w:noProof/>
          <w:sz w:val="28"/>
          <w:szCs w:val="28"/>
          <w:lang w:val="vi-VN"/>
        </w:rPr>
        <w:t>TP. Hồ Chí Minh, ngày 03 tháng 01 năm 2019</w:t>
      </w:r>
    </w:p>
    <w:p w14:paraId="598064D3" w14:textId="77777777" w:rsidR="005C5340" w:rsidRPr="00534549" w:rsidRDefault="005C5340" w:rsidP="005C5340">
      <w:pPr>
        <w:jc w:val="center"/>
        <w:rPr>
          <w:rFonts w:cs="Times New Roman"/>
          <w:b/>
          <w:noProof/>
          <w:sz w:val="28"/>
          <w:szCs w:val="28"/>
          <w:lang w:val="vi-VN"/>
        </w:rPr>
      </w:pPr>
    </w:p>
    <w:p w14:paraId="56B1E4AF" w14:textId="77777777" w:rsidR="0020440C" w:rsidRPr="00534549" w:rsidRDefault="0020440C" w:rsidP="004C4CDE">
      <w:pPr>
        <w:ind w:firstLine="0"/>
        <w:rPr>
          <w:noProof/>
          <w:lang w:val="vi-VN"/>
        </w:rPr>
      </w:pPr>
    </w:p>
    <w:p w14:paraId="019EE518" w14:textId="77777777" w:rsidR="0020440C" w:rsidRPr="00534549" w:rsidRDefault="0020440C" w:rsidP="0020440C">
      <w:pPr>
        <w:rPr>
          <w:noProof/>
          <w:lang w:val="vi-VN"/>
        </w:rPr>
      </w:pPr>
    </w:p>
    <w:p w14:paraId="47C78330" w14:textId="77777777" w:rsidR="0020440C" w:rsidRPr="00534549" w:rsidRDefault="0020440C" w:rsidP="0020440C">
      <w:pPr>
        <w:rPr>
          <w:noProof/>
          <w:lang w:val="vi-VN"/>
        </w:rPr>
      </w:pPr>
    </w:p>
    <w:p w14:paraId="4C00AE7E" w14:textId="77777777" w:rsidR="0020440C" w:rsidRPr="00534549" w:rsidRDefault="0020440C" w:rsidP="0020440C">
      <w:pPr>
        <w:pStyle w:val="Title"/>
        <w:spacing w:line="360" w:lineRule="auto"/>
        <w:jc w:val="center"/>
        <w:rPr>
          <w:rFonts w:ascii="Times New Roman" w:hAnsi="Times New Roman"/>
          <w:b/>
          <w:noProof/>
          <w:color w:val="000000" w:themeColor="text1"/>
          <w:sz w:val="26"/>
          <w:szCs w:val="26"/>
          <w:lang w:val="vi-VN"/>
        </w:rPr>
      </w:pPr>
      <w:r w:rsidRPr="00534549">
        <w:rPr>
          <w:rFonts w:ascii="Times New Roman" w:hAnsi="Times New Roman"/>
          <w:b/>
          <w:noProof/>
          <w:color w:val="000000" w:themeColor="text1"/>
          <w:sz w:val="26"/>
          <w:szCs w:val="26"/>
          <w:lang w:val="vi-VN"/>
        </w:rPr>
        <w:t>NHẬN XÉT CỦA GIẢNG VIÊN</w:t>
      </w:r>
    </w:p>
    <w:p w14:paraId="5132E5D9" w14:textId="77777777" w:rsidR="0020440C" w:rsidRPr="00534549" w:rsidRDefault="0020440C" w:rsidP="0020440C">
      <w:pPr>
        <w:pStyle w:val="Title"/>
        <w:spacing w:line="360" w:lineRule="auto"/>
        <w:jc w:val="both"/>
        <w:rPr>
          <w:rStyle w:val="SubtleEmphasis"/>
          <w:rFonts w:ascii="Times New Roman" w:hAnsi="Times New Roman"/>
          <w:noProof/>
          <w:sz w:val="22"/>
          <w:szCs w:val="22"/>
          <w:lang w:val="vi-VN"/>
        </w:rPr>
      </w:pPr>
      <w:r w:rsidRPr="00534549">
        <w:rPr>
          <w:rFonts w:ascii="Times New Roman" w:hAnsi="Times New Roman"/>
          <w:noProof/>
          <w:sz w:val="22"/>
          <w:szCs w:val="22"/>
          <w:lang w:val="vi-VN"/>
        </w:rPr>
        <w:t>………………………………………………………………………………………………....</w:t>
      </w:r>
    </w:p>
    <w:p w14:paraId="28A89A03"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6729394F"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33886BD5"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139DA5F2"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1F3E70B"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4F35854"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690655C"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0C8D41E8"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2261FB3"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B9AD545"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6DF4773A"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568EF0FE"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44C0231B"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1A0F8CB1"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61951985"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3000FE80"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31303FA8"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306CAA1"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5698379D"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289A538F"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43846067"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487325E3"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04814079"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6D930E9D" w14:textId="77777777" w:rsidR="0020440C" w:rsidRPr="00534549" w:rsidRDefault="0020440C" w:rsidP="0020440C">
      <w:pPr>
        <w:pStyle w:val="Title"/>
        <w:spacing w:line="360" w:lineRule="auto"/>
        <w:jc w:val="both"/>
        <w:rPr>
          <w:rFonts w:ascii="Times New Roman" w:hAnsi="Times New Roman"/>
          <w:noProof/>
          <w:sz w:val="22"/>
          <w:szCs w:val="22"/>
          <w:lang w:val="vi-VN"/>
        </w:rPr>
      </w:pPr>
      <w:r w:rsidRPr="00534549">
        <w:rPr>
          <w:rFonts w:ascii="Times New Roman" w:hAnsi="Times New Roman"/>
          <w:noProof/>
          <w:sz w:val="22"/>
          <w:szCs w:val="22"/>
          <w:lang w:val="vi-VN"/>
        </w:rPr>
        <w:t>…………………………………………………………………………………………………</w:t>
      </w:r>
    </w:p>
    <w:p w14:paraId="3DA480C4" w14:textId="4951F5BF" w:rsidR="0020440C" w:rsidRPr="004C4CDE" w:rsidRDefault="0020440C" w:rsidP="0020440C">
      <w:pPr>
        <w:pStyle w:val="Title"/>
        <w:spacing w:line="360" w:lineRule="auto"/>
        <w:jc w:val="both"/>
        <w:rPr>
          <w:rFonts w:ascii="Times New Roman" w:hAnsi="Times New Roman"/>
          <w:noProof/>
          <w:sz w:val="22"/>
          <w:szCs w:val="22"/>
        </w:rPr>
      </w:pPr>
      <w:r w:rsidRPr="00534549">
        <w:rPr>
          <w:rFonts w:ascii="Times New Roman" w:hAnsi="Times New Roman"/>
          <w:noProof/>
          <w:sz w:val="22"/>
          <w:szCs w:val="22"/>
          <w:lang w:val="vi-VN"/>
        </w:rPr>
        <w:t>…………………………………………………………………………………………………</w:t>
      </w:r>
    </w:p>
    <w:p w14:paraId="7B946535" w14:textId="7AAC09C2" w:rsidR="0020440C" w:rsidRPr="00534549" w:rsidRDefault="0020440C" w:rsidP="00F80056">
      <w:pPr>
        <w:rPr>
          <w:b/>
          <w:noProof/>
          <w:sz w:val="44"/>
          <w:szCs w:val="44"/>
          <w:lang w:val="vi-VN"/>
        </w:rPr>
      </w:pPr>
    </w:p>
    <w:p w14:paraId="34FF5E6C" w14:textId="77777777" w:rsidR="00F80056" w:rsidRPr="00534549" w:rsidRDefault="00F80056" w:rsidP="00F80056">
      <w:pPr>
        <w:rPr>
          <w:b/>
          <w:noProof/>
          <w:sz w:val="44"/>
          <w:szCs w:val="44"/>
          <w:lang w:val="vi-VN"/>
        </w:rPr>
      </w:pPr>
    </w:p>
    <w:p w14:paraId="43D63452" w14:textId="77777777" w:rsidR="00F80056" w:rsidRPr="00534549" w:rsidRDefault="00F80056" w:rsidP="00F80056">
      <w:pPr>
        <w:rPr>
          <w:b/>
          <w:noProof/>
          <w:sz w:val="44"/>
          <w:szCs w:val="44"/>
          <w:lang w:val="vi-VN"/>
        </w:rPr>
      </w:pPr>
    </w:p>
    <w:p w14:paraId="6619ADEB" w14:textId="77777777" w:rsidR="004C4CDE" w:rsidRPr="00534549" w:rsidRDefault="004C4CDE" w:rsidP="004C4CDE">
      <w:pPr>
        <w:pStyle w:val="Heading1"/>
        <w:jc w:val="center"/>
        <w:rPr>
          <w:noProof/>
          <w:lang w:val="vi-VN"/>
        </w:rPr>
      </w:pPr>
      <w:bookmarkStart w:id="0" w:name="_Toc534701613"/>
      <w:r>
        <w:rPr>
          <w:noProof/>
        </w:rPr>
        <w:lastRenderedPageBreak/>
        <w:t>LỜI CẢM ƠN</w:t>
      </w:r>
      <w:bookmarkEnd w:id="0"/>
    </w:p>
    <w:p w14:paraId="023207BC" w14:textId="77777777" w:rsidR="004C4CDE" w:rsidRPr="00534549" w:rsidRDefault="004C4CDE" w:rsidP="004C4CDE">
      <w:pPr>
        <w:rPr>
          <w:noProof/>
          <w:lang w:val="vi-VN" w:eastAsia="ja-JP"/>
        </w:rPr>
      </w:pPr>
    </w:p>
    <w:p w14:paraId="545F7855" w14:textId="77777777" w:rsidR="004C4CDE" w:rsidRPr="00534549" w:rsidRDefault="004C4CDE" w:rsidP="004C4CDE">
      <w:pPr>
        <w:spacing w:line="360" w:lineRule="auto"/>
        <w:rPr>
          <w:noProof/>
          <w:szCs w:val="26"/>
          <w:lang w:val="vi-VN"/>
        </w:rPr>
      </w:pPr>
      <w:r w:rsidRPr="00534549">
        <w:rPr>
          <w:noProof/>
          <w:szCs w:val="26"/>
          <w:lang w:val="vi-VN"/>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6D984832" w14:textId="77777777" w:rsidR="004C4CDE" w:rsidRPr="00534549" w:rsidRDefault="004C4CDE" w:rsidP="004C4CDE">
      <w:pPr>
        <w:spacing w:line="360" w:lineRule="auto"/>
        <w:rPr>
          <w:noProof/>
          <w:szCs w:val="26"/>
          <w:lang w:val="vi-VN"/>
        </w:rPr>
      </w:pPr>
      <w:r w:rsidRPr="00534549">
        <w:rPr>
          <w:noProof/>
          <w:szCs w:val="26"/>
          <w:lang w:val="vi-VN"/>
        </w:rPr>
        <w:t xml:space="preserve">Đặc biệt, nhóm chúng em xin gửi lời cảm ơn và lòng biết ơn sâu sắc nhất tới Thầy Phạm Thi Vương, </w:t>
      </w:r>
      <w:r>
        <w:rPr>
          <w:noProof/>
          <w:szCs w:val="26"/>
        </w:rPr>
        <w:t>Cô</w:t>
      </w:r>
      <w:r w:rsidRPr="00534549">
        <w:rPr>
          <w:noProof/>
          <w:szCs w:val="26"/>
          <w:lang w:val="vi-VN"/>
        </w:rPr>
        <w:t xml:space="preserve"> Trần Hạnh Xuân. Đã giúp nhóm chúng em hoàn thành tốt báo cáo môn học của mình. </w:t>
      </w:r>
    </w:p>
    <w:p w14:paraId="0616858D" w14:textId="77777777" w:rsidR="004C4CDE" w:rsidRPr="00534549" w:rsidRDefault="004C4CDE" w:rsidP="004C4CDE">
      <w:pPr>
        <w:spacing w:line="360" w:lineRule="auto"/>
        <w:rPr>
          <w:noProof/>
          <w:szCs w:val="26"/>
          <w:lang w:val="vi-VN"/>
        </w:rPr>
      </w:pPr>
      <w:r w:rsidRPr="00534549">
        <w:rPr>
          <w:noProof/>
          <w:szCs w:val="26"/>
          <w:lang w:val="vi-VN"/>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290E2E8B" w14:textId="77777777" w:rsidR="004C4CDE" w:rsidRPr="00534549" w:rsidRDefault="004C4CDE" w:rsidP="004C4CDE">
      <w:pPr>
        <w:spacing w:line="360" w:lineRule="auto"/>
        <w:ind w:left="1440"/>
        <w:rPr>
          <w:noProof/>
          <w:szCs w:val="26"/>
          <w:lang w:val="vi-VN"/>
        </w:rPr>
      </w:pPr>
      <w:r w:rsidRPr="00534549">
        <w:rPr>
          <w:noProof/>
          <w:szCs w:val="26"/>
          <w:lang w:val="vi-VN"/>
        </w:rPr>
        <w:t>Nhóm em xin chân thành cảm ơn quý Thầy Cô!</w:t>
      </w:r>
    </w:p>
    <w:p w14:paraId="201C4671" w14:textId="77777777" w:rsidR="004C4CDE" w:rsidRPr="00534549" w:rsidRDefault="004C4CDE" w:rsidP="004C4CDE">
      <w:pPr>
        <w:rPr>
          <w:rFonts w:cs="Times New Roman"/>
          <w:noProof/>
          <w:szCs w:val="28"/>
          <w:lang w:val="vi-VN"/>
        </w:rPr>
      </w:pPr>
    </w:p>
    <w:p w14:paraId="77C71C83" w14:textId="77777777" w:rsidR="004C4CDE" w:rsidRPr="00534549" w:rsidRDefault="004C4CDE" w:rsidP="004C4CDE">
      <w:pPr>
        <w:ind w:left="5760" w:firstLine="0"/>
        <w:rPr>
          <w:rFonts w:cs="Times New Roman"/>
          <w:i/>
          <w:noProof/>
          <w:szCs w:val="28"/>
          <w:lang w:val="vi-VN"/>
        </w:rPr>
      </w:pPr>
      <w:r w:rsidRPr="00534549">
        <w:rPr>
          <w:rFonts w:cs="Times New Roman"/>
          <w:i/>
          <w:noProof/>
          <w:szCs w:val="28"/>
          <w:lang w:val="vi-VN"/>
        </w:rPr>
        <w:t>Nhóm sinh viên thực hiện</w:t>
      </w:r>
    </w:p>
    <w:p w14:paraId="0BA1F486" w14:textId="2CA5C927" w:rsidR="00F80056" w:rsidRDefault="00F80056" w:rsidP="00F80056">
      <w:pPr>
        <w:rPr>
          <w:rFonts w:cs="Times New Roman"/>
          <w:b/>
          <w:noProof/>
          <w:sz w:val="28"/>
          <w:szCs w:val="28"/>
          <w:lang w:val="vi-VN"/>
        </w:rPr>
      </w:pPr>
    </w:p>
    <w:p w14:paraId="6F22A40C" w14:textId="1EFC5A1F" w:rsidR="004C4CDE" w:rsidRDefault="004C4CDE" w:rsidP="00F80056">
      <w:pPr>
        <w:rPr>
          <w:rFonts w:cs="Times New Roman"/>
          <w:b/>
          <w:noProof/>
          <w:sz w:val="28"/>
          <w:szCs w:val="28"/>
          <w:lang w:val="vi-VN"/>
        </w:rPr>
      </w:pPr>
    </w:p>
    <w:p w14:paraId="521A112E" w14:textId="4D11FB36" w:rsidR="004C4CDE" w:rsidRDefault="004C4CDE" w:rsidP="00F80056">
      <w:pPr>
        <w:rPr>
          <w:rFonts w:cs="Times New Roman"/>
          <w:b/>
          <w:noProof/>
          <w:sz w:val="28"/>
          <w:szCs w:val="28"/>
          <w:lang w:val="vi-VN"/>
        </w:rPr>
      </w:pPr>
    </w:p>
    <w:p w14:paraId="45DF16DE" w14:textId="1A7D0ABB" w:rsidR="004C4CDE" w:rsidRDefault="004C4CDE" w:rsidP="00F80056">
      <w:pPr>
        <w:rPr>
          <w:rFonts w:cs="Times New Roman"/>
          <w:b/>
          <w:noProof/>
          <w:sz w:val="28"/>
          <w:szCs w:val="28"/>
          <w:lang w:val="vi-VN"/>
        </w:rPr>
      </w:pPr>
    </w:p>
    <w:p w14:paraId="4A1177BB" w14:textId="1B2B2BEF" w:rsidR="004C4CDE" w:rsidRDefault="004C4CDE" w:rsidP="00F80056">
      <w:pPr>
        <w:rPr>
          <w:rFonts w:cs="Times New Roman"/>
          <w:b/>
          <w:noProof/>
          <w:sz w:val="28"/>
          <w:szCs w:val="28"/>
          <w:lang w:val="vi-VN"/>
        </w:rPr>
      </w:pPr>
    </w:p>
    <w:p w14:paraId="624131FC" w14:textId="7A27794B" w:rsidR="004C4CDE" w:rsidRDefault="004C4CDE" w:rsidP="00F80056">
      <w:pPr>
        <w:rPr>
          <w:rFonts w:cs="Times New Roman"/>
          <w:b/>
          <w:noProof/>
          <w:sz w:val="28"/>
          <w:szCs w:val="28"/>
          <w:lang w:val="vi-VN"/>
        </w:rPr>
      </w:pPr>
    </w:p>
    <w:p w14:paraId="57652FE6" w14:textId="77777777" w:rsidR="004C4CDE" w:rsidRPr="00534549" w:rsidRDefault="004C4CDE" w:rsidP="00F80056">
      <w:pPr>
        <w:rPr>
          <w:rFonts w:cs="Times New Roman"/>
          <w:b/>
          <w:noProof/>
          <w:sz w:val="28"/>
          <w:szCs w:val="28"/>
          <w:lang w:val="vi-VN"/>
        </w:rPr>
      </w:pPr>
    </w:p>
    <w:p w14:paraId="10D84A97" w14:textId="77777777" w:rsidR="005C5340" w:rsidRPr="00534549" w:rsidRDefault="005C5340" w:rsidP="00EB1DF3">
      <w:pPr>
        <w:pStyle w:val="NoSpacing"/>
        <w:jc w:val="left"/>
        <w:rPr>
          <w:rFonts w:cs="Times New Roman"/>
          <w:b/>
          <w:noProof/>
          <w:lang w:val="vi-VN"/>
        </w:rPr>
      </w:pPr>
    </w:p>
    <w:p w14:paraId="5F6638C9" w14:textId="77777777" w:rsidR="000360B2" w:rsidRPr="00534549" w:rsidRDefault="000360B2" w:rsidP="000360B2">
      <w:pPr>
        <w:pStyle w:val="NoSpacing"/>
        <w:rPr>
          <w:rFonts w:cs="Times New Roman"/>
          <w:noProof/>
          <w:lang w:val="vi-VN"/>
        </w:rPr>
      </w:pPr>
    </w:p>
    <w:sdt>
      <w:sdtPr>
        <w:rPr>
          <w:rFonts w:ascii="Times New Roman" w:eastAsiaTheme="minorHAnsi" w:hAnsi="Times New Roman" w:cs="Times New Roman"/>
          <w:noProof/>
          <w:color w:val="auto"/>
          <w:sz w:val="26"/>
          <w:szCs w:val="22"/>
          <w:lang w:val="vi-VN"/>
        </w:rPr>
        <w:id w:val="699752975"/>
        <w:docPartObj>
          <w:docPartGallery w:val="Table of Contents"/>
          <w:docPartUnique/>
        </w:docPartObj>
      </w:sdtPr>
      <w:sdtEndPr>
        <w:rPr>
          <w:b/>
          <w:bCs/>
        </w:rPr>
      </w:sdtEndPr>
      <w:sdtContent>
        <w:p w14:paraId="6DB66312" w14:textId="70D2DB37" w:rsidR="00592F83" w:rsidRPr="00534549" w:rsidRDefault="00592F83" w:rsidP="00592F83">
          <w:pPr>
            <w:pStyle w:val="TOCHeading"/>
            <w:jc w:val="center"/>
            <w:rPr>
              <w:rStyle w:val="Heading1Char"/>
              <w:rFonts w:cs="Times New Roman"/>
              <w:noProof/>
              <w:lang w:val="vi-VN"/>
            </w:rPr>
          </w:pPr>
          <w:r w:rsidRPr="00534549">
            <w:rPr>
              <w:rStyle w:val="Heading1Char"/>
              <w:rFonts w:cs="Times New Roman"/>
              <w:noProof/>
              <w:lang w:val="vi-VN"/>
            </w:rPr>
            <w:t>MỤC LỤC</w:t>
          </w:r>
        </w:p>
        <w:p w14:paraId="146FE8F5" w14:textId="67D3FBF5" w:rsidR="00A355F5" w:rsidRDefault="00592F83">
          <w:pPr>
            <w:pStyle w:val="TOC1"/>
            <w:tabs>
              <w:tab w:val="right" w:leader="dot" w:pos="9016"/>
            </w:tabs>
            <w:rPr>
              <w:rFonts w:asciiTheme="minorHAnsi" w:eastAsiaTheme="minorEastAsia" w:hAnsiTheme="minorHAnsi"/>
              <w:noProof/>
              <w:sz w:val="22"/>
            </w:rPr>
          </w:pPr>
          <w:r w:rsidRPr="00534549">
            <w:rPr>
              <w:rFonts w:cs="Times New Roman"/>
              <w:b/>
              <w:bCs/>
              <w:noProof/>
              <w:lang w:val="vi-VN"/>
            </w:rPr>
            <w:fldChar w:fldCharType="begin"/>
          </w:r>
          <w:r w:rsidRPr="00534549">
            <w:rPr>
              <w:rFonts w:cs="Times New Roman"/>
              <w:b/>
              <w:bCs/>
              <w:noProof/>
              <w:lang w:val="vi-VN"/>
            </w:rPr>
            <w:instrText xml:space="preserve"> TOC \o "1-3" \h \z \u </w:instrText>
          </w:r>
          <w:r w:rsidRPr="00534549">
            <w:rPr>
              <w:rFonts w:cs="Times New Roman"/>
              <w:b/>
              <w:bCs/>
              <w:noProof/>
              <w:lang w:val="vi-VN"/>
            </w:rPr>
            <w:fldChar w:fldCharType="separate"/>
          </w:r>
          <w:r w:rsidR="00A355F5" w:rsidRPr="005942C1">
            <w:rPr>
              <w:rStyle w:val="Hyperlink"/>
              <w:noProof/>
            </w:rPr>
            <w:fldChar w:fldCharType="begin"/>
          </w:r>
          <w:r w:rsidR="00A355F5" w:rsidRPr="005942C1">
            <w:rPr>
              <w:rStyle w:val="Hyperlink"/>
              <w:noProof/>
            </w:rPr>
            <w:instrText xml:space="preserve"> </w:instrText>
          </w:r>
          <w:r w:rsidR="00A355F5">
            <w:rPr>
              <w:noProof/>
            </w:rPr>
            <w:instrText>HYPERLINK \l "_Toc534701613"</w:instrText>
          </w:r>
          <w:r w:rsidR="00A355F5" w:rsidRPr="005942C1">
            <w:rPr>
              <w:rStyle w:val="Hyperlink"/>
              <w:noProof/>
            </w:rPr>
            <w:instrText xml:space="preserve"> </w:instrText>
          </w:r>
          <w:r w:rsidR="00A355F5" w:rsidRPr="005942C1">
            <w:rPr>
              <w:rStyle w:val="Hyperlink"/>
              <w:noProof/>
            </w:rPr>
          </w:r>
          <w:r w:rsidR="00A355F5" w:rsidRPr="005942C1">
            <w:rPr>
              <w:rStyle w:val="Hyperlink"/>
              <w:noProof/>
            </w:rPr>
            <w:fldChar w:fldCharType="separate"/>
          </w:r>
          <w:r w:rsidR="00A355F5" w:rsidRPr="005942C1">
            <w:rPr>
              <w:rStyle w:val="Hyperlink"/>
              <w:noProof/>
            </w:rPr>
            <w:t>LỜI CẢM ƠN</w:t>
          </w:r>
          <w:r w:rsidR="00A355F5">
            <w:rPr>
              <w:noProof/>
              <w:webHidden/>
            </w:rPr>
            <w:tab/>
          </w:r>
          <w:r w:rsidR="00A355F5">
            <w:rPr>
              <w:noProof/>
              <w:webHidden/>
            </w:rPr>
            <w:fldChar w:fldCharType="begin"/>
          </w:r>
          <w:r w:rsidR="00A355F5">
            <w:rPr>
              <w:noProof/>
              <w:webHidden/>
            </w:rPr>
            <w:instrText xml:space="preserve"> PAGEREF _Toc534701613 \h </w:instrText>
          </w:r>
          <w:r w:rsidR="00A355F5">
            <w:rPr>
              <w:noProof/>
              <w:webHidden/>
            </w:rPr>
          </w:r>
          <w:r w:rsidR="00A355F5">
            <w:rPr>
              <w:noProof/>
              <w:webHidden/>
            </w:rPr>
            <w:fldChar w:fldCharType="separate"/>
          </w:r>
          <w:r w:rsidR="00A355F5">
            <w:rPr>
              <w:noProof/>
              <w:webHidden/>
            </w:rPr>
            <w:t>3</w:t>
          </w:r>
          <w:r w:rsidR="00A355F5">
            <w:rPr>
              <w:noProof/>
              <w:webHidden/>
            </w:rPr>
            <w:fldChar w:fldCharType="end"/>
          </w:r>
          <w:r w:rsidR="00A355F5" w:rsidRPr="005942C1">
            <w:rPr>
              <w:rStyle w:val="Hyperlink"/>
              <w:noProof/>
            </w:rPr>
            <w:fldChar w:fldCharType="end"/>
          </w:r>
        </w:p>
        <w:p w14:paraId="2448ADD6" w14:textId="59A347F5"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"_Toc534701614"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Chương I: Xác định và phân tích yêu cầu</w:t>
          </w:r>
          <w:r>
            <w:rPr>
              <w:noProof/>
              <w:webHidden/>
            </w:rPr>
            <w:tab/>
          </w:r>
          <w:r>
            <w:rPr>
              <w:noProof/>
              <w:webHidden/>
            </w:rPr>
            <w:fldChar w:fldCharType="begin"/>
          </w:r>
          <w:r>
            <w:rPr>
              <w:noProof/>
              <w:webHidden/>
            </w:rPr>
            <w:instrText xml:space="preserve"> PAGEREF _Toc534701614 \h </w:instrText>
          </w:r>
          <w:r>
            <w:rPr>
              <w:noProof/>
              <w:webHidden/>
            </w:rPr>
          </w:r>
          <w:r>
            <w:rPr>
              <w:noProof/>
              <w:webHidden/>
            </w:rPr>
            <w:fldChar w:fldCharType="separate"/>
          </w:r>
          <w:r>
            <w:rPr>
              <w:noProof/>
              <w:webHidden/>
            </w:rPr>
            <w:t>7</w:t>
          </w:r>
          <w:r>
            <w:rPr>
              <w:noProof/>
              <w:webHidden/>
            </w:rPr>
            <w:fldChar w:fldCharType="end"/>
          </w:r>
          <w:r w:rsidRPr="005942C1">
            <w:rPr>
              <w:rStyle w:val="Hyperlink"/>
              <w:noProof/>
            </w:rPr>
            <w:fldChar w:fldCharType="end"/>
          </w:r>
        </w:p>
        <w:p w14:paraId="1341B260" w14:textId="201BE486"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"_Toc534701615"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 Nội dung đề tài</w:t>
          </w:r>
          <w:r>
            <w:rPr>
              <w:noProof/>
              <w:webHidden/>
            </w:rPr>
            <w:tab/>
          </w:r>
          <w:r>
            <w:rPr>
              <w:noProof/>
              <w:webHidden/>
            </w:rPr>
            <w:fldChar w:fldCharType="begin"/>
          </w:r>
          <w:r>
            <w:rPr>
              <w:noProof/>
              <w:webHidden/>
            </w:rPr>
            <w:instrText xml:space="preserve"> PAGEREF _Toc534701615 \h </w:instrText>
          </w:r>
          <w:r>
            <w:rPr>
              <w:noProof/>
              <w:webHidden/>
            </w:rPr>
          </w:r>
          <w:r>
            <w:rPr>
              <w:noProof/>
              <w:webHidden/>
            </w:rPr>
            <w:fldChar w:fldCharType="separate"/>
          </w:r>
          <w:r>
            <w:rPr>
              <w:noProof/>
              <w:webHidden/>
            </w:rPr>
            <w:t>7</w:t>
          </w:r>
          <w:r>
            <w:rPr>
              <w:noProof/>
              <w:webHidden/>
            </w:rPr>
            <w:fldChar w:fldCharType="end"/>
          </w:r>
          <w:r w:rsidRPr="005942C1">
            <w:rPr>
              <w:rStyle w:val="Hyperlink"/>
              <w:noProof/>
            </w:rPr>
            <w:fldChar w:fldCharType="end"/>
          </w:r>
        </w:p>
        <w:p w14:paraId="5A64D93A" w14:textId="0A47871E"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"_Toc534701616"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1.1. Lý do chọn đề tài</w:t>
          </w:r>
          <w:r>
            <w:rPr>
              <w:noProof/>
              <w:webHidden/>
            </w:rPr>
            <w:tab/>
          </w:r>
          <w:r>
            <w:rPr>
              <w:noProof/>
              <w:webHidden/>
            </w:rPr>
            <w:fldChar w:fldCharType="begin"/>
          </w:r>
          <w:r>
            <w:rPr>
              <w:noProof/>
              <w:webHidden/>
            </w:rPr>
            <w:instrText xml:space="preserve"> PAGEREF _Toc534701616 \h </w:instrText>
          </w:r>
          <w:r>
            <w:rPr>
              <w:noProof/>
              <w:webHidden/>
            </w:rPr>
          </w:r>
          <w:r>
            <w:rPr>
              <w:noProof/>
              <w:webHidden/>
            </w:rPr>
            <w:fldChar w:fldCharType="separate"/>
          </w:r>
          <w:r>
            <w:rPr>
              <w:noProof/>
              <w:webHidden/>
            </w:rPr>
            <w:t>7</w:t>
          </w:r>
          <w:r>
            <w:rPr>
              <w:noProof/>
              <w:webHidden/>
            </w:rPr>
            <w:fldChar w:fldCharType="end"/>
          </w:r>
          <w:r w:rsidRPr="005942C1">
            <w:rPr>
              <w:rStyle w:val="Hyperlink"/>
              <w:noProof/>
            </w:rPr>
            <w:fldChar w:fldCharType="end"/>
          </w:r>
        </w:p>
        <w:p w14:paraId="69EE636E" w14:textId="1891BC10"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"_Toc534701617"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1.2. Mục đích</w:t>
          </w:r>
          <w:r>
            <w:rPr>
              <w:noProof/>
              <w:webHidden/>
            </w:rPr>
            <w:tab/>
          </w:r>
          <w:r>
            <w:rPr>
              <w:noProof/>
              <w:webHidden/>
            </w:rPr>
            <w:fldChar w:fldCharType="begin"/>
          </w:r>
          <w:r>
            <w:rPr>
              <w:noProof/>
              <w:webHidden/>
            </w:rPr>
            <w:instrText xml:space="preserve"> PAGEREF _Toc534701617 \h </w:instrText>
          </w:r>
          <w:r>
            <w:rPr>
              <w:noProof/>
              <w:webHidden/>
            </w:rPr>
          </w:r>
          <w:r>
            <w:rPr>
              <w:noProof/>
              <w:webHidden/>
            </w:rPr>
            <w:fldChar w:fldCharType="separate"/>
          </w:r>
          <w:r>
            <w:rPr>
              <w:noProof/>
              <w:webHidden/>
            </w:rPr>
            <w:t>7</w:t>
          </w:r>
          <w:r>
            <w:rPr>
              <w:noProof/>
              <w:webHidden/>
            </w:rPr>
            <w:fldChar w:fldCharType="end"/>
          </w:r>
          <w:r w:rsidRPr="005942C1">
            <w:rPr>
              <w:rStyle w:val="Hyperlink"/>
              <w:noProof/>
            </w:rPr>
            <w:fldChar w:fldCharType="end"/>
          </w:r>
        </w:p>
        <w:p w14:paraId="7969593C" w14:textId="5729C29D"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"_Toc534701618"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 Khảo sát hiện trạng</w:t>
          </w:r>
          <w:r>
            <w:rPr>
              <w:noProof/>
              <w:webHidden/>
            </w:rPr>
            <w:tab/>
          </w:r>
          <w:r>
            <w:rPr>
              <w:noProof/>
              <w:webHidden/>
            </w:rPr>
            <w:fldChar w:fldCharType="begin"/>
          </w:r>
          <w:r>
            <w:rPr>
              <w:noProof/>
              <w:webHidden/>
            </w:rPr>
            <w:instrText xml:space="preserve"> PAGEREF _Toc534701618 \h </w:instrText>
          </w:r>
          <w:r>
            <w:rPr>
              <w:noProof/>
              <w:webHidden/>
            </w:rPr>
          </w:r>
          <w:r>
            <w:rPr>
              <w:noProof/>
              <w:webHidden/>
            </w:rPr>
            <w:fldChar w:fldCharType="separate"/>
          </w:r>
          <w:r>
            <w:rPr>
              <w:noProof/>
              <w:webHidden/>
            </w:rPr>
            <w:t>8</w:t>
          </w:r>
          <w:r>
            <w:rPr>
              <w:noProof/>
              <w:webHidden/>
            </w:rPr>
            <w:fldChar w:fldCharType="end"/>
          </w:r>
          <w:r w:rsidRPr="005942C1">
            <w:rPr>
              <w:rStyle w:val="Hyperlink"/>
              <w:noProof/>
            </w:rPr>
            <w:fldChar w:fldCharType="end"/>
          </w:r>
        </w:p>
        <w:p w14:paraId="599150AD" w14:textId="18755E87"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"_Toc534701619"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2.1. Hiện trạng tổ chức</w:t>
          </w:r>
          <w:r>
            <w:rPr>
              <w:noProof/>
              <w:webHidden/>
            </w:rPr>
            <w:tab/>
          </w:r>
          <w:r>
            <w:rPr>
              <w:noProof/>
              <w:webHidden/>
            </w:rPr>
            <w:fldChar w:fldCharType="begin"/>
          </w:r>
          <w:r>
            <w:rPr>
              <w:noProof/>
              <w:webHidden/>
            </w:rPr>
            <w:instrText xml:space="preserve"> PAGEREF _Toc534701619 \h </w:instrText>
          </w:r>
          <w:r>
            <w:rPr>
              <w:noProof/>
              <w:webHidden/>
            </w:rPr>
          </w:r>
          <w:r>
            <w:rPr>
              <w:noProof/>
              <w:webHidden/>
            </w:rPr>
            <w:fldChar w:fldCharType="separate"/>
          </w:r>
          <w:r>
            <w:rPr>
              <w:noProof/>
              <w:webHidden/>
            </w:rPr>
            <w:t>8</w:t>
          </w:r>
          <w:r>
            <w:rPr>
              <w:noProof/>
              <w:webHidden/>
            </w:rPr>
            <w:fldChar w:fldCharType="end"/>
          </w:r>
          <w:r w:rsidRPr="005942C1">
            <w:rPr>
              <w:rStyle w:val="Hyperlink"/>
              <w:noProof/>
            </w:rPr>
            <w:fldChar w:fldCharType="end"/>
          </w:r>
        </w:p>
        <w:p w14:paraId="36D0DCAF" w14:textId="3C8E766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2.2. Hiện trạng về nghiệp vụ</w:t>
          </w:r>
          <w:r>
            <w:rPr>
              <w:noProof/>
              <w:webHidden/>
            </w:rPr>
            <w:tab/>
          </w:r>
          <w:r>
            <w:rPr>
              <w:noProof/>
              <w:webHidden/>
            </w:rPr>
            <w:fldChar w:fldCharType="begin"/>
          </w:r>
          <w:r>
            <w:rPr>
              <w:noProof/>
              <w:webHidden/>
            </w:rPr>
            <w:instrText xml:space="preserve"> PAGEREF _Toc534701620 \h </w:instrText>
          </w:r>
          <w:r>
            <w:rPr>
              <w:noProof/>
              <w:webHidden/>
            </w:rPr>
          </w:r>
          <w:r>
            <w:rPr>
              <w:noProof/>
              <w:webHidden/>
            </w:rPr>
            <w:fldChar w:fldCharType="separate"/>
          </w:r>
          <w:r>
            <w:rPr>
              <w:noProof/>
              <w:webHidden/>
            </w:rPr>
            <w:t>8</w:t>
          </w:r>
          <w:r>
            <w:rPr>
              <w:noProof/>
              <w:webHidden/>
            </w:rPr>
            <w:fldChar w:fldCharType="end"/>
          </w:r>
          <w:r w:rsidRPr="005942C1">
            <w:rPr>
              <w:rStyle w:val="Hyperlink"/>
              <w:noProof/>
            </w:rPr>
            <w:fldChar w:fldCharType="end"/>
          </w:r>
        </w:p>
        <w:p w14:paraId="05AEE544" w14:textId="653DCFC0"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2.3. Hiện trạng tin học (phần cứng, phần mềm, con người)</w:t>
          </w:r>
          <w:r>
            <w:rPr>
              <w:noProof/>
              <w:webHidden/>
            </w:rPr>
            <w:tab/>
          </w:r>
          <w:r>
            <w:rPr>
              <w:noProof/>
              <w:webHidden/>
            </w:rPr>
            <w:fldChar w:fldCharType="begin"/>
          </w:r>
          <w:r>
            <w:rPr>
              <w:noProof/>
              <w:webHidden/>
            </w:rPr>
            <w:instrText xml:space="preserve"> PAGEREF _Toc534701622 \h </w:instrText>
          </w:r>
          <w:r>
            <w:rPr>
              <w:noProof/>
              <w:webHidden/>
            </w:rPr>
          </w:r>
          <w:r>
            <w:rPr>
              <w:noProof/>
              <w:webHidden/>
            </w:rPr>
            <w:fldChar w:fldCharType="separate"/>
          </w:r>
          <w:r>
            <w:rPr>
              <w:noProof/>
              <w:webHidden/>
            </w:rPr>
            <w:t>10</w:t>
          </w:r>
          <w:r>
            <w:rPr>
              <w:noProof/>
              <w:webHidden/>
            </w:rPr>
            <w:fldChar w:fldCharType="end"/>
          </w:r>
          <w:r w:rsidRPr="005942C1">
            <w:rPr>
              <w:rStyle w:val="Hyperlink"/>
              <w:noProof/>
            </w:rPr>
            <w:fldChar w:fldCharType="end"/>
          </w:r>
        </w:p>
        <w:p w14:paraId="219E2451" w14:textId="3D86B16E"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3. Xác định phạm vị, khả năng, mục tiêu dự án của hệ thống mới</w:t>
          </w:r>
          <w:r>
            <w:rPr>
              <w:noProof/>
              <w:webHidden/>
            </w:rPr>
            <w:tab/>
          </w:r>
          <w:r>
            <w:rPr>
              <w:noProof/>
              <w:webHidden/>
            </w:rPr>
            <w:fldChar w:fldCharType="begin"/>
          </w:r>
          <w:r>
            <w:rPr>
              <w:noProof/>
              <w:webHidden/>
            </w:rPr>
            <w:instrText xml:space="preserve"> PAGEREF _Toc534701623 \h </w:instrText>
          </w:r>
          <w:r>
            <w:rPr>
              <w:noProof/>
              <w:webHidden/>
            </w:rPr>
          </w:r>
          <w:r>
            <w:rPr>
              <w:noProof/>
              <w:webHidden/>
            </w:rPr>
            <w:fldChar w:fldCharType="separate"/>
          </w:r>
          <w:r>
            <w:rPr>
              <w:noProof/>
              <w:webHidden/>
            </w:rPr>
            <w:t>10</w:t>
          </w:r>
          <w:r>
            <w:rPr>
              <w:noProof/>
              <w:webHidden/>
            </w:rPr>
            <w:fldChar w:fldCharType="end"/>
          </w:r>
          <w:r w:rsidRPr="005942C1">
            <w:rPr>
              <w:rStyle w:val="Hyperlink"/>
              <w:noProof/>
            </w:rPr>
            <w:fldChar w:fldCharType="end"/>
          </w:r>
        </w:p>
        <w:p w14:paraId="4AE3FD42" w14:textId="4017E3E0"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 Phát họa giải pháp và cân nhắc tính khả thi</w:t>
          </w:r>
          <w:r>
            <w:rPr>
              <w:noProof/>
              <w:webHidden/>
            </w:rPr>
            <w:tab/>
          </w:r>
          <w:r>
            <w:rPr>
              <w:noProof/>
              <w:webHidden/>
            </w:rPr>
            <w:fldChar w:fldCharType="begin"/>
          </w:r>
          <w:r>
            <w:rPr>
              <w:noProof/>
              <w:webHidden/>
            </w:rPr>
            <w:instrText xml:space="preserve"> PAGEREF _Toc534701624 \h </w:instrText>
          </w:r>
          <w:r>
            <w:rPr>
              <w:noProof/>
              <w:webHidden/>
            </w:rPr>
          </w:r>
          <w:r>
            <w:rPr>
              <w:noProof/>
              <w:webHidden/>
            </w:rPr>
            <w:fldChar w:fldCharType="separate"/>
          </w:r>
          <w:r>
            <w:rPr>
              <w:noProof/>
              <w:webHidden/>
            </w:rPr>
            <w:t>11</w:t>
          </w:r>
          <w:r>
            <w:rPr>
              <w:noProof/>
              <w:webHidden/>
            </w:rPr>
            <w:fldChar w:fldCharType="end"/>
          </w:r>
          <w:r w:rsidRPr="005942C1">
            <w:rPr>
              <w:rStyle w:val="Hyperlink"/>
              <w:noProof/>
            </w:rPr>
            <w:fldChar w:fldCharType="end"/>
          </w:r>
        </w:p>
        <w:p w14:paraId="2777B1E8" w14:textId="4202A1B0"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Chương II: Mô hình Use Case</w:t>
          </w:r>
          <w:r>
            <w:rPr>
              <w:noProof/>
              <w:webHidden/>
            </w:rPr>
            <w:tab/>
          </w:r>
          <w:r>
            <w:rPr>
              <w:noProof/>
              <w:webHidden/>
            </w:rPr>
            <w:fldChar w:fldCharType="begin"/>
          </w:r>
          <w:r>
            <w:rPr>
              <w:noProof/>
              <w:webHidden/>
            </w:rPr>
            <w:instrText xml:space="preserve"> PAGEREF _Toc534701625 \h </w:instrText>
          </w:r>
          <w:r>
            <w:rPr>
              <w:noProof/>
              <w:webHidden/>
            </w:rPr>
          </w:r>
          <w:r>
            <w:rPr>
              <w:noProof/>
              <w:webHidden/>
            </w:rPr>
            <w:fldChar w:fldCharType="separate"/>
          </w:r>
          <w:r>
            <w:rPr>
              <w:noProof/>
              <w:webHidden/>
            </w:rPr>
            <w:t>14</w:t>
          </w:r>
          <w:r>
            <w:rPr>
              <w:noProof/>
              <w:webHidden/>
            </w:rPr>
            <w:fldChar w:fldCharType="end"/>
          </w:r>
          <w:r w:rsidRPr="005942C1">
            <w:rPr>
              <w:rStyle w:val="Hyperlink"/>
              <w:noProof/>
            </w:rPr>
            <w:fldChar w:fldCharType="end"/>
          </w:r>
        </w:p>
        <w:p w14:paraId="35F0DE75" w14:textId="7D603A25"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1. Mô hình Use Case</w:t>
          </w:r>
          <w:r>
            <w:rPr>
              <w:noProof/>
              <w:webHidden/>
            </w:rPr>
            <w:tab/>
          </w:r>
          <w:r>
            <w:rPr>
              <w:noProof/>
              <w:webHidden/>
            </w:rPr>
            <w:fldChar w:fldCharType="begin"/>
          </w:r>
          <w:r>
            <w:rPr>
              <w:noProof/>
              <w:webHidden/>
            </w:rPr>
            <w:instrText xml:space="preserve"> PAGEREF _Toc534701626 \h </w:instrText>
          </w:r>
          <w:r>
            <w:rPr>
              <w:noProof/>
              <w:webHidden/>
            </w:rPr>
          </w:r>
          <w:r>
            <w:rPr>
              <w:noProof/>
              <w:webHidden/>
            </w:rPr>
            <w:fldChar w:fldCharType="separate"/>
          </w:r>
          <w:r>
            <w:rPr>
              <w:noProof/>
              <w:webHidden/>
            </w:rPr>
            <w:t>14</w:t>
          </w:r>
          <w:r>
            <w:rPr>
              <w:noProof/>
              <w:webHidden/>
            </w:rPr>
            <w:fldChar w:fldCharType="end"/>
          </w:r>
          <w:r w:rsidRPr="005942C1">
            <w:rPr>
              <w:rStyle w:val="Hyperlink"/>
              <w:noProof/>
            </w:rPr>
            <w:fldChar w:fldCharType="end"/>
          </w:r>
        </w:p>
        <w:p w14:paraId="74930BC9" w14:textId="5842B597"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 Danh sách các Actor</w:t>
          </w:r>
          <w:r>
            <w:rPr>
              <w:noProof/>
              <w:webHidden/>
            </w:rPr>
            <w:tab/>
          </w:r>
          <w:r>
            <w:rPr>
              <w:noProof/>
              <w:webHidden/>
            </w:rPr>
            <w:fldChar w:fldCharType="begin"/>
          </w:r>
          <w:r>
            <w:rPr>
              <w:noProof/>
              <w:webHidden/>
            </w:rPr>
            <w:instrText xml:space="preserve"> PAGEREF _Toc534701627 \h </w:instrText>
          </w:r>
          <w:r>
            <w:rPr>
              <w:noProof/>
              <w:webHidden/>
            </w:rPr>
          </w:r>
          <w:r>
            <w:rPr>
              <w:noProof/>
              <w:webHidden/>
            </w:rPr>
            <w:fldChar w:fldCharType="separate"/>
          </w:r>
          <w:r>
            <w:rPr>
              <w:noProof/>
              <w:webHidden/>
            </w:rPr>
            <w:t>14</w:t>
          </w:r>
          <w:r>
            <w:rPr>
              <w:noProof/>
              <w:webHidden/>
            </w:rPr>
            <w:fldChar w:fldCharType="end"/>
          </w:r>
          <w:r w:rsidRPr="005942C1">
            <w:rPr>
              <w:rStyle w:val="Hyperlink"/>
              <w:noProof/>
            </w:rPr>
            <w:fldChar w:fldCharType="end"/>
          </w:r>
        </w:p>
        <w:p w14:paraId="483823B1" w14:textId="42DD341A"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3. Danh sách các Use Case</w:t>
          </w:r>
          <w:r>
            <w:rPr>
              <w:noProof/>
              <w:webHidden/>
            </w:rPr>
            <w:tab/>
          </w:r>
          <w:r>
            <w:rPr>
              <w:noProof/>
              <w:webHidden/>
            </w:rPr>
            <w:fldChar w:fldCharType="begin"/>
          </w:r>
          <w:r>
            <w:rPr>
              <w:noProof/>
              <w:webHidden/>
            </w:rPr>
            <w:instrText xml:space="preserve"> PAGEREF _Toc534701628 \h </w:instrText>
          </w:r>
          <w:r>
            <w:rPr>
              <w:noProof/>
              <w:webHidden/>
            </w:rPr>
          </w:r>
          <w:r>
            <w:rPr>
              <w:noProof/>
              <w:webHidden/>
            </w:rPr>
            <w:fldChar w:fldCharType="separate"/>
          </w:r>
          <w:r>
            <w:rPr>
              <w:noProof/>
              <w:webHidden/>
            </w:rPr>
            <w:t>15</w:t>
          </w:r>
          <w:r>
            <w:rPr>
              <w:noProof/>
              <w:webHidden/>
            </w:rPr>
            <w:fldChar w:fldCharType="end"/>
          </w:r>
          <w:r w:rsidRPr="005942C1">
            <w:rPr>
              <w:rStyle w:val="Hyperlink"/>
              <w:noProof/>
            </w:rPr>
            <w:fldChar w:fldCharType="end"/>
          </w:r>
        </w:p>
        <w:p w14:paraId="2CBE18F1" w14:textId="783CAAC9"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"_Toc534701629"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 Đặc tả Use Case</w:t>
          </w:r>
          <w:r>
            <w:rPr>
              <w:noProof/>
              <w:webHidden/>
            </w:rPr>
            <w:tab/>
          </w:r>
          <w:r>
            <w:rPr>
              <w:noProof/>
              <w:webHidden/>
            </w:rPr>
            <w:fldChar w:fldCharType="begin"/>
          </w:r>
          <w:r>
            <w:rPr>
              <w:noProof/>
              <w:webHidden/>
            </w:rPr>
            <w:instrText xml:space="preserve"> PAGEREF _Toc534701629 \h </w:instrText>
          </w:r>
          <w:r>
            <w:rPr>
              <w:noProof/>
              <w:webHidden/>
            </w:rPr>
          </w:r>
          <w:r>
            <w:rPr>
              <w:noProof/>
              <w:webHidden/>
            </w:rPr>
            <w:fldChar w:fldCharType="separate"/>
          </w:r>
          <w:r>
            <w:rPr>
              <w:noProof/>
              <w:webHidden/>
            </w:rPr>
            <w:t>15</w:t>
          </w:r>
          <w:r>
            <w:rPr>
              <w:noProof/>
              <w:webHidden/>
            </w:rPr>
            <w:fldChar w:fldCharType="end"/>
          </w:r>
          <w:r w:rsidRPr="005942C1">
            <w:rPr>
              <w:rStyle w:val="Hyperlink"/>
              <w:noProof/>
            </w:rPr>
            <w:fldChar w:fldCharType="end"/>
          </w:r>
        </w:p>
        <w:p w14:paraId="13CF8EA6" w14:textId="03C4FE9A"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4.1. Đặc tả Use Case “Đăng nhập”</w:t>
          </w:r>
          <w:r>
            <w:rPr>
              <w:noProof/>
              <w:webHidden/>
            </w:rPr>
            <w:tab/>
          </w:r>
          <w:r>
            <w:rPr>
              <w:noProof/>
              <w:webHidden/>
            </w:rPr>
            <w:fldChar w:fldCharType="begin"/>
          </w:r>
          <w:r>
            <w:rPr>
              <w:noProof/>
              <w:webHidden/>
            </w:rPr>
            <w:instrText xml:space="preserve"> PAGEREF _Toc534701630 \h </w:instrText>
          </w:r>
          <w:r>
            <w:rPr>
              <w:noProof/>
              <w:webHidden/>
            </w:rPr>
          </w:r>
          <w:r>
            <w:rPr>
              <w:noProof/>
              <w:webHidden/>
            </w:rPr>
            <w:fldChar w:fldCharType="separate"/>
          </w:r>
          <w:r>
            <w:rPr>
              <w:noProof/>
              <w:webHidden/>
            </w:rPr>
            <w:t>15</w:t>
          </w:r>
          <w:r>
            <w:rPr>
              <w:noProof/>
              <w:webHidden/>
            </w:rPr>
            <w:fldChar w:fldCharType="end"/>
          </w:r>
          <w:r w:rsidRPr="005942C1">
            <w:rPr>
              <w:rStyle w:val="Hyperlink"/>
              <w:noProof/>
            </w:rPr>
            <w:fldChar w:fldCharType="end"/>
          </w:r>
        </w:p>
        <w:p w14:paraId="1CA03985" w14:textId="5A31E4BC"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4.2. Đặc tả usecase “Đăng xuất”</w:t>
          </w:r>
          <w:r>
            <w:rPr>
              <w:noProof/>
              <w:webHidden/>
            </w:rPr>
            <w:tab/>
          </w:r>
          <w:r>
            <w:rPr>
              <w:noProof/>
              <w:webHidden/>
            </w:rPr>
            <w:fldChar w:fldCharType="begin"/>
          </w:r>
          <w:r>
            <w:rPr>
              <w:noProof/>
              <w:webHidden/>
            </w:rPr>
            <w:instrText xml:space="preserve"> PAGEREF _Toc534701631 \h </w:instrText>
          </w:r>
          <w:r>
            <w:rPr>
              <w:noProof/>
              <w:webHidden/>
            </w:rPr>
          </w:r>
          <w:r>
            <w:rPr>
              <w:noProof/>
              <w:webHidden/>
            </w:rPr>
            <w:fldChar w:fldCharType="separate"/>
          </w:r>
          <w:r>
            <w:rPr>
              <w:noProof/>
              <w:webHidden/>
            </w:rPr>
            <w:t>16</w:t>
          </w:r>
          <w:r>
            <w:rPr>
              <w:noProof/>
              <w:webHidden/>
            </w:rPr>
            <w:fldChar w:fldCharType="end"/>
          </w:r>
          <w:r w:rsidRPr="005942C1">
            <w:rPr>
              <w:rStyle w:val="Hyperlink"/>
              <w:noProof/>
            </w:rPr>
            <w:fldChar w:fldCharType="end"/>
          </w:r>
        </w:p>
        <w:p w14:paraId="49CB542B" w14:textId="3A745ADA"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4.3. Đặc tả usecase “Đổi mật khẩu”</w:t>
          </w:r>
          <w:r>
            <w:rPr>
              <w:noProof/>
              <w:webHidden/>
            </w:rPr>
            <w:tab/>
          </w:r>
          <w:r>
            <w:rPr>
              <w:noProof/>
              <w:webHidden/>
            </w:rPr>
            <w:fldChar w:fldCharType="begin"/>
          </w:r>
          <w:r>
            <w:rPr>
              <w:noProof/>
              <w:webHidden/>
            </w:rPr>
            <w:instrText xml:space="preserve"> PAGEREF _Toc534701632 \h </w:instrText>
          </w:r>
          <w:r>
            <w:rPr>
              <w:noProof/>
              <w:webHidden/>
            </w:rPr>
          </w:r>
          <w:r>
            <w:rPr>
              <w:noProof/>
              <w:webHidden/>
            </w:rPr>
            <w:fldChar w:fldCharType="separate"/>
          </w:r>
          <w:r>
            <w:rPr>
              <w:noProof/>
              <w:webHidden/>
            </w:rPr>
            <w:t>16</w:t>
          </w:r>
          <w:r>
            <w:rPr>
              <w:noProof/>
              <w:webHidden/>
            </w:rPr>
            <w:fldChar w:fldCharType="end"/>
          </w:r>
          <w:r w:rsidRPr="005942C1">
            <w:rPr>
              <w:rStyle w:val="Hyperlink"/>
              <w:noProof/>
            </w:rPr>
            <w:fldChar w:fldCharType="end"/>
          </w:r>
        </w:p>
        <w:p w14:paraId="1868DFF2" w14:textId="201EABE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4.4. Đặc tả Usecase “Quản lý bệnh nhân”</w:t>
          </w:r>
          <w:r>
            <w:rPr>
              <w:noProof/>
              <w:webHidden/>
            </w:rPr>
            <w:tab/>
          </w:r>
          <w:r>
            <w:rPr>
              <w:noProof/>
              <w:webHidden/>
            </w:rPr>
            <w:fldChar w:fldCharType="begin"/>
          </w:r>
          <w:r>
            <w:rPr>
              <w:noProof/>
              <w:webHidden/>
            </w:rPr>
            <w:instrText xml:space="preserve"> PAGEREF _Toc534701633 \h </w:instrText>
          </w:r>
          <w:r>
            <w:rPr>
              <w:noProof/>
              <w:webHidden/>
            </w:rPr>
          </w:r>
          <w:r>
            <w:rPr>
              <w:noProof/>
              <w:webHidden/>
            </w:rPr>
            <w:fldChar w:fldCharType="separate"/>
          </w:r>
          <w:r>
            <w:rPr>
              <w:noProof/>
              <w:webHidden/>
            </w:rPr>
            <w:t>17</w:t>
          </w:r>
          <w:r>
            <w:rPr>
              <w:noProof/>
              <w:webHidden/>
            </w:rPr>
            <w:fldChar w:fldCharType="end"/>
          </w:r>
          <w:r w:rsidRPr="005942C1">
            <w:rPr>
              <w:rStyle w:val="Hyperlink"/>
              <w:noProof/>
            </w:rPr>
            <w:fldChar w:fldCharType="end"/>
          </w:r>
        </w:p>
        <w:p w14:paraId="0A641717" w14:textId="642C9CDE"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4.5. Đặc tả Usecase “Quản lý khám bệnh”</w:t>
          </w:r>
          <w:r>
            <w:rPr>
              <w:noProof/>
              <w:webHidden/>
            </w:rPr>
            <w:tab/>
          </w:r>
          <w:r>
            <w:rPr>
              <w:noProof/>
              <w:webHidden/>
            </w:rPr>
            <w:fldChar w:fldCharType="begin"/>
          </w:r>
          <w:r>
            <w:rPr>
              <w:noProof/>
              <w:webHidden/>
            </w:rPr>
            <w:instrText xml:space="preserve"> PAGEREF _Toc534701634 \h </w:instrText>
          </w:r>
          <w:r>
            <w:rPr>
              <w:noProof/>
              <w:webHidden/>
            </w:rPr>
          </w:r>
          <w:r>
            <w:rPr>
              <w:noProof/>
              <w:webHidden/>
            </w:rPr>
            <w:fldChar w:fldCharType="separate"/>
          </w:r>
          <w:r>
            <w:rPr>
              <w:noProof/>
              <w:webHidden/>
            </w:rPr>
            <w:t>19</w:t>
          </w:r>
          <w:r>
            <w:rPr>
              <w:noProof/>
              <w:webHidden/>
            </w:rPr>
            <w:fldChar w:fldCharType="end"/>
          </w:r>
          <w:r w:rsidRPr="005942C1">
            <w:rPr>
              <w:rStyle w:val="Hyperlink"/>
              <w:noProof/>
            </w:rPr>
            <w:fldChar w:fldCharType="end"/>
          </w:r>
        </w:p>
        <w:p w14:paraId="3CD68E78" w14:textId="10CC7D4E"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4.6. Đặc tả Usecase “Quản lý danh sách thuốc”</w:t>
          </w:r>
          <w:r>
            <w:rPr>
              <w:noProof/>
              <w:webHidden/>
            </w:rPr>
            <w:tab/>
          </w:r>
          <w:r>
            <w:rPr>
              <w:noProof/>
              <w:webHidden/>
            </w:rPr>
            <w:fldChar w:fldCharType="begin"/>
          </w:r>
          <w:r>
            <w:rPr>
              <w:noProof/>
              <w:webHidden/>
            </w:rPr>
            <w:instrText xml:space="preserve"> PAGEREF _Toc534701635 \h </w:instrText>
          </w:r>
          <w:r>
            <w:rPr>
              <w:noProof/>
              <w:webHidden/>
            </w:rPr>
          </w:r>
          <w:r>
            <w:rPr>
              <w:noProof/>
              <w:webHidden/>
            </w:rPr>
            <w:fldChar w:fldCharType="separate"/>
          </w:r>
          <w:r>
            <w:rPr>
              <w:noProof/>
              <w:webHidden/>
            </w:rPr>
            <w:t>21</w:t>
          </w:r>
          <w:r>
            <w:rPr>
              <w:noProof/>
              <w:webHidden/>
            </w:rPr>
            <w:fldChar w:fldCharType="end"/>
          </w:r>
          <w:r w:rsidRPr="005942C1">
            <w:rPr>
              <w:rStyle w:val="Hyperlink"/>
              <w:noProof/>
            </w:rPr>
            <w:fldChar w:fldCharType="end"/>
          </w:r>
        </w:p>
        <w:p w14:paraId="0E246584" w14:textId="486B415C"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4.7. Đặc tả Usecase “Lập hoá đơn thanh toán”</w:t>
          </w:r>
          <w:r>
            <w:rPr>
              <w:noProof/>
              <w:webHidden/>
            </w:rPr>
            <w:tab/>
          </w:r>
          <w:r>
            <w:rPr>
              <w:noProof/>
              <w:webHidden/>
            </w:rPr>
            <w:fldChar w:fldCharType="begin"/>
          </w:r>
          <w:r>
            <w:rPr>
              <w:noProof/>
              <w:webHidden/>
            </w:rPr>
            <w:instrText xml:space="preserve"> PAGEREF _Toc534701636 \h </w:instrText>
          </w:r>
          <w:r>
            <w:rPr>
              <w:noProof/>
              <w:webHidden/>
            </w:rPr>
          </w:r>
          <w:r>
            <w:rPr>
              <w:noProof/>
              <w:webHidden/>
            </w:rPr>
            <w:fldChar w:fldCharType="separate"/>
          </w:r>
          <w:r>
            <w:rPr>
              <w:noProof/>
              <w:webHidden/>
            </w:rPr>
            <w:t>23</w:t>
          </w:r>
          <w:r>
            <w:rPr>
              <w:noProof/>
              <w:webHidden/>
            </w:rPr>
            <w:fldChar w:fldCharType="end"/>
          </w:r>
          <w:r w:rsidRPr="005942C1">
            <w:rPr>
              <w:rStyle w:val="Hyperlink"/>
              <w:noProof/>
            </w:rPr>
            <w:fldChar w:fldCharType="end"/>
          </w:r>
        </w:p>
        <w:p w14:paraId="25573D37" w14:textId="0625B23C"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4.8. Đặc tả Usecase “Kê toa thuốc”</w:t>
          </w:r>
          <w:r>
            <w:rPr>
              <w:noProof/>
              <w:webHidden/>
            </w:rPr>
            <w:tab/>
          </w:r>
          <w:r>
            <w:rPr>
              <w:noProof/>
              <w:webHidden/>
            </w:rPr>
            <w:fldChar w:fldCharType="begin"/>
          </w:r>
          <w:r>
            <w:rPr>
              <w:noProof/>
              <w:webHidden/>
            </w:rPr>
            <w:instrText xml:space="preserve"> PAGEREF _Toc534701637 \h </w:instrText>
          </w:r>
          <w:r>
            <w:rPr>
              <w:noProof/>
              <w:webHidden/>
            </w:rPr>
          </w:r>
          <w:r>
            <w:rPr>
              <w:noProof/>
              <w:webHidden/>
            </w:rPr>
            <w:fldChar w:fldCharType="separate"/>
          </w:r>
          <w:r>
            <w:rPr>
              <w:noProof/>
              <w:webHidden/>
            </w:rPr>
            <w:t>23</w:t>
          </w:r>
          <w:r>
            <w:rPr>
              <w:noProof/>
              <w:webHidden/>
            </w:rPr>
            <w:fldChar w:fldCharType="end"/>
          </w:r>
          <w:r w:rsidRPr="005942C1">
            <w:rPr>
              <w:rStyle w:val="Hyperlink"/>
              <w:noProof/>
            </w:rPr>
            <w:fldChar w:fldCharType="end"/>
          </w:r>
        </w:p>
        <w:p w14:paraId="1ED42CAB" w14:textId="3DBFD931"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4.9. Đặc tả Usecase “Tra cứu bệnh nhân”</w:t>
          </w:r>
          <w:r>
            <w:rPr>
              <w:noProof/>
              <w:webHidden/>
            </w:rPr>
            <w:tab/>
          </w:r>
          <w:r>
            <w:rPr>
              <w:noProof/>
              <w:webHidden/>
            </w:rPr>
            <w:fldChar w:fldCharType="begin"/>
          </w:r>
          <w:r>
            <w:rPr>
              <w:noProof/>
              <w:webHidden/>
            </w:rPr>
            <w:instrText xml:space="preserve"> PAGEREF _Toc534701638 \h </w:instrText>
          </w:r>
          <w:r>
            <w:rPr>
              <w:noProof/>
              <w:webHidden/>
            </w:rPr>
          </w:r>
          <w:r>
            <w:rPr>
              <w:noProof/>
              <w:webHidden/>
            </w:rPr>
            <w:fldChar w:fldCharType="separate"/>
          </w:r>
          <w:r>
            <w:rPr>
              <w:noProof/>
              <w:webHidden/>
            </w:rPr>
            <w:t>24</w:t>
          </w:r>
          <w:r>
            <w:rPr>
              <w:noProof/>
              <w:webHidden/>
            </w:rPr>
            <w:fldChar w:fldCharType="end"/>
          </w:r>
          <w:r w:rsidRPr="005942C1">
            <w:rPr>
              <w:rStyle w:val="Hyperlink"/>
              <w:noProof/>
            </w:rPr>
            <w:fldChar w:fldCharType="end"/>
          </w:r>
        </w:p>
        <w:p w14:paraId="4CC24CC0" w14:textId="35D41CD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"_Toc534701639"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4.10. Đặc tả Usecase “Lập báo cáo doanh thu theo tháng”</w:t>
          </w:r>
          <w:r>
            <w:rPr>
              <w:noProof/>
              <w:webHidden/>
            </w:rPr>
            <w:tab/>
          </w:r>
          <w:r>
            <w:rPr>
              <w:noProof/>
              <w:webHidden/>
            </w:rPr>
            <w:fldChar w:fldCharType="begin"/>
          </w:r>
          <w:r>
            <w:rPr>
              <w:noProof/>
              <w:webHidden/>
            </w:rPr>
            <w:instrText xml:space="preserve"> PAGEREF _Toc534701639 \h </w:instrText>
          </w:r>
          <w:r>
            <w:rPr>
              <w:noProof/>
              <w:webHidden/>
            </w:rPr>
          </w:r>
          <w:r>
            <w:rPr>
              <w:noProof/>
              <w:webHidden/>
            </w:rPr>
            <w:fldChar w:fldCharType="separate"/>
          </w:r>
          <w:r>
            <w:rPr>
              <w:noProof/>
              <w:webHidden/>
            </w:rPr>
            <w:t>25</w:t>
          </w:r>
          <w:r>
            <w:rPr>
              <w:noProof/>
              <w:webHidden/>
            </w:rPr>
            <w:fldChar w:fldCharType="end"/>
          </w:r>
          <w:r w:rsidRPr="005942C1">
            <w:rPr>
              <w:rStyle w:val="Hyperlink"/>
              <w:noProof/>
            </w:rPr>
            <w:fldChar w:fldCharType="end"/>
          </w:r>
        </w:p>
        <w:p w14:paraId="5507372B" w14:textId="4997F400"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4.11. Đặc tả Usecase “Lập báo cáo sử dụng thuốc”</w:t>
          </w:r>
          <w:r>
            <w:rPr>
              <w:noProof/>
              <w:webHidden/>
            </w:rPr>
            <w:tab/>
          </w:r>
          <w:r>
            <w:rPr>
              <w:noProof/>
              <w:webHidden/>
            </w:rPr>
            <w:fldChar w:fldCharType="begin"/>
          </w:r>
          <w:r>
            <w:rPr>
              <w:noProof/>
              <w:webHidden/>
            </w:rPr>
            <w:instrText xml:space="preserve"> PAGEREF _Toc534701640 \h </w:instrText>
          </w:r>
          <w:r>
            <w:rPr>
              <w:noProof/>
              <w:webHidden/>
            </w:rPr>
          </w:r>
          <w:r>
            <w:rPr>
              <w:noProof/>
              <w:webHidden/>
            </w:rPr>
            <w:fldChar w:fldCharType="separate"/>
          </w:r>
          <w:r>
            <w:rPr>
              <w:noProof/>
              <w:webHidden/>
            </w:rPr>
            <w:t>25</w:t>
          </w:r>
          <w:r>
            <w:rPr>
              <w:noProof/>
              <w:webHidden/>
            </w:rPr>
            <w:fldChar w:fldCharType="end"/>
          </w:r>
          <w:r w:rsidRPr="005942C1">
            <w:rPr>
              <w:rStyle w:val="Hyperlink"/>
              <w:noProof/>
            </w:rPr>
            <w:fldChar w:fldCharType="end"/>
          </w:r>
        </w:p>
        <w:p w14:paraId="10DC4929" w14:textId="180DE95C"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4.12. Đặc tả Usecase “Quản lý người dùng”</w:t>
          </w:r>
          <w:r>
            <w:rPr>
              <w:noProof/>
              <w:webHidden/>
            </w:rPr>
            <w:tab/>
          </w:r>
          <w:r>
            <w:rPr>
              <w:noProof/>
              <w:webHidden/>
            </w:rPr>
            <w:fldChar w:fldCharType="begin"/>
          </w:r>
          <w:r>
            <w:rPr>
              <w:noProof/>
              <w:webHidden/>
            </w:rPr>
            <w:instrText xml:space="preserve"> PAGEREF _Toc534701641 \h </w:instrText>
          </w:r>
          <w:r>
            <w:rPr>
              <w:noProof/>
              <w:webHidden/>
            </w:rPr>
          </w:r>
          <w:r>
            <w:rPr>
              <w:noProof/>
              <w:webHidden/>
            </w:rPr>
            <w:fldChar w:fldCharType="separate"/>
          </w:r>
          <w:r>
            <w:rPr>
              <w:noProof/>
              <w:webHidden/>
            </w:rPr>
            <w:t>26</w:t>
          </w:r>
          <w:r>
            <w:rPr>
              <w:noProof/>
              <w:webHidden/>
            </w:rPr>
            <w:fldChar w:fldCharType="end"/>
          </w:r>
          <w:r w:rsidRPr="005942C1">
            <w:rPr>
              <w:rStyle w:val="Hyperlink"/>
              <w:noProof/>
            </w:rPr>
            <w:fldChar w:fldCharType="end"/>
          </w:r>
        </w:p>
        <w:p w14:paraId="6DEF69E1" w14:textId="6735828B"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Chương III: Phân tích</w:t>
          </w:r>
          <w:r>
            <w:rPr>
              <w:noProof/>
              <w:webHidden/>
            </w:rPr>
            <w:tab/>
          </w:r>
          <w:r>
            <w:rPr>
              <w:noProof/>
              <w:webHidden/>
            </w:rPr>
            <w:fldChar w:fldCharType="begin"/>
          </w:r>
          <w:r>
            <w:rPr>
              <w:noProof/>
              <w:webHidden/>
            </w:rPr>
            <w:instrText xml:space="preserve"> PAGEREF _Toc534701642 \h </w:instrText>
          </w:r>
          <w:r>
            <w:rPr>
              <w:noProof/>
              <w:webHidden/>
            </w:rPr>
          </w:r>
          <w:r>
            <w:rPr>
              <w:noProof/>
              <w:webHidden/>
            </w:rPr>
            <w:fldChar w:fldCharType="separate"/>
          </w:r>
          <w:r>
            <w:rPr>
              <w:noProof/>
              <w:webHidden/>
            </w:rPr>
            <w:t>28</w:t>
          </w:r>
          <w:r>
            <w:rPr>
              <w:noProof/>
              <w:webHidden/>
            </w:rPr>
            <w:fldChar w:fldCharType="end"/>
          </w:r>
          <w:r w:rsidRPr="005942C1">
            <w:rPr>
              <w:rStyle w:val="Hyperlink"/>
              <w:noProof/>
            </w:rPr>
            <w:fldChar w:fldCharType="end"/>
          </w:r>
        </w:p>
        <w:p w14:paraId="14BDE197" w14:textId="0C8B29BA"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 Sơ đồ lớp (Class Diagram)</w:t>
          </w:r>
          <w:r>
            <w:rPr>
              <w:noProof/>
              <w:webHidden/>
            </w:rPr>
            <w:tab/>
          </w:r>
          <w:r>
            <w:rPr>
              <w:noProof/>
              <w:webHidden/>
            </w:rPr>
            <w:fldChar w:fldCharType="begin"/>
          </w:r>
          <w:r>
            <w:rPr>
              <w:noProof/>
              <w:webHidden/>
            </w:rPr>
            <w:instrText xml:space="preserve"> PAGEREF _Toc534701643 \h </w:instrText>
          </w:r>
          <w:r>
            <w:rPr>
              <w:noProof/>
              <w:webHidden/>
            </w:rPr>
          </w:r>
          <w:r>
            <w:rPr>
              <w:noProof/>
              <w:webHidden/>
            </w:rPr>
            <w:fldChar w:fldCharType="separate"/>
          </w:r>
          <w:r>
            <w:rPr>
              <w:noProof/>
              <w:webHidden/>
            </w:rPr>
            <w:t>28</w:t>
          </w:r>
          <w:r>
            <w:rPr>
              <w:noProof/>
              <w:webHidden/>
            </w:rPr>
            <w:fldChar w:fldCharType="end"/>
          </w:r>
          <w:r w:rsidRPr="005942C1">
            <w:rPr>
              <w:rStyle w:val="Hyperlink"/>
              <w:noProof/>
            </w:rPr>
            <w:fldChar w:fldCharType="end"/>
          </w:r>
        </w:p>
        <w:p w14:paraId="53841347" w14:textId="0986AADA"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1.1. Sơ đồ lớp (Mức phân tích)</w:t>
          </w:r>
          <w:r>
            <w:rPr>
              <w:noProof/>
              <w:webHidden/>
            </w:rPr>
            <w:tab/>
          </w:r>
          <w:r>
            <w:rPr>
              <w:noProof/>
              <w:webHidden/>
            </w:rPr>
            <w:fldChar w:fldCharType="begin"/>
          </w:r>
          <w:r>
            <w:rPr>
              <w:noProof/>
              <w:webHidden/>
            </w:rPr>
            <w:instrText xml:space="preserve"> PAGEREF _Toc534701644 \h </w:instrText>
          </w:r>
          <w:r>
            <w:rPr>
              <w:noProof/>
              <w:webHidden/>
            </w:rPr>
          </w:r>
          <w:r>
            <w:rPr>
              <w:noProof/>
              <w:webHidden/>
            </w:rPr>
            <w:fldChar w:fldCharType="separate"/>
          </w:r>
          <w:r>
            <w:rPr>
              <w:noProof/>
              <w:webHidden/>
            </w:rPr>
            <w:t>28</w:t>
          </w:r>
          <w:r>
            <w:rPr>
              <w:noProof/>
              <w:webHidden/>
            </w:rPr>
            <w:fldChar w:fldCharType="end"/>
          </w:r>
          <w:r w:rsidRPr="005942C1">
            <w:rPr>
              <w:rStyle w:val="Hyperlink"/>
              <w:noProof/>
            </w:rPr>
            <w:fldChar w:fldCharType="end"/>
          </w:r>
        </w:p>
        <w:p w14:paraId="0CE47831" w14:textId="227089B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1.2. Danh sách các lớp đối tượng và quan hệ</w:t>
          </w:r>
          <w:r>
            <w:rPr>
              <w:noProof/>
              <w:webHidden/>
            </w:rPr>
            <w:tab/>
          </w:r>
          <w:r>
            <w:rPr>
              <w:noProof/>
              <w:webHidden/>
            </w:rPr>
            <w:fldChar w:fldCharType="begin"/>
          </w:r>
          <w:r>
            <w:rPr>
              <w:noProof/>
              <w:webHidden/>
            </w:rPr>
            <w:instrText xml:space="preserve"> PAGEREF _Toc534701645 \h </w:instrText>
          </w:r>
          <w:r>
            <w:rPr>
              <w:noProof/>
              <w:webHidden/>
            </w:rPr>
          </w:r>
          <w:r>
            <w:rPr>
              <w:noProof/>
              <w:webHidden/>
            </w:rPr>
            <w:fldChar w:fldCharType="separate"/>
          </w:r>
          <w:r>
            <w:rPr>
              <w:noProof/>
              <w:webHidden/>
            </w:rPr>
            <w:t>29</w:t>
          </w:r>
          <w:r>
            <w:rPr>
              <w:noProof/>
              <w:webHidden/>
            </w:rPr>
            <w:fldChar w:fldCharType="end"/>
          </w:r>
          <w:r w:rsidRPr="005942C1">
            <w:rPr>
              <w:rStyle w:val="Hyperlink"/>
              <w:noProof/>
            </w:rPr>
            <w:fldChar w:fldCharType="end"/>
          </w:r>
        </w:p>
        <w:p w14:paraId="33E3AAC5" w14:textId="4251A5FE"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1.3. Mô tả chi tiết các đối tượng</w:t>
          </w:r>
          <w:r>
            <w:rPr>
              <w:noProof/>
              <w:webHidden/>
            </w:rPr>
            <w:tab/>
          </w:r>
          <w:r>
            <w:rPr>
              <w:noProof/>
              <w:webHidden/>
            </w:rPr>
            <w:fldChar w:fldCharType="begin"/>
          </w:r>
          <w:r>
            <w:rPr>
              <w:noProof/>
              <w:webHidden/>
            </w:rPr>
            <w:instrText xml:space="preserve"> PAGEREF _Toc534701646 \h </w:instrText>
          </w:r>
          <w:r>
            <w:rPr>
              <w:noProof/>
              <w:webHidden/>
            </w:rPr>
          </w:r>
          <w:r>
            <w:rPr>
              <w:noProof/>
              <w:webHidden/>
            </w:rPr>
            <w:fldChar w:fldCharType="separate"/>
          </w:r>
          <w:r>
            <w:rPr>
              <w:noProof/>
              <w:webHidden/>
            </w:rPr>
            <w:t>29</w:t>
          </w:r>
          <w:r>
            <w:rPr>
              <w:noProof/>
              <w:webHidden/>
            </w:rPr>
            <w:fldChar w:fldCharType="end"/>
          </w:r>
          <w:r w:rsidRPr="005942C1">
            <w:rPr>
              <w:rStyle w:val="Hyperlink"/>
              <w:noProof/>
            </w:rPr>
            <w:fldChar w:fldCharType="end"/>
          </w:r>
        </w:p>
        <w:p w14:paraId="401B1F88" w14:textId="17F024F3"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lastRenderedPageBreak/>
            <w:fldChar w:fldCharType="begin"/>
          </w:r>
          <w:r w:rsidRPr="005942C1">
            <w:rPr>
              <w:rStyle w:val="Hyperlink"/>
              <w:noProof/>
            </w:rPr>
            <w:instrText xml:space="preserve"> </w:instrText>
          </w:r>
          <w:r>
            <w:rPr>
              <w:noProof/>
            </w:rPr>
            <w:instrText>HYPERLINK \l "_Toc534701647"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 Sơ đồ trạng thái(State Diagram)</w:t>
          </w:r>
          <w:r>
            <w:rPr>
              <w:noProof/>
              <w:webHidden/>
            </w:rPr>
            <w:tab/>
          </w:r>
          <w:r>
            <w:rPr>
              <w:noProof/>
              <w:webHidden/>
            </w:rPr>
            <w:fldChar w:fldCharType="begin"/>
          </w:r>
          <w:r>
            <w:rPr>
              <w:noProof/>
              <w:webHidden/>
            </w:rPr>
            <w:instrText xml:space="preserve"> PAGEREF _Toc534701647 \h </w:instrText>
          </w:r>
          <w:r>
            <w:rPr>
              <w:noProof/>
              <w:webHidden/>
            </w:rPr>
          </w:r>
          <w:r>
            <w:rPr>
              <w:noProof/>
              <w:webHidden/>
            </w:rPr>
            <w:fldChar w:fldCharType="separate"/>
          </w:r>
          <w:r>
            <w:rPr>
              <w:noProof/>
              <w:webHidden/>
            </w:rPr>
            <w:t>33</w:t>
          </w:r>
          <w:r>
            <w:rPr>
              <w:noProof/>
              <w:webHidden/>
            </w:rPr>
            <w:fldChar w:fldCharType="end"/>
          </w:r>
          <w:r w:rsidRPr="005942C1">
            <w:rPr>
              <w:rStyle w:val="Hyperlink"/>
              <w:noProof/>
            </w:rPr>
            <w:fldChar w:fldCharType="end"/>
          </w:r>
        </w:p>
        <w:p w14:paraId="6B9587AF" w14:textId="75328175"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 Đăng nhập</w:t>
          </w:r>
          <w:r>
            <w:rPr>
              <w:noProof/>
              <w:webHidden/>
            </w:rPr>
            <w:tab/>
          </w:r>
          <w:r>
            <w:rPr>
              <w:noProof/>
              <w:webHidden/>
            </w:rPr>
            <w:fldChar w:fldCharType="begin"/>
          </w:r>
          <w:r>
            <w:rPr>
              <w:noProof/>
              <w:webHidden/>
            </w:rPr>
            <w:instrText xml:space="preserve"> PAGEREF _Toc534701648 \h </w:instrText>
          </w:r>
          <w:r>
            <w:rPr>
              <w:noProof/>
              <w:webHidden/>
            </w:rPr>
          </w:r>
          <w:r>
            <w:rPr>
              <w:noProof/>
              <w:webHidden/>
            </w:rPr>
            <w:fldChar w:fldCharType="separate"/>
          </w:r>
          <w:r>
            <w:rPr>
              <w:noProof/>
              <w:webHidden/>
            </w:rPr>
            <w:t>33</w:t>
          </w:r>
          <w:r>
            <w:rPr>
              <w:noProof/>
              <w:webHidden/>
            </w:rPr>
            <w:fldChar w:fldCharType="end"/>
          </w:r>
          <w:r w:rsidRPr="005942C1">
            <w:rPr>
              <w:rStyle w:val="Hyperlink"/>
              <w:noProof/>
            </w:rPr>
            <w:fldChar w:fldCharType="end"/>
          </w:r>
        </w:p>
        <w:p w14:paraId="62833843" w14:textId="64446F44"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"_Toc534701649"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2.2. Đăng xuất</w:t>
          </w:r>
          <w:r>
            <w:rPr>
              <w:noProof/>
              <w:webHidden/>
            </w:rPr>
            <w:tab/>
          </w:r>
          <w:r>
            <w:rPr>
              <w:noProof/>
              <w:webHidden/>
            </w:rPr>
            <w:fldChar w:fldCharType="begin"/>
          </w:r>
          <w:r>
            <w:rPr>
              <w:noProof/>
              <w:webHidden/>
            </w:rPr>
            <w:instrText xml:space="preserve"> PAGEREF _Toc534701649 \h </w:instrText>
          </w:r>
          <w:r>
            <w:rPr>
              <w:noProof/>
              <w:webHidden/>
            </w:rPr>
          </w:r>
          <w:r>
            <w:rPr>
              <w:noProof/>
              <w:webHidden/>
            </w:rPr>
            <w:fldChar w:fldCharType="separate"/>
          </w:r>
          <w:r>
            <w:rPr>
              <w:noProof/>
              <w:webHidden/>
            </w:rPr>
            <w:t>35</w:t>
          </w:r>
          <w:r>
            <w:rPr>
              <w:noProof/>
              <w:webHidden/>
            </w:rPr>
            <w:fldChar w:fldCharType="end"/>
          </w:r>
          <w:r w:rsidRPr="005942C1">
            <w:rPr>
              <w:rStyle w:val="Hyperlink"/>
              <w:noProof/>
            </w:rPr>
            <w:fldChar w:fldCharType="end"/>
          </w:r>
        </w:p>
        <w:p w14:paraId="5F124D90" w14:textId="69F0A02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2.3. Đổi mật khẩu</w:t>
          </w:r>
          <w:r>
            <w:rPr>
              <w:noProof/>
              <w:webHidden/>
            </w:rPr>
            <w:tab/>
          </w:r>
          <w:r>
            <w:rPr>
              <w:noProof/>
              <w:webHidden/>
            </w:rPr>
            <w:fldChar w:fldCharType="begin"/>
          </w:r>
          <w:r>
            <w:rPr>
              <w:noProof/>
              <w:webHidden/>
            </w:rPr>
            <w:instrText xml:space="preserve"> PAGEREF _Toc534701650 \h </w:instrText>
          </w:r>
          <w:r>
            <w:rPr>
              <w:noProof/>
              <w:webHidden/>
            </w:rPr>
          </w:r>
          <w:r>
            <w:rPr>
              <w:noProof/>
              <w:webHidden/>
            </w:rPr>
            <w:fldChar w:fldCharType="separate"/>
          </w:r>
          <w:r>
            <w:rPr>
              <w:noProof/>
              <w:webHidden/>
            </w:rPr>
            <w:t>36</w:t>
          </w:r>
          <w:r>
            <w:rPr>
              <w:noProof/>
              <w:webHidden/>
            </w:rPr>
            <w:fldChar w:fldCharType="end"/>
          </w:r>
          <w:r w:rsidRPr="005942C1">
            <w:rPr>
              <w:rStyle w:val="Hyperlink"/>
              <w:noProof/>
            </w:rPr>
            <w:fldChar w:fldCharType="end"/>
          </w:r>
        </w:p>
        <w:p w14:paraId="5C366461" w14:textId="565D95F6"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2.4. Quản lý bệnh nhân</w:t>
          </w:r>
          <w:r>
            <w:rPr>
              <w:noProof/>
              <w:webHidden/>
            </w:rPr>
            <w:tab/>
          </w:r>
          <w:r>
            <w:rPr>
              <w:noProof/>
              <w:webHidden/>
            </w:rPr>
            <w:fldChar w:fldCharType="begin"/>
          </w:r>
          <w:r>
            <w:rPr>
              <w:noProof/>
              <w:webHidden/>
            </w:rPr>
            <w:instrText xml:space="preserve"> PAGEREF _Toc534701651 \h </w:instrText>
          </w:r>
          <w:r>
            <w:rPr>
              <w:noProof/>
              <w:webHidden/>
            </w:rPr>
          </w:r>
          <w:r>
            <w:rPr>
              <w:noProof/>
              <w:webHidden/>
            </w:rPr>
            <w:fldChar w:fldCharType="separate"/>
          </w:r>
          <w:r>
            <w:rPr>
              <w:noProof/>
              <w:webHidden/>
            </w:rPr>
            <w:t>37</w:t>
          </w:r>
          <w:r>
            <w:rPr>
              <w:noProof/>
              <w:webHidden/>
            </w:rPr>
            <w:fldChar w:fldCharType="end"/>
          </w:r>
          <w:r w:rsidRPr="005942C1">
            <w:rPr>
              <w:rStyle w:val="Hyperlink"/>
              <w:noProof/>
            </w:rPr>
            <w:fldChar w:fldCharType="end"/>
          </w:r>
        </w:p>
        <w:p w14:paraId="2DB5B9A0" w14:textId="4D997002"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2.5. Quản lý khám bệnh</w:t>
          </w:r>
          <w:r>
            <w:rPr>
              <w:noProof/>
              <w:webHidden/>
            </w:rPr>
            <w:tab/>
          </w:r>
          <w:r>
            <w:rPr>
              <w:noProof/>
              <w:webHidden/>
            </w:rPr>
            <w:fldChar w:fldCharType="begin"/>
          </w:r>
          <w:r>
            <w:rPr>
              <w:noProof/>
              <w:webHidden/>
            </w:rPr>
            <w:instrText xml:space="preserve"> PAGEREF _Toc534701652 \h </w:instrText>
          </w:r>
          <w:r>
            <w:rPr>
              <w:noProof/>
              <w:webHidden/>
            </w:rPr>
          </w:r>
          <w:r>
            <w:rPr>
              <w:noProof/>
              <w:webHidden/>
            </w:rPr>
            <w:fldChar w:fldCharType="separate"/>
          </w:r>
          <w:r>
            <w:rPr>
              <w:noProof/>
              <w:webHidden/>
            </w:rPr>
            <w:t>38</w:t>
          </w:r>
          <w:r>
            <w:rPr>
              <w:noProof/>
              <w:webHidden/>
            </w:rPr>
            <w:fldChar w:fldCharType="end"/>
          </w:r>
          <w:r w:rsidRPr="005942C1">
            <w:rPr>
              <w:rStyle w:val="Hyperlink"/>
              <w:noProof/>
            </w:rPr>
            <w:fldChar w:fldCharType="end"/>
          </w:r>
        </w:p>
        <w:p w14:paraId="2F9F078B" w14:textId="1B3B072C"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2.6. Quản lý thuốc</w:t>
          </w:r>
          <w:r>
            <w:rPr>
              <w:noProof/>
              <w:webHidden/>
            </w:rPr>
            <w:tab/>
          </w:r>
          <w:r>
            <w:rPr>
              <w:noProof/>
              <w:webHidden/>
            </w:rPr>
            <w:fldChar w:fldCharType="begin"/>
          </w:r>
          <w:r>
            <w:rPr>
              <w:noProof/>
              <w:webHidden/>
            </w:rPr>
            <w:instrText xml:space="preserve"> PAGEREF _Toc534701653 \h </w:instrText>
          </w:r>
          <w:r>
            <w:rPr>
              <w:noProof/>
              <w:webHidden/>
            </w:rPr>
          </w:r>
          <w:r>
            <w:rPr>
              <w:noProof/>
              <w:webHidden/>
            </w:rPr>
            <w:fldChar w:fldCharType="separate"/>
          </w:r>
          <w:r>
            <w:rPr>
              <w:noProof/>
              <w:webHidden/>
            </w:rPr>
            <w:t>40</w:t>
          </w:r>
          <w:r>
            <w:rPr>
              <w:noProof/>
              <w:webHidden/>
            </w:rPr>
            <w:fldChar w:fldCharType="end"/>
          </w:r>
          <w:r w:rsidRPr="005942C1">
            <w:rPr>
              <w:rStyle w:val="Hyperlink"/>
              <w:noProof/>
            </w:rPr>
            <w:fldChar w:fldCharType="end"/>
          </w:r>
        </w:p>
        <w:p w14:paraId="02F11FDD" w14:textId="100C81C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2.7. Lập hóa đơn thanh toán</w:t>
          </w:r>
          <w:r>
            <w:rPr>
              <w:noProof/>
              <w:webHidden/>
            </w:rPr>
            <w:tab/>
          </w:r>
          <w:r>
            <w:rPr>
              <w:noProof/>
              <w:webHidden/>
            </w:rPr>
            <w:fldChar w:fldCharType="begin"/>
          </w:r>
          <w:r>
            <w:rPr>
              <w:noProof/>
              <w:webHidden/>
            </w:rPr>
            <w:instrText xml:space="preserve"> PAGEREF _Toc534701654 \h </w:instrText>
          </w:r>
          <w:r>
            <w:rPr>
              <w:noProof/>
              <w:webHidden/>
            </w:rPr>
          </w:r>
          <w:r>
            <w:rPr>
              <w:noProof/>
              <w:webHidden/>
            </w:rPr>
            <w:fldChar w:fldCharType="separate"/>
          </w:r>
          <w:r>
            <w:rPr>
              <w:noProof/>
              <w:webHidden/>
            </w:rPr>
            <w:t>41</w:t>
          </w:r>
          <w:r>
            <w:rPr>
              <w:noProof/>
              <w:webHidden/>
            </w:rPr>
            <w:fldChar w:fldCharType="end"/>
          </w:r>
          <w:r w:rsidRPr="005942C1">
            <w:rPr>
              <w:rStyle w:val="Hyperlink"/>
              <w:noProof/>
            </w:rPr>
            <w:fldChar w:fldCharType="end"/>
          </w:r>
        </w:p>
        <w:p w14:paraId="776015E2" w14:textId="166D3C5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2.8. Lập báo cáo doanh thu</w:t>
          </w:r>
          <w:r>
            <w:rPr>
              <w:noProof/>
              <w:webHidden/>
            </w:rPr>
            <w:tab/>
          </w:r>
          <w:r>
            <w:rPr>
              <w:noProof/>
              <w:webHidden/>
            </w:rPr>
            <w:fldChar w:fldCharType="begin"/>
          </w:r>
          <w:r>
            <w:rPr>
              <w:noProof/>
              <w:webHidden/>
            </w:rPr>
            <w:instrText xml:space="preserve"> PAGEREF _Toc534701655 \h </w:instrText>
          </w:r>
          <w:r>
            <w:rPr>
              <w:noProof/>
              <w:webHidden/>
            </w:rPr>
          </w:r>
          <w:r>
            <w:rPr>
              <w:noProof/>
              <w:webHidden/>
            </w:rPr>
            <w:fldChar w:fldCharType="separate"/>
          </w:r>
          <w:r>
            <w:rPr>
              <w:noProof/>
              <w:webHidden/>
            </w:rPr>
            <w:t>43</w:t>
          </w:r>
          <w:r>
            <w:rPr>
              <w:noProof/>
              <w:webHidden/>
            </w:rPr>
            <w:fldChar w:fldCharType="end"/>
          </w:r>
          <w:r w:rsidRPr="005942C1">
            <w:rPr>
              <w:rStyle w:val="Hyperlink"/>
              <w:noProof/>
            </w:rPr>
            <w:fldChar w:fldCharType="end"/>
          </w:r>
        </w:p>
        <w:p w14:paraId="3C346C93" w14:textId="33D4C7D4"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2.9. Lập báo cáo sử dụng thuốc</w:t>
          </w:r>
          <w:r>
            <w:rPr>
              <w:noProof/>
              <w:webHidden/>
            </w:rPr>
            <w:tab/>
          </w:r>
          <w:r>
            <w:rPr>
              <w:noProof/>
              <w:webHidden/>
            </w:rPr>
            <w:fldChar w:fldCharType="begin"/>
          </w:r>
          <w:r>
            <w:rPr>
              <w:noProof/>
              <w:webHidden/>
            </w:rPr>
            <w:instrText xml:space="preserve"> PAGEREF _Toc534701656 \h </w:instrText>
          </w:r>
          <w:r>
            <w:rPr>
              <w:noProof/>
              <w:webHidden/>
            </w:rPr>
          </w:r>
          <w:r>
            <w:rPr>
              <w:noProof/>
              <w:webHidden/>
            </w:rPr>
            <w:fldChar w:fldCharType="separate"/>
          </w:r>
          <w:r>
            <w:rPr>
              <w:noProof/>
              <w:webHidden/>
            </w:rPr>
            <w:t>44</w:t>
          </w:r>
          <w:r>
            <w:rPr>
              <w:noProof/>
              <w:webHidden/>
            </w:rPr>
            <w:fldChar w:fldCharType="end"/>
          </w:r>
          <w:r w:rsidRPr="005942C1">
            <w:rPr>
              <w:rStyle w:val="Hyperlink"/>
              <w:noProof/>
            </w:rPr>
            <w:fldChar w:fldCharType="end"/>
          </w:r>
        </w:p>
        <w:p w14:paraId="42361C58" w14:textId="2D1FB0F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2.10. Quản lý người dùng</w:t>
          </w:r>
          <w:r>
            <w:rPr>
              <w:noProof/>
              <w:webHidden/>
            </w:rPr>
            <w:tab/>
          </w:r>
          <w:r>
            <w:rPr>
              <w:noProof/>
              <w:webHidden/>
            </w:rPr>
            <w:fldChar w:fldCharType="begin"/>
          </w:r>
          <w:r>
            <w:rPr>
              <w:noProof/>
              <w:webHidden/>
            </w:rPr>
            <w:instrText xml:space="preserve"> PAGEREF _Toc534701657 \h </w:instrText>
          </w:r>
          <w:r>
            <w:rPr>
              <w:noProof/>
              <w:webHidden/>
            </w:rPr>
          </w:r>
          <w:r>
            <w:rPr>
              <w:noProof/>
              <w:webHidden/>
            </w:rPr>
            <w:fldChar w:fldCharType="separate"/>
          </w:r>
          <w:r>
            <w:rPr>
              <w:noProof/>
              <w:webHidden/>
            </w:rPr>
            <w:t>45</w:t>
          </w:r>
          <w:r>
            <w:rPr>
              <w:noProof/>
              <w:webHidden/>
            </w:rPr>
            <w:fldChar w:fldCharType="end"/>
          </w:r>
          <w:r w:rsidRPr="005942C1">
            <w:rPr>
              <w:rStyle w:val="Hyperlink"/>
              <w:noProof/>
            </w:rPr>
            <w:fldChar w:fldCharType="end"/>
          </w:r>
        </w:p>
        <w:p w14:paraId="30EA26C0" w14:textId="47CCEB8B"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 Sơ đồ tuần tự (Sequence Diagram)</w:t>
          </w:r>
          <w:r>
            <w:rPr>
              <w:noProof/>
              <w:webHidden/>
            </w:rPr>
            <w:tab/>
          </w:r>
          <w:r>
            <w:rPr>
              <w:noProof/>
              <w:webHidden/>
            </w:rPr>
            <w:fldChar w:fldCharType="begin"/>
          </w:r>
          <w:r>
            <w:rPr>
              <w:noProof/>
              <w:webHidden/>
            </w:rPr>
            <w:instrText xml:space="preserve"> PAGEREF _Toc534701658 \h </w:instrText>
          </w:r>
          <w:r>
            <w:rPr>
              <w:noProof/>
              <w:webHidden/>
            </w:rPr>
          </w:r>
          <w:r>
            <w:rPr>
              <w:noProof/>
              <w:webHidden/>
            </w:rPr>
            <w:fldChar w:fldCharType="separate"/>
          </w:r>
          <w:r>
            <w:rPr>
              <w:noProof/>
              <w:webHidden/>
            </w:rPr>
            <w:t>47</w:t>
          </w:r>
          <w:r>
            <w:rPr>
              <w:noProof/>
              <w:webHidden/>
            </w:rPr>
            <w:fldChar w:fldCharType="end"/>
          </w:r>
          <w:r w:rsidRPr="005942C1">
            <w:rPr>
              <w:rStyle w:val="Hyperlink"/>
              <w:noProof/>
            </w:rPr>
            <w:fldChar w:fldCharType="end"/>
          </w:r>
        </w:p>
        <w:p w14:paraId="21DD51DE" w14:textId="76069C5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"_Toc534701659"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3.1. Đăng nhập</w:t>
          </w:r>
          <w:r>
            <w:rPr>
              <w:noProof/>
              <w:webHidden/>
            </w:rPr>
            <w:tab/>
          </w:r>
          <w:r>
            <w:rPr>
              <w:noProof/>
              <w:webHidden/>
            </w:rPr>
            <w:fldChar w:fldCharType="begin"/>
          </w:r>
          <w:r>
            <w:rPr>
              <w:noProof/>
              <w:webHidden/>
            </w:rPr>
            <w:instrText xml:space="preserve"> PAGEREF _Toc534701659 \h </w:instrText>
          </w:r>
          <w:r>
            <w:rPr>
              <w:noProof/>
              <w:webHidden/>
            </w:rPr>
          </w:r>
          <w:r>
            <w:rPr>
              <w:noProof/>
              <w:webHidden/>
            </w:rPr>
            <w:fldChar w:fldCharType="separate"/>
          </w:r>
          <w:r>
            <w:rPr>
              <w:noProof/>
              <w:webHidden/>
            </w:rPr>
            <w:t>47</w:t>
          </w:r>
          <w:r>
            <w:rPr>
              <w:noProof/>
              <w:webHidden/>
            </w:rPr>
            <w:fldChar w:fldCharType="end"/>
          </w:r>
          <w:r w:rsidRPr="005942C1">
            <w:rPr>
              <w:rStyle w:val="Hyperlink"/>
              <w:noProof/>
            </w:rPr>
            <w:fldChar w:fldCharType="end"/>
          </w:r>
        </w:p>
        <w:p w14:paraId="429A7B61" w14:textId="0B2463CC"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3.2. Đăng xuất</w:t>
          </w:r>
          <w:r>
            <w:rPr>
              <w:noProof/>
              <w:webHidden/>
            </w:rPr>
            <w:tab/>
          </w:r>
          <w:r>
            <w:rPr>
              <w:noProof/>
              <w:webHidden/>
            </w:rPr>
            <w:fldChar w:fldCharType="begin"/>
          </w:r>
          <w:r>
            <w:rPr>
              <w:noProof/>
              <w:webHidden/>
            </w:rPr>
            <w:instrText xml:space="preserve"> PAGEREF _Toc534701660 \h </w:instrText>
          </w:r>
          <w:r>
            <w:rPr>
              <w:noProof/>
              <w:webHidden/>
            </w:rPr>
          </w:r>
          <w:r>
            <w:rPr>
              <w:noProof/>
              <w:webHidden/>
            </w:rPr>
            <w:fldChar w:fldCharType="separate"/>
          </w:r>
          <w:r>
            <w:rPr>
              <w:noProof/>
              <w:webHidden/>
            </w:rPr>
            <w:t>47</w:t>
          </w:r>
          <w:r>
            <w:rPr>
              <w:noProof/>
              <w:webHidden/>
            </w:rPr>
            <w:fldChar w:fldCharType="end"/>
          </w:r>
          <w:r w:rsidRPr="005942C1">
            <w:rPr>
              <w:rStyle w:val="Hyperlink"/>
              <w:noProof/>
            </w:rPr>
            <w:fldChar w:fldCharType="end"/>
          </w:r>
        </w:p>
        <w:p w14:paraId="3B7C07E3" w14:textId="53204F46"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3.3. Đổi mật khẩu</w:t>
          </w:r>
          <w:r>
            <w:rPr>
              <w:noProof/>
              <w:webHidden/>
            </w:rPr>
            <w:tab/>
          </w:r>
          <w:r>
            <w:rPr>
              <w:noProof/>
              <w:webHidden/>
            </w:rPr>
            <w:fldChar w:fldCharType="begin"/>
          </w:r>
          <w:r>
            <w:rPr>
              <w:noProof/>
              <w:webHidden/>
            </w:rPr>
            <w:instrText xml:space="preserve"> PAGEREF _Toc534701661 \h </w:instrText>
          </w:r>
          <w:r>
            <w:rPr>
              <w:noProof/>
              <w:webHidden/>
            </w:rPr>
          </w:r>
          <w:r>
            <w:rPr>
              <w:noProof/>
              <w:webHidden/>
            </w:rPr>
            <w:fldChar w:fldCharType="separate"/>
          </w:r>
          <w:r>
            <w:rPr>
              <w:noProof/>
              <w:webHidden/>
            </w:rPr>
            <w:t>48</w:t>
          </w:r>
          <w:r>
            <w:rPr>
              <w:noProof/>
              <w:webHidden/>
            </w:rPr>
            <w:fldChar w:fldCharType="end"/>
          </w:r>
          <w:r w:rsidRPr="005942C1">
            <w:rPr>
              <w:rStyle w:val="Hyperlink"/>
              <w:noProof/>
            </w:rPr>
            <w:fldChar w:fldCharType="end"/>
          </w:r>
        </w:p>
        <w:p w14:paraId="20476C87" w14:textId="7EC00F6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3.4. Quản lý bệnh nhân</w:t>
          </w:r>
          <w:r>
            <w:rPr>
              <w:noProof/>
              <w:webHidden/>
            </w:rPr>
            <w:tab/>
          </w:r>
          <w:r>
            <w:rPr>
              <w:noProof/>
              <w:webHidden/>
            </w:rPr>
            <w:fldChar w:fldCharType="begin"/>
          </w:r>
          <w:r>
            <w:rPr>
              <w:noProof/>
              <w:webHidden/>
            </w:rPr>
            <w:instrText xml:space="preserve"> PAGEREF _Toc534701662 \h </w:instrText>
          </w:r>
          <w:r>
            <w:rPr>
              <w:noProof/>
              <w:webHidden/>
            </w:rPr>
          </w:r>
          <w:r>
            <w:rPr>
              <w:noProof/>
              <w:webHidden/>
            </w:rPr>
            <w:fldChar w:fldCharType="separate"/>
          </w:r>
          <w:r>
            <w:rPr>
              <w:noProof/>
              <w:webHidden/>
            </w:rPr>
            <w:t>48</w:t>
          </w:r>
          <w:r>
            <w:rPr>
              <w:noProof/>
              <w:webHidden/>
            </w:rPr>
            <w:fldChar w:fldCharType="end"/>
          </w:r>
          <w:r w:rsidRPr="005942C1">
            <w:rPr>
              <w:rStyle w:val="Hyperlink"/>
              <w:noProof/>
            </w:rPr>
            <w:fldChar w:fldCharType="end"/>
          </w:r>
        </w:p>
        <w:p w14:paraId="6F1B4172" w14:textId="0F69FB8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3.5. Quản lý khám bệnh</w:t>
          </w:r>
          <w:r>
            <w:rPr>
              <w:noProof/>
              <w:webHidden/>
            </w:rPr>
            <w:tab/>
          </w:r>
          <w:r>
            <w:rPr>
              <w:noProof/>
              <w:webHidden/>
            </w:rPr>
            <w:fldChar w:fldCharType="begin"/>
          </w:r>
          <w:r>
            <w:rPr>
              <w:noProof/>
              <w:webHidden/>
            </w:rPr>
            <w:instrText xml:space="preserve"> PAGEREF _Toc534701663 \h </w:instrText>
          </w:r>
          <w:r>
            <w:rPr>
              <w:noProof/>
              <w:webHidden/>
            </w:rPr>
          </w:r>
          <w:r>
            <w:rPr>
              <w:noProof/>
              <w:webHidden/>
            </w:rPr>
            <w:fldChar w:fldCharType="separate"/>
          </w:r>
          <w:r>
            <w:rPr>
              <w:noProof/>
              <w:webHidden/>
            </w:rPr>
            <w:t>50</w:t>
          </w:r>
          <w:r>
            <w:rPr>
              <w:noProof/>
              <w:webHidden/>
            </w:rPr>
            <w:fldChar w:fldCharType="end"/>
          </w:r>
          <w:r w:rsidRPr="005942C1">
            <w:rPr>
              <w:rStyle w:val="Hyperlink"/>
              <w:noProof/>
            </w:rPr>
            <w:fldChar w:fldCharType="end"/>
          </w:r>
        </w:p>
        <w:p w14:paraId="03AA9A6B" w14:textId="34D8961A"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3.6. Quản lý danh sách thuốc</w:t>
          </w:r>
          <w:r>
            <w:rPr>
              <w:noProof/>
              <w:webHidden/>
            </w:rPr>
            <w:tab/>
          </w:r>
          <w:r>
            <w:rPr>
              <w:noProof/>
              <w:webHidden/>
            </w:rPr>
            <w:fldChar w:fldCharType="begin"/>
          </w:r>
          <w:r>
            <w:rPr>
              <w:noProof/>
              <w:webHidden/>
            </w:rPr>
            <w:instrText xml:space="preserve"> PAGEREF _Toc534701664 \h </w:instrText>
          </w:r>
          <w:r>
            <w:rPr>
              <w:noProof/>
              <w:webHidden/>
            </w:rPr>
          </w:r>
          <w:r>
            <w:rPr>
              <w:noProof/>
              <w:webHidden/>
            </w:rPr>
            <w:fldChar w:fldCharType="separate"/>
          </w:r>
          <w:r>
            <w:rPr>
              <w:noProof/>
              <w:webHidden/>
            </w:rPr>
            <w:t>51</w:t>
          </w:r>
          <w:r>
            <w:rPr>
              <w:noProof/>
              <w:webHidden/>
            </w:rPr>
            <w:fldChar w:fldCharType="end"/>
          </w:r>
          <w:r w:rsidRPr="005942C1">
            <w:rPr>
              <w:rStyle w:val="Hyperlink"/>
              <w:noProof/>
            </w:rPr>
            <w:fldChar w:fldCharType="end"/>
          </w:r>
        </w:p>
        <w:p w14:paraId="42F2B2D8" w14:textId="39B68D5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3.7. Lập hoá đơn thanh toán</w:t>
          </w:r>
          <w:r>
            <w:rPr>
              <w:noProof/>
              <w:webHidden/>
            </w:rPr>
            <w:tab/>
          </w:r>
          <w:r>
            <w:rPr>
              <w:noProof/>
              <w:webHidden/>
            </w:rPr>
            <w:fldChar w:fldCharType="begin"/>
          </w:r>
          <w:r>
            <w:rPr>
              <w:noProof/>
              <w:webHidden/>
            </w:rPr>
            <w:instrText xml:space="preserve"> PAGEREF _Toc534701665 \h </w:instrText>
          </w:r>
          <w:r>
            <w:rPr>
              <w:noProof/>
              <w:webHidden/>
            </w:rPr>
          </w:r>
          <w:r>
            <w:rPr>
              <w:noProof/>
              <w:webHidden/>
            </w:rPr>
            <w:fldChar w:fldCharType="separate"/>
          </w:r>
          <w:r>
            <w:rPr>
              <w:noProof/>
              <w:webHidden/>
            </w:rPr>
            <w:t>53</w:t>
          </w:r>
          <w:r>
            <w:rPr>
              <w:noProof/>
              <w:webHidden/>
            </w:rPr>
            <w:fldChar w:fldCharType="end"/>
          </w:r>
          <w:r w:rsidRPr="005942C1">
            <w:rPr>
              <w:rStyle w:val="Hyperlink"/>
              <w:noProof/>
            </w:rPr>
            <w:fldChar w:fldCharType="end"/>
          </w:r>
        </w:p>
        <w:p w14:paraId="73C3D63E" w14:textId="7C20720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3.8. Kê toa thuốc</w:t>
          </w:r>
          <w:r>
            <w:rPr>
              <w:noProof/>
              <w:webHidden/>
            </w:rPr>
            <w:tab/>
          </w:r>
          <w:r>
            <w:rPr>
              <w:noProof/>
              <w:webHidden/>
            </w:rPr>
            <w:fldChar w:fldCharType="begin"/>
          </w:r>
          <w:r>
            <w:rPr>
              <w:noProof/>
              <w:webHidden/>
            </w:rPr>
            <w:instrText xml:space="preserve"> PAGEREF _Toc534701666 \h </w:instrText>
          </w:r>
          <w:r>
            <w:rPr>
              <w:noProof/>
              <w:webHidden/>
            </w:rPr>
          </w:r>
          <w:r>
            <w:rPr>
              <w:noProof/>
              <w:webHidden/>
            </w:rPr>
            <w:fldChar w:fldCharType="separate"/>
          </w:r>
          <w:r>
            <w:rPr>
              <w:noProof/>
              <w:webHidden/>
            </w:rPr>
            <w:t>53</w:t>
          </w:r>
          <w:r>
            <w:rPr>
              <w:noProof/>
              <w:webHidden/>
            </w:rPr>
            <w:fldChar w:fldCharType="end"/>
          </w:r>
          <w:r w:rsidRPr="005942C1">
            <w:rPr>
              <w:rStyle w:val="Hyperlink"/>
              <w:noProof/>
            </w:rPr>
            <w:fldChar w:fldCharType="end"/>
          </w:r>
        </w:p>
        <w:p w14:paraId="3AFEF731" w14:textId="4A8A8655"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3.9. Lập báo cáo doanh thu</w:t>
          </w:r>
          <w:r>
            <w:rPr>
              <w:noProof/>
              <w:webHidden/>
            </w:rPr>
            <w:tab/>
          </w:r>
          <w:r>
            <w:rPr>
              <w:noProof/>
              <w:webHidden/>
            </w:rPr>
            <w:fldChar w:fldCharType="begin"/>
          </w:r>
          <w:r>
            <w:rPr>
              <w:noProof/>
              <w:webHidden/>
            </w:rPr>
            <w:instrText xml:space="preserve"> PAGEREF _Toc534701667 \h </w:instrText>
          </w:r>
          <w:r>
            <w:rPr>
              <w:noProof/>
              <w:webHidden/>
            </w:rPr>
          </w:r>
          <w:r>
            <w:rPr>
              <w:noProof/>
              <w:webHidden/>
            </w:rPr>
            <w:fldChar w:fldCharType="separate"/>
          </w:r>
          <w:r>
            <w:rPr>
              <w:noProof/>
              <w:webHidden/>
            </w:rPr>
            <w:t>54</w:t>
          </w:r>
          <w:r>
            <w:rPr>
              <w:noProof/>
              <w:webHidden/>
            </w:rPr>
            <w:fldChar w:fldCharType="end"/>
          </w:r>
          <w:r w:rsidRPr="005942C1">
            <w:rPr>
              <w:rStyle w:val="Hyperlink"/>
              <w:noProof/>
            </w:rPr>
            <w:fldChar w:fldCharType="end"/>
          </w:r>
        </w:p>
        <w:p w14:paraId="625DF794" w14:textId="1F0C8959"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3.10. Lập báo cáo sử dụng thuốc</w:t>
          </w:r>
          <w:r>
            <w:rPr>
              <w:noProof/>
              <w:webHidden/>
            </w:rPr>
            <w:tab/>
          </w:r>
          <w:r>
            <w:rPr>
              <w:noProof/>
              <w:webHidden/>
            </w:rPr>
            <w:fldChar w:fldCharType="begin"/>
          </w:r>
          <w:r>
            <w:rPr>
              <w:noProof/>
              <w:webHidden/>
            </w:rPr>
            <w:instrText xml:space="preserve"> PAGEREF _Toc534701668 \h </w:instrText>
          </w:r>
          <w:r>
            <w:rPr>
              <w:noProof/>
              <w:webHidden/>
            </w:rPr>
          </w:r>
          <w:r>
            <w:rPr>
              <w:noProof/>
              <w:webHidden/>
            </w:rPr>
            <w:fldChar w:fldCharType="separate"/>
          </w:r>
          <w:r>
            <w:rPr>
              <w:noProof/>
              <w:webHidden/>
            </w:rPr>
            <w:t>55</w:t>
          </w:r>
          <w:r>
            <w:rPr>
              <w:noProof/>
              <w:webHidden/>
            </w:rPr>
            <w:fldChar w:fldCharType="end"/>
          </w:r>
          <w:r w:rsidRPr="005942C1">
            <w:rPr>
              <w:rStyle w:val="Hyperlink"/>
              <w:noProof/>
            </w:rPr>
            <w:fldChar w:fldCharType="end"/>
          </w:r>
        </w:p>
        <w:p w14:paraId="49EFCE5E" w14:textId="6552B839"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"_Toc534701669"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3.11. Quản lý người dùng</w:t>
          </w:r>
          <w:r>
            <w:rPr>
              <w:noProof/>
              <w:webHidden/>
            </w:rPr>
            <w:tab/>
          </w:r>
          <w:r>
            <w:rPr>
              <w:noProof/>
              <w:webHidden/>
            </w:rPr>
            <w:fldChar w:fldCharType="begin"/>
          </w:r>
          <w:r>
            <w:rPr>
              <w:noProof/>
              <w:webHidden/>
            </w:rPr>
            <w:instrText xml:space="preserve"> PAGEREF _Toc534701669 \h </w:instrText>
          </w:r>
          <w:r>
            <w:rPr>
              <w:noProof/>
              <w:webHidden/>
            </w:rPr>
          </w:r>
          <w:r>
            <w:rPr>
              <w:noProof/>
              <w:webHidden/>
            </w:rPr>
            <w:fldChar w:fldCharType="separate"/>
          </w:r>
          <w:r>
            <w:rPr>
              <w:noProof/>
              <w:webHidden/>
            </w:rPr>
            <w:t>55</w:t>
          </w:r>
          <w:r>
            <w:rPr>
              <w:noProof/>
              <w:webHidden/>
            </w:rPr>
            <w:fldChar w:fldCharType="end"/>
          </w:r>
          <w:r w:rsidRPr="005942C1">
            <w:rPr>
              <w:rStyle w:val="Hyperlink"/>
              <w:noProof/>
            </w:rPr>
            <w:fldChar w:fldCharType="end"/>
          </w:r>
        </w:p>
        <w:p w14:paraId="0FCCD1AE" w14:textId="15FC4AF8"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4. Sơ đồ thành phần (Component Diagram)</w:t>
          </w:r>
          <w:r>
            <w:rPr>
              <w:noProof/>
              <w:webHidden/>
            </w:rPr>
            <w:tab/>
          </w:r>
          <w:r>
            <w:rPr>
              <w:noProof/>
              <w:webHidden/>
            </w:rPr>
            <w:fldChar w:fldCharType="begin"/>
          </w:r>
          <w:r>
            <w:rPr>
              <w:noProof/>
              <w:webHidden/>
            </w:rPr>
            <w:instrText xml:space="preserve"> PAGEREF _Toc534701670 \h </w:instrText>
          </w:r>
          <w:r>
            <w:rPr>
              <w:noProof/>
              <w:webHidden/>
            </w:rPr>
          </w:r>
          <w:r>
            <w:rPr>
              <w:noProof/>
              <w:webHidden/>
            </w:rPr>
            <w:fldChar w:fldCharType="separate"/>
          </w:r>
          <w:r>
            <w:rPr>
              <w:noProof/>
              <w:webHidden/>
            </w:rPr>
            <w:t>57</w:t>
          </w:r>
          <w:r>
            <w:rPr>
              <w:noProof/>
              <w:webHidden/>
            </w:rPr>
            <w:fldChar w:fldCharType="end"/>
          </w:r>
          <w:r w:rsidRPr="005942C1">
            <w:rPr>
              <w:rStyle w:val="Hyperlink"/>
              <w:noProof/>
            </w:rPr>
            <w:fldChar w:fldCharType="end"/>
          </w:r>
        </w:p>
        <w:p w14:paraId="3F94B868" w14:textId="3D01A3FF"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5. Sơ đồ triển khai (DeploymentDiagram)</w:t>
          </w:r>
          <w:r>
            <w:rPr>
              <w:noProof/>
              <w:webHidden/>
            </w:rPr>
            <w:tab/>
          </w:r>
          <w:r>
            <w:rPr>
              <w:noProof/>
              <w:webHidden/>
            </w:rPr>
            <w:fldChar w:fldCharType="begin"/>
          </w:r>
          <w:r>
            <w:rPr>
              <w:noProof/>
              <w:webHidden/>
            </w:rPr>
            <w:instrText xml:space="preserve"> PAGEREF _Toc534701671 \h </w:instrText>
          </w:r>
          <w:r>
            <w:rPr>
              <w:noProof/>
              <w:webHidden/>
            </w:rPr>
          </w:r>
          <w:r>
            <w:rPr>
              <w:noProof/>
              <w:webHidden/>
            </w:rPr>
            <w:fldChar w:fldCharType="separate"/>
          </w:r>
          <w:r>
            <w:rPr>
              <w:noProof/>
              <w:webHidden/>
            </w:rPr>
            <w:t>58</w:t>
          </w:r>
          <w:r>
            <w:rPr>
              <w:noProof/>
              <w:webHidden/>
            </w:rPr>
            <w:fldChar w:fldCharType="end"/>
          </w:r>
          <w:r w:rsidRPr="005942C1">
            <w:rPr>
              <w:rStyle w:val="Hyperlink"/>
              <w:noProof/>
            </w:rPr>
            <w:fldChar w:fldCharType="end"/>
          </w:r>
        </w:p>
        <w:p w14:paraId="47735076" w14:textId="67A9849F"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Chương IV: Thiết kế dữ liệu</w:t>
          </w:r>
          <w:r>
            <w:rPr>
              <w:noProof/>
              <w:webHidden/>
            </w:rPr>
            <w:tab/>
          </w:r>
          <w:r>
            <w:rPr>
              <w:noProof/>
              <w:webHidden/>
            </w:rPr>
            <w:fldChar w:fldCharType="begin"/>
          </w:r>
          <w:r>
            <w:rPr>
              <w:noProof/>
              <w:webHidden/>
            </w:rPr>
            <w:instrText xml:space="preserve"> PAGEREF _Toc534701672 \h </w:instrText>
          </w:r>
          <w:r>
            <w:rPr>
              <w:noProof/>
              <w:webHidden/>
            </w:rPr>
          </w:r>
          <w:r>
            <w:rPr>
              <w:noProof/>
              <w:webHidden/>
            </w:rPr>
            <w:fldChar w:fldCharType="separate"/>
          </w:r>
          <w:r>
            <w:rPr>
              <w:noProof/>
              <w:webHidden/>
            </w:rPr>
            <w:t>58</w:t>
          </w:r>
          <w:r>
            <w:rPr>
              <w:noProof/>
              <w:webHidden/>
            </w:rPr>
            <w:fldChar w:fldCharType="end"/>
          </w:r>
          <w:r w:rsidRPr="005942C1">
            <w:rPr>
              <w:rStyle w:val="Hyperlink"/>
              <w:noProof/>
            </w:rPr>
            <w:fldChar w:fldCharType="end"/>
          </w:r>
        </w:p>
        <w:p w14:paraId="2DE2A12D" w14:textId="62EC1085"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 Mô hình hóa dữ liệu</w:t>
          </w:r>
          <w:r>
            <w:rPr>
              <w:noProof/>
              <w:webHidden/>
            </w:rPr>
            <w:tab/>
          </w:r>
          <w:r>
            <w:rPr>
              <w:noProof/>
              <w:webHidden/>
            </w:rPr>
            <w:fldChar w:fldCharType="begin"/>
          </w:r>
          <w:r>
            <w:rPr>
              <w:noProof/>
              <w:webHidden/>
            </w:rPr>
            <w:instrText xml:space="preserve"> PAGEREF _Toc534701673 \h </w:instrText>
          </w:r>
          <w:r>
            <w:rPr>
              <w:noProof/>
              <w:webHidden/>
            </w:rPr>
          </w:r>
          <w:r>
            <w:rPr>
              <w:noProof/>
              <w:webHidden/>
            </w:rPr>
            <w:fldChar w:fldCharType="separate"/>
          </w:r>
          <w:r>
            <w:rPr>
              <w:noProof/>
              <w:webHidden/>
            </w:rPr>
            <w:t>58</w:t>
          </w:r>
          <w:r>
            <w:rPr>
              <w:noProof/>
              <w:webHidden/>
            </w:rPr>
            <w:fldChar w:fldCharType="end"/>
          </w:r>
          <w:r w:rsidRPr="005942C1">
            <w:rPr>
              <w:rStyle w:val="Hyperlink"/>
              <w:noProof/>
            </w:rPr>
            <w:fldChar w:fldCharType="end"/>
          </w:r>
        </w:p>
        <w:p w14:paraId="6A4DFACF" w14:textId="25103328"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 Thiết kế dữ liệu</w:t>
          </w:r>
          <w:r>
            <w:rPr>
              <w:noProof/>
              <w:webHidden/>
            </w:rPr>
            <w:tab/>
          </w:r>
          <w:r>
            <w:rPr>
              <w:noProof/>
              <w:webHidden/>
            </w:rPr>
            <w:fldChar w:fldCharType="begin"/>
          </w:r>
          <w:r>
            <w:rPr>
              <w:noProof/>
              <w:webHidden/>
            </w:rPr>
            <w:instrText xml:space="preserve"> PAGEREF _Toc534701674 \h </w:instrText>
          </w:r>
          <w:r>
            <w:rPr>
              <w:noProof/>
              <w:webHidden/>
            </w:rPr>
          </w:r>
          <w:r>
            <w:rPr>
              <w:noProof/>
              <w:webHidden/>
            </w:rPr>
            <w:fldChar w:fldCharType="separate"/>
          </w:r>
          <w:r>
            <w:rPr>
              <w:noProof/>
              <w:webHidden/>
            </w:rPr>
            <w:t>60</w:t>
          </w:r>
          <w:r>
            <w:rPr>
              <w:noProof/>
              <w:webHidden/>
            </w:rPr>
            <w:fldChar w:fldCharType="end"/>
          </w:r>
          <w:r w:rsidRPr="005942C1">
            <w:rPr>
              <w:rStyle w:val="Hyperlink"/>
              <w:noProof/>
            </w:rPr>
            <w:fldChar w:fldCharType="end"/>
          </w:r>
        </w:p>
        <w:p w14:paraId="4C9BD1A2" w14:textId="5EF87C30"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2.1. Sơ đồ ERD cả hệ thống</w:t>
          </w:r>
          <w:r>
            <w:rPr>
              <w:noProof/>
              <w:webHidden/>
            </w:rPr>
            <w:tab/>
          </w:r>
          <w:r>
            <w:rPr>
              <w:noProof/>
              <w:webHidden/>
            </w:rPr>
            <w:fldChar w:fldCharType="begin"/>
          </w:r>
          <w:r>
            <w:rPr>
              <w:noProof/>
              <w:webHidden/>
            </w:rPr>
            <w:instrText xml:space="preserve"> PAGEREF _Toc534701675 \h </w:instrText>
          </w:r>
          <w:r>
            <w:rPr>
              <w:noProof/>
              <w:webHidden/>
            </w:rPr>
          </w:r>
          <w:r>
            <w:rPr>
              <w:noProof/>
              <w:webHidden/>
            </w:rPr>
            <w:fldChar w:fldCharType="separate"/>
          </w:r>
          <w:r>
            <w:rPr>
              <w:noProof/>
              <w:webHidden/>
            </w:rPr>
            <w:t>60</w:t>
          </w:r>
          <w:r>
            <w:rPr>
              <w:noProof/>
              <w:webHidden/>
            </w:rPr>
            <w:fldChar w:fldCharType="end"/>
          </w:r>
          <w:r w:rsidRPr="005942C1">
            <w:rPr>
              <w:rStyle w:val="Hyperlink"/>
              <w:noProof/>
            </w:rPr>
            <w:fldChar w:fldCharType="end"/>
          </w:r>
        </w:p>
        <w:p w14:paraId="10C6060D" w14:textId="239589A1"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2.2. Giải thích từng bảng, kiểu dữ liệu</w:t>
          </w:r>
          <w:r>
            <w:rPr>
              <w:noProof/>
              <w:webHidden/>
            </w:rPr>
            <w:tab/>
          </w:r>
          <w:r>
            <w:rPr>
              <w:noProof/>
              <w:webHidden/>
            </w:rPr>
            <w:fldChar w:fldCharType="begin"/>
          </w:r>
          <w:r>
            <w:rPr>
              <w:noProof/>
              <w:webHidden/>
            </w:rPr>
            <w:instrText xml:space="preserve"> PAGEREF _Toc534701676 \h </w:instrText>
          </w:r>
          <w:r>
            <w:rPr>
              <w:noProof/>
              <w:webHidden/>
            </w:rPr>
          </w:r>
          <w:r>
            <w:rPr>
              <w:noProof/>
              <w:webHidden/>
            </w:rPr>
            <w:fldChar w:fldCharType="separate"/>
          </w:r>
          <w:r>
            <w:rPr>
              <w:noProof/>
              <w:webHidden/>
            </w:rPr>
            <w:t>60</w:t>
          </w:r>
          <w:r>
            <w:rPr>
              <w:noProof/>
              <w:webHidden/>
            </w:rPr>
            <w:fldChar w:fldCharType="end"/>
          </w:r>
          <w:r w:rsidRPr="005942C1">
            <w:rPr>
              <w:rStyle w:val="Hyperlink"/>
              <w:noProof/>
            </w:rPr>
            <w:fldChar w:fldCharType="end"/>
          </w:r>
        </w:p>
        <w:p w14:paraId="17E2DE2B" w14:textId="1ABF96DA"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2.3. Khóa &amp; ràng buộc toàn vẹn</w:t>
          </w:r>
          <w:r>
            <w:rPr>
              <w:noProof/>
              <w:webHidden/>
            </w:rPr>
            <w:tab/>
          </w:r>
          <w:r>
            <w:rPr>
              <w:noProof/>
              <w:webHidden/>
            </w:rPr>
            <w:fldChar w:fldCharType="begin"/>
          </w:r>
          <w:r>
            <w:rPr>
              <w:noProof/>
              <w:webHidden/>
            </w:rPr>
            <w:instrText xml:space="preserve"> PAGEREF _Toc534701677 \h </w:instrText>
          </w:r>
          <w:r>
            <w:rPr>
              <w:noProof/>
              <w:webHidden/>
            </w:rPr>
          </w:r>
          <w:r>
            <w:rPr>
              <w:noProof/>
              <w:webHidden/>
            </w:rPr>
            <w:fldChar w:fldCharType="separate"/>
          </w:r>
          <w:r>
            <w:rPr>
              <w:noProof/>
              <w:webHidden/>
            </w:rPr>
            <w:t>63</w:t>
          </w:r>
          <w:r>
            <w:rPr>
              <w:noProof/>
              <w:webHidden/>
            </w:rPr>
            <w:fldChar w:fldCharType="end"/>
          </w:r>
          <w:r w:rsidRPr="005942C1">
            <w:rPr>
              <w:rStyle w:val="Hyperlink"/>
              <w:noProof/>
            </w:rPr>
            <w:fldChar w:fldCharType="end"/>
          </w:r>
        </w:p>
        <w:p w14:paraId="7571C8FF" w14:textId="0F1815CD"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2.4. Thiết kế dữ liệu mức vật lý</w:t>
          </w:r>
          <w:r>
            <w:rPr>
              <w:noProof/>
              <w:webHidden/>
            </w:rPr>
            <w:tab/>
          </w:r>
          <w:r>
            <w:rPr>
              <w:noProof/>
              <w:webHidden/>
            </w:rPr>
            <w:fldChar w:fldCharType="begin"/>
          </w:r>
          <w:r>
            <w:rPr>
              <w:noProof/>
              <w:webHidden/>
            </w:rPr>
            <w:instrText xml:space="preserve"> PAGEREF _Toc534701678 \h </w:instrText>
          </w:r>
          <w:r>
            <w:rPr>
              <w:noProof/>
              <w:webHidden/>
            </w:rPr>
          </w:r>
          <w:r>
            <w:rPr>
              <w:noProof/>
              <w:webHidden/>
            </w:rPr>
            <w:fldChar w:fldCharType="separate"/>
          </w:r>
          <w:r>
            <w:rPr>
              <w:noProof/>
              <w:webHidden/>
            </w:rPr>
            <w:t>67</w:t>
          </w:r>
          <w:r>
            <w:rPr>
              <w:noProof/>
              <w:webHidden/>
            </w:rPr>
            <w:fldChar w:fldCharType="end"/>
          </w:r>
          <w:r w:rsidRPr="005942C1">
            <w:rPr>
              <w:rStyle w:val="Hyperlink"/>
              <w:noProof/>
            </w:rPr>
            <w:fldChar w:fldCharType="end"/>
          </w:r>
        </w:p>
        <w:p w14:paraId="2938D360" w14:textId="5F6A5096"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"_Toc534701679"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Chương V: Thiết kế kiến trúc</w:t>
          </w:r>
          <w:r>
            <w:rPr>
              <w:noProof/>
              <w:webHidden/>
            </w:rPr>
            <w:tab/>
          </w:r>
          <w:r>
            <w:rPr>
              <w:noProof/>
              <w:webHidden/>
            </w:rPr>
            <w:fldChar w:fldCharType="begin"/>
          </w:r>
          <w:r>
            <w:rPr>
              <w:noProof/>
              <w:webHidden/>
            </w:rPr>
            <w:instrText xml:space="preserve"> PAGEREF _Toc534701679 \h </w:instrText>
          </w:r>
          <w:r>
            <w:rPr>
              <w:noProof/>
              <w:webHidden/>
            </w:rPr>
          </w:r>
          <w:r>
            <w:rPr>
              <w:noProof/>
              <w:webHidden/>
            </w:rPr>
            <w:fldChar w:fldCharType="separate"/>
          </w:r>
          <w:r>
            <w:rPr>
              <w:noProof/>
              <w:webHidden/>
            </w:rPr>
            <w:t>68</w:t>
          </w:r>
          <w:r>
            <w:rPr>
              <w:noProof/>
              <w:webHidden/>
            </w:rPr>
            <w:fldChar w:fldCharType="end"/>
          </w:r>
          <w:r w:rsidRPr="005942C1">
            <w:rPr>
              <w:rStyle w:val="Hyperlink"/>
              <w:noProof/>
            </w:rPr>
            <w:fldChar w:fldCharType="end"/>
          </w:r>
        </w:p>
        <w:p w14:paraId="0411E3B8" w14:textId="11DB635D"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 Công nghệ sử dụng</w:t>
          </w:r>
          <w:r>
            <w:rPr>
              <w:noProof/>
              <w:webHidden/>
            </w:rPr>
            <w:tab/>
          </w:r>
          <w:r>
            <w:rPr>
              <w:noProof/>
              <w:webHidden/>
            </w:rPr>
            <w:fldChar w:fldCharType="begin"/>
          </w:r>
          <w:r>
            <w:rPr>
              <w:noProof/>
              <w:webHidden/>
            </w:rPr>
            <w:instrText xml:space="preserve"> PAGEREF _Toc534701680 \h </w:instrText>
          </w:r>
          <w:r>
            <w:rPr>
              <w:noProof/>
              <w:webHidden/>
            </w:rPr>
          </w:r>
          <w:r>
            <w:rPr>
              <w:noProof/>
              <w:webHidden/>
            </w:rPr>
            <w:fldChar w:fldCharType="separate"/>
          </w:r>
          <w:r>
            <w:rPr>
              <w:noProof/>
              <w:webHidden/>
            </w:rPr>
            <w:t>68</w:t>
          </w:r>
          <w:r>
            <w:rPr>
              <w:noProof/>
              <w:webHidden/>
            </w:rPr>
            <w:fldChar w:fldCharType="end"/>
          </w:r>
          <w:r w:rsidRPr="005942C1">
            <w:rPr>
              <w:rStyle w:val="Hyperlink"/>
              <w:noProof/>
            </w:rPr>
            <w:fldChar w:fldCharType="end"/>
          </w:r>
        </w:p>
        <w:p w14:paraId="3D59B527" w14:textId="671A7632"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 Mô hình tổng thể kiến trúc</w:t>
          </w:r>
          <w:r>
            <w:rPr>
              <w:noProof/>
              <w:webHidden/>
            </w:rPr>
            <w:tab/>
          </w:r>
          <w:r>
            <w:rPr>
              <w:noProof/>
              <w:webHidden/>
            </w:rPr>
            <w:fldChar w:fldCharType="begin"/>
          </w:r>
          <w:r>
            <w:rPr>
              <w:noProof/>
              <w:webHidden/>
            </w:rPr>
            <w:instrText xml:space="preserve"> PAGEREF _Toc534701681 \h </w:instrText>
          </w:r>
          <w:r>
            <w:rPr>
              <w:noProof/>
              <w:webHidden/>
            </w:rPr>
          </w:r>
          <w:r>
            <w:rPr>
              <w:noProof/>
              <w:webHidden/>
            </w:rPr>
            <w:fldChar w:fldCharType="separate"/>
          </w:r>
          <w:r>
            <w:rPr>
              <w:noProof/>
              <w:webHidden/>
            </w:rPr>
            <w:t>68</w:t>
          </w:r>
          <w:r>
            <w:rPr>
              <w:noProof/>
              <w:webHidden/>
            </w:rPr>
            <w:fldChar w:fldCharType="end"/>
          </w:r>
          <w:r w:rsidRPr="005942C1">
            <w:rPr>
              <w:rStyle w:val="Hyperlink"/>
              <w:noProof/>
            </w:rPr>
            <w:fldChar w:fldCharType="end"/>
          </w:r>
          <w:bookmarkStart w:id="1" w:name="_GoBack"/>
          <w:bookmarkEnd w:id="1"/>
        </w:p>
        <w:p w14:paraId="3587728F" w14:textId="6826783B"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lastRenderedPageBreak/>
            <w:fldChar w:fldCharType="begin"/>
          </w:r>
          <w:r w:rsidRPr="005942C1">
            <w:rPr>
              <w:rStyle w:val="Hyperlink"/>
              <w:noProof/>
            </w:rPr>
            <w:instrText xml:space="preserve"> </w:instrText>
          </w:r>
          <w:r>
            <w:rPr>
              <w:noProof/>
            </w:rPr>
            <w:instrText>HYPERLINK \l "_Toc534701682"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 Danh sách các componet/Package</w:t>
          </w:r>
          <w:r>
            <w:rPr>
              <w:noProof/>
              <w:webHidden/>
            </w:rPr>
            <w:tab/>
          </w:r>
          <w:r>
            <w:rPr>
              <w:noProof/>
              <w:webHidden/>
            </w:rPr>
            <w:fldChar w:fldCharType="begin"/>
          </w:r>
          <w:r>
            <w:rPr>
              <w:noProof/>
              <w:webHidden/>
            </w:rPr>
            <w:instrText xml:space="preserve"> PAGEREF _Toc534701682 \h </w:instrText>
          </w:r>
          <w:r>
            <w:rPr>
              <w:noProof/>
              <w:webHidden/>
            </w:rPr>
          </w:r>
          <w:r>
            <w:rPr>
              <w:noProof/>
              <w:webHidden/>
            </w:rPr>
            <w:fldChar w:fldCharType="separate"/>
          </w:r>
          <w:r>
            <w:rPr>
              <w:noProof/>
              <w:webHidden/>
            </w:rPr>
            <w:t>68</w:t>
          </w:r>
          <w:r>
            <w:rPr>
              <w:noProof/>
              <w:webHidden/>
            </w:rPr>
            <w:fldChar w:fldCharType="end"/>
          </w:r>
          <w:r w:rsidRPr="005942C1">
            <w:rPr>
              <w:rStyle w:val="Hyperlink"/>
              <w:noProof/>
            </w:rPr>
            <w:fldChar w:fldCharType="end"/>
          </w:r>
        </w:p>
        <w:p w14:paraId="2842A62D" w14:textId="47676103"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4. Giải thích tương tác/giao tiếp giữa các components</w:t>
          </w:r>
          <w:r>
            <w:rPr>
              <w:noProof/>
              <w:webHidden/>
            </w:rPr>
            <w:tab/>
          </w:r>
          <w:r>
            <w:rPr>
              <w:noProof/>
              <w:webHidden/>
            </w:rPr>
            <w:fldChar w:fldCharType="begin"/>
          </w:r>
          <w:r>
            <w:rPr>
              <w:noProof/>
              <w:webHidden/>
            </w:rPr>
            <w:instrText xml:space="preserve"> PAGEREF _Toc534701683 \h </w:instrText>
          </w:r>
          <w:r>
            <w:rPr>
              <w:noProof/>
              <w:webHidden/>
            </w:rPr>
          </w:r>
          <w:r>
            <w:rPr>
              <w:noProof/>
              <w:webHidden/>
            </w:rPr>
            <w:fldChar w:fldCharType="separate"/>
          </w:r>
          <w:r>
            <w:rPr>
              <w:noProof/>
              <w:webHidden/>
            </w:rPr>
            <w:t>69</w:t>
          </w:r>
          <w:r>
            <w:rPr>
              <w:noProof/>
              <w:webHidden/>
            </w:rPr>
            <w:fldChar w:fldCharType="end"/>
          </w:r>
          <w:r w:rsidRPr="005942C1">
            <w:rPr>
              <w:rStyle w:val="Hyperlink"/>
              <w:noProof/>
            </w:rPr>
            <w:fldChar w:fldCharType="end"/>
          </w:r>
        </w:p>
        <w:p w14:paraId="1FEDD81A" w14:textId="0A69AC41"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Chương VI: Thiết kế giao diện</w:t>
          </w:r>
          <w:r>
            <w:rPr>
              <w:noProof/>
              <w:webHidden/>
            </w:rPr>
            <w:tab/>
          </w:r>
          <w:r>
            <w:rPr>
              <w:noProof/>
              <w:webHidden/>
            </w:rPr>
            <w:fldChar w:fldCharType="begin"/>
          </w:r>
          <w:r>
            <w:rPr>
              <w:noProof/>
              <w:webHidden/>
            </w:rPr>
            <w:instrText xml:space="preserve"> PAGEREF _Toc534701684 \h </w:instrText>
          </w:r>
          <w:r>
            <w:rPr>
              <w:noProof/>
              <w:webHidden/>
            </w:rPr>
          </w:r>
          <w:r>
            <w:rPr>
              <w:noProof/>
              <w:webHidden/>
            </w:rPr>
            <w:fldChar w:fldCharType="separate"/>
          </w:r>
          <w:r>
            <w:rPr>
              <w:noProof/>
              <w:webHidden/>
            </w:rPr>
            <w:t>70</w:t>
          </w:r>
          <w:r>
            <w:rPr>
              <w:noProof/>
              <w:webHidden/>
            </w:rPr>
            <w:fldChar w:fldCharType="end"/>
          </w:r>
          <w:r w:rsidRPr="005942C1">
            <w:rPr>
              <w:rStyle w:val="Hyperlink"/>
              <w:noProof/>
            </w:rPr>
            <w:fldChar w:fldCharType="end"/>
          </w:r>
        </w:p>
        <w:p w14:paraId="0288296D" w14:textId="1D954FD7"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 Sơ đồ liên kết màn hình</w:t>
          </w:r>
          <w:r>
            <w:rPr>
              <w:noProof/>
              <w:webHidden/>
            </w:rPr>
            <w:tab/>
          </w:r>
          <w:r>
            <w:rPr>
              <w:noProof/>
              <w:webHidden/>
            </w:rPr>
            <w:fldChar w:fldCharType="begin"/>
          </w:r>
          <w:r>
            <w:rPr>
              <w:noProof/>
              <w:webHidden/>
            </w:rPr>
            <w:instrText xml:space="preserve"> PAGEREF _Toc534701685 \h </w:instrText>
          </w:r>
          <w:r>
            <w:rPr>
              <w:noProof/>
              <w:webHidden/>
            </w:rPr>
          </w:r>
          <w:r>
            <w:rPr>
              <w:noProof/>
              <w:webHidden/>
            </w:rPr>
            <w:fldChar w:fldCharType="separate"/>
          </w:r>
          <w:r>
            <w:rPr>
              <w:noProof/>
              <w:webHidden/>
            </w:rPr>
            <w:t>70</w:t>
          </w:r>
          <w:r>
            <w:rPr>
              <w:noProof/>
              <w:webHidden/>
            </w:rPr>
            <w:fldChar w:fldCharType="end"/>
          </w:r>
          <w:r w:rsidRPr="005942C1">
            <w:rPr>
              <w:rStyle w:val="Hyperlink"/>
              <w:noProof/>
            </w:rPr>
            <w:fldChar w:fldCharType="end"/>
          </w:r>
        </w:p>
        <w:p w14:paraId="3CA9F51E" w14:textId="717E4869"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1.1. Màn hình quản lý người dùng</w:t>
          </w:r>
          <w:r>
            <w:rPr>
              <w:noProof/>
              <w:webHidden/>
            </w:rPr>
            <w:tab/>
          </w:r>
          <w:r>
            <w:rPr>
              <w:noProof/>
              <w:webHidden/>
            </w:rPr>
            <w:fldChar w:fldCharType="begin"/>
          </w:r>
          <w:r>
            <w:rPr>
              <w:noProof/>
              <w:webHidden/>
            </w:rPr>
            <w:instrText xml:space="preserve"> PAGEREF _Toc534701686 \h </w:instrText>
          </w:r>
          <w:r>
            <w:rPr>
              <w:noProof/>
              <w:webHidden/>
            </w:rPr>
          </w:r>
          <w:r>
            <w:rPr>
              <w:noProof/>
              <w:webHidden/>
            </w:rPr>
            <w:fldChar w:fldCharType="separate"/>
          </w:r>
          <w:r>
            <w:rPr>
              <w:noProof/>
              <w:webHidden/>
            </w:rPr>
            <w:t>70</w:t>
          </w:r>
          <w:r>
            <w:rPr>
              <w:noProof/>
              <w:webHidden/>
            </w:rPr>
            <w:fldChar w:fldCharType="end"/>
          </w:r>
          <w:r w:rsidRPr="005942C1">
            <w:rPr>
              <w:rStyle w:val="Hyperlink"/>
              <w:noProof/>
            </w:rPr>
            <w:fldChar w:fldCharType="end"/>
          </w:r>
        </w:p>
        <w:p w14:paraId="5F2D546B" w14:textId="3923BCD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1.2. Màn hình thay đổi thông tin cá nhân</w:t>
          </w:r>
          <w:r>
            <w:rPr>
              <w:noProof/>
              <w:webHidden/>
            </w:rPr>
            <w:tab/>
          </w:r>
          <w:r>
            <w:rPr>
              <w:noProof/>
              <w:webHidden/>
            </w:rPr>
            <w:fldChar w:fldCharType="begin"/>
          </w:r>
          <w:r>
            <w:rPr>
              <w:noProof/>
              <w:webHidden/>
            </w:rPr>
            <w:instrText xml:space="preserve"> PAGEREF _Toc534701687 \h </w:instrText>
          </w:r>
          <w:r>
            <w:rPr>
              <w:noProof/>
              <w:webHidden/>
            </w:rPr>
          </w:r>
          <w:r>
            <w:rPr>
              <w:noProof/>
              <w:webHidden/>
            </w:rPr>
            <w:fldChar w:fldCharType="separate"/>
          </w:r>
          <w:r>
            <w:rPr>
              <w:noProof/>
              <w:webHidden/>
            </w:rPr>
            <w:t>70</w:t>
          </w:r>
          <w:r>
            <w:rPr>
              <w:noProof/>
              <w:webHidden/>
            </w:rPr>
            <w:fldChar w:fldCharType="end"/>
          </w:r>
          <w:r w:rsidRPr="005942C1">
            <w:rPr>
              <w:rStyle w:val="Hyperlink"/>
              <w:noProof/>
            </w:rPr>
            <w:fldChar w:fldCharType="end"/>
          </w:r>
        </w:p>
        <w:p w14:paraId="690C7984" w14:textId="2B7C5402"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1.3. Màn hình lập hoá đơn</w:t>
          </w:r>
          <w:r>
            <w:rPr>
              <w:noProof/>
              <w:webHidden/>
            </w:rPr>
            <w:tab/>
          </w:r>
          <w:r>
            <w:rPr>
              <w:noProof/>
              <w:webHidden/>
            </w:rPr>
            <w:fldChar w:fldCharType="begin"/>
          </w:r>
          <w:r>
            <w:rPr>
              <w:noProof/>
              <w:webHidden/>
            </w:rPr>
            <w:instrText xml:space="preserve"> PAGEREF _Toc534701688 \h </w:instrText>
          </w:r>
          <w:r>
            <w:rPr>
              <w:noProof/>
              <w:webHidden/>
            </w:rPr>
          </w:r>
          <w:r>
            <w:rPr>
              <w:noProof/>
              <w:webHidden/>
            </w:rPr>
            <w:fldChar w:fldCharType="separate"/>
          </w:r>
          <w:r>
            <w:rPr>
              <w:noProof/>
              <w:webHidden/>
            </w:rPr>
            <w:t>71</w:t>
          </w:r>
          <w:r>
            <w:rPr>
              <w:noProof/>
              <w:webHidden/>
            </w:rPr>
            <w:fldChar w:fldCharType="end"/>
          </w:r>
          <w:r w:rsidRPr="005942C1">
            <w:rPr>
              <w:rStyle w:val="Hyperlink"/>
              <w:noProof/>
            </w:rPr>
            <w:fldChar w:fldCharType="end"/>
          </w:r>
        </w:p>
        <w:p w14:paraId="1E9EA555" w14:textId="79A52B79"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"_Toc534701689"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1.4. Màn hình quản lý phiếu khám bệnh</w:t>
          </w:r>
          <w:r>
            <w:rPr>
              <w:noProof/>
              <w:webHidden/>
            </w:rPr>
            <w:tab/>
          </w:r>
          <w:r>
            <w:rPr>
              <w:noProof/>
              <w:webHidden/>
            </w:rPr>
            <w:fldChar w:fldCharType="begin"/>
          </w:r>
          <w:r>
            <w:rPr>
              <w:noProof/>
              <w:webHidden/>
            </w:rPr>
            <w:instrText xml:space="preserve"> PAGEREF _Toc534701689 \h </w:instrText>
          </w:r>
          <w:r>
            <w:rPr>
              <w:noProof/>
              <w:webHidden/>
            </w:rPr>
          </w:r>
          <w:r>
            <w:rPr>
              <w:noProof/>
              <w:webHidden/>
            </w:rPr>
            <w:fldChar w:fldCharType="separate"/>
          </w:r>
          <w:r>
            <w:rPr>
              <w:noProof/>
              <w:webHidden/>
            </w:rPr>
            <w:t>71</w:t>
          </w:r>
          <w:r>
            <w:rPr>
              <w:noProof/>
              <w:webHidden/>
            </w:rPr>
            <w:fldChar w:fldCharType="end"/>
          </w:r>
          <w:r w:rsidRPr="005942C1">
            <w:rPr>
              <w:rStyle w:val="Hyperlink"/>
              <w:noProof/>
            </w:rPr>
            <w:fldChar w:fldCharType="end"/>
          </w:r>
        </w:p>
        <w:p w14:paraId="47396254" w14:textId="510830C7"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1.5. Màn hình quản lý thuốc</w:t>
          </w:r>
          <w:r>
            <w:rPr>
              <w:noProof/>
              <w:webHidden/>
            </w:rPr>
            <w:tab/>
          </w:r>
          <w:r>
            <w:rPr>
              <w:noProof/>
              <w:webHidden/>
            </w:rPr>
            <w:fldChar w:fldCharType="begin"/>
          </w:r>
          <w:r>
            <w:rPr>
              <w:noProof/>
              <w:webHidden/>
            </w:rPr>
            <w:instrText xml:space="preserve"> PAGEREF _Toc534701690 \h </w:instrText>
          </w:r>
          <w:r>
            <w:rPr>
              <w:noProof/>
              <w:webHidden/>
            </w:rPr>
          </w:r>
          <w:r>
            <w:rPr>
              <w:noProof/>
              <w:webHidden/>
            </w:rPr>
            <w:fldChar w:fldCharType="separate"/>
          </w:r>
          <w:r>
            <w:rPr>
              <w:noProof/>
              <w:webHidden/>
            </w:rPr>
            <w:t>72</w:t>
          </w:r>
          <w:r>
            <w:rPr>
              <w:noProof/>
              <w:webHidden/>
            </w:rPr>
            <w:fldChar w:fldCharType="end"/>
          </w:r>
          <w:r w:rsidRPr="005942C1">
            <w:rPr>
              <w:rStyle w:val="Hyperlink"/>
              <w:noProof/>
            </w:rPr>
            <w:fldChar w:fldCharType="end"/>
          </w:r>
        </w:p>
        <w:p w14:paraId="7F7E100C" w14:textId="333D671D"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1.6. Màn hình báo cáo doanh thu</w:t>
          </w:r>
          <w:r>
            <w:rPr>
              <w:noProof/>
              <w:webHidden/>
            </w:rPr>
            <w:tab/>
          </w:r>
          <w:r>
            <w:rPr>
              <w:noProof/>
              <w:webHidden/>
            </w:rPr>
            <w:fldChar w:fldCharType="begin"/>
          </w:r>
          <w:r>
            <w:rPr>
              <w:noProof/>
              <w:webHidden/>
            </w:rPr>
            <w:instrText xml:space="preserve"> PAGEREF _Toc534701691 \h </w:instrText>
          </w:r>
          <w:r>
            <w:rPr>
              <w:noProof/>
              <w:webHidden/>
            </w:rPr>
          </w:r>
          <w:r>
            <w:rPr>
              <w:noProof/>
              <w:webHidden/>
            </w:rPr>
            <w:fldChar w:fldCharType="separate"/>
          </w:r>
          <w:r>
            <w:rPr>
              <w:noProof/>
              <w:webHidden/>
            </w:rPr>
            <w:t>72</w:t>
          </w:r>
          <w:r>
            <w:rPr>
              <w:noProof/>
              <w:webHidden/>
            </w:rPr>
            <w:fldChar w:fldCharType="end"/>
          </w:r>
          <w:r w:rsidRPr="005942C1">
            <w:rPr>
              <w:rStyle w:val="Hyperlink"/>
              <w:noProof/>
            </w:rPr>
            <w:fldChar w:fldCharType="end"/>
          </w:r>
        </w:p>
        <w:p w14:paraId="223A8CE7" w14:textId="2FE15A06"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1.7. Màn hình báo cáo sử dụng thuốc:</w:t>
          </w:r>
          <w:r>
            <w:rPr>
              <w:noProof/>
              <w:webHidden/>
            </w:rPr>
            <w:tab/>
          </w:r>
          <w:r>
            <w:rPr>
              <w:noProof/>
              <w:webHidden/>
            </w:rPr>
            <w:fldChar w:fldCharType="begin"/>
          </w:r>
          <w:r>
            <w:rPr>
              <w:noProof/>
              <w:webHidden/>
            </w:rPr>
            <w:instrText xml:space="preserve"> PAGEREF _Toc534701692 \h </w:instrText>
          </w:r>
          <w:r>
            <w:rPr>
              <w:noProof/>
              <w:webHidden/>
            </w:rPr>
          </w:r>
          <w:r>
            <w:rPr>
              <w:noProof/>
              <w:webHidden/>
            </w:rPr>
            <w:fldChar w:fldCharType="separate"/>
          </w:r>
          <w:r>
            <w:rPr>
              <w:noProof/>
              <w:webHidden/>
            </w:rPr>
            <w:t>73</w:t>
          </w:r>
          <w:r>
            <w:rPr>
              <w:noProof/>
              <w:webHidden/>
            </w:rPr>
            <w:fldChar w:fldCharType="end"/>
          </w:r>
          <w:r w:rsidRPr="005942C1">
            <w:rPr>
              <w:rStyle w:val="Hyperlink"/>
              <w:noProof/>
            </w:rPr>
            <w:fldChar w:fldCharType="end"/>
          </w:r>
        </w:p>
        <w:p w14:paraId="3B3C4D2A" w14:textId="4E9384B0"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1.8. Màn hình tra cứu bệnh nhân:</w:t>
          </w:r>
          <w:r>
            <w:rPr>
              <w:noProof/>
              <w:webHidden/>
            </w:rPr>
            <w:tab/>
          </w:r>
          <w:r>
            <w:rPr>
              <w:noProof/>
              <w:webHidden/>
            </w:rPr>
            <w:fldChar w:fldCharType="begin"/>
          </w:r>
          <w:r>
            <w:rPr>
              <w:noProof/>
              <w:webHidden/>
            </w:rPr>
            <w:instrText xml:space="preserve"> PAGEREF _Toc534701693 \h </w:instrText>
          </w:r>
          <w:r>
            <w:rPr>
              <w:noProof/>
              <w:webHidden/>
            </w:rPr>
          </w:r>
          <w:r>
            <w:rPr>
              <w:noProof/>
              <w:webHidden/>
            </w:rPr>
            <w:fldChar w:fldCharType="separate"/>
          </w:r>
          <w:r>
            <w:rPr>
              <w:noProof/>
              <w:webHidden/>
            </w:rPr>
            <w:t>73</w:t>
          </w:r>
          <w:r>
            <w:rPr>
              <w:noProof/>
              <w:webHidden/>
            </w:rPr>
            <w:fldChar w:fldCharType="end"/>
          </w:r>
          <w:r w:rsidRPr="005942C1">
            <w:rPr>
              <w:rStyle w:val="Hyperlink"/>
              <w:noProof/>
            </w:rPr>
            <w:fldChar w:fldCharType="end"/>
          </w:r>
        </w:p>
        <w:p w14:paraId="13691688" w14:textId="5834A3BB"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 Danh sách màn hình, mô tả chức năng từng màn hình &amp; xử lý sự kiện từng màn hình</w:t>
          </w:r>
          <w:r>
            <w:rPr>
              <w:noProof/>
              <w:webHidden/>
            </w:rPr>
            <w:tab/>
          </w:r>
          <w:r>
            <w:rPr>
              <w:noProof/>
              <w:webHidden/>
            </w:rPr>
            <w:fldChar w:fldCharType="begin"/>
          </w:r>
          <w:r>
            <w:rPr>
              <w:noProof/>
              <w:webHidden/>
            </w:rPr>
            <w:instrText xml:space="preserve"> PAGEREF _Toc534701694 \h </w:instrText>
          </w:r>
          <w:r>
            <w:rPr>
              <w:noProof/>
              <w:webHidden/>
            </w:rPr>
          </w:r>
          <w:r>
            <w:rPr>
              <w:noProof/>
              <w:webHidden/>
            </w:rPr>
            <w:fldChar w:fldCharType="separate"/>
          </w:r>
          <w:r>
            <w:rPr>
              <w:noProof/>
              <w:webHidden/>
            </w:rPr>
            <w:t>74</w:t>
          </w:r>
          <w:r>
            <w:rPr>
              <w:noProof/>
              <w:webHidden/>
            </w:rPr>
            <w:fldChar w:fldCharType="end"/>
          </w:r>
          <w:r w:rsidRPr="005942C1">
            <w:rPr>
              <w:rStyle w:val="Hyperlink"/>
              <w:noProof/>
            </w:rPr>
            <w:fldChar w:fldCharType="end"/>
          </w:r>
        </w:p>
        <w:p w14:paraId="419223D1" w14:textId="428DB5FA"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 Màn hình đăng nhập</w:t>
          </w:r>
          <w:r>
            <w:rPr>
              <w:noProof/>
              <w:webHidden/>
            </w:rPr>
            <w:tab/>
          </w:r>
          <w:r>
            <w:rPr>
              <w:noProof/>
              <w:webHidden/>
            </w:rPr>
            <w:fldChar w:fldCharType="begin"/>
          </w:r>
          <w:r>
            <w:rPr>
              <w:noProof/>
              <w:webHidden/>
            </w:rPr>
            <w:instrText xml:space="preserve"> PAGEREF _Toc534701695 \h </w:instrText>
          </w:r>
          <w:r>
            <w:rPr>
              <w:noProof/>
              <w:webHidden/>
            </w:rPr>
          </w:r>
          <w:r>
            <w:rPr>
              <w:noProof/>
              <w:webHidden/>
            </w:rPr>
            <w:fldChar w:fldCharType="separate"/>
          </w:r>
          <w:r>
            <w:rPr>
              <w:noProof/>
              <w:webHidden/>
            </w:rPr>
            <w:t>74</w:t>
          </w:r>
          <w:r>
            <w:rPr>
              <w:noProof/>
              <w:webHidden/>
            </w:rPr>
            <w:fldChar w:fldCharType="end"/>
          </w:r>
          <w:r w:rsidRPr="005942C1">
            <w:rPr>
              <w:rStyle w:val="Hyperlink"/>
              <w:noProof/>
            </w:rPr>
            <w:fldChar w:fldCharType="end"/>
          </w:r>
        </w:p>
        <w:p w14:paraId="1E74DC8C" w14:textId="7C14ABB7"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2.2. Màn hình chính</w:t>
          </w:r>
          <w:r>
            <w:rPr>
              <w:noProof/>
              <w:webHidden/>
            </w:rPr>
            <w:tab/>
          </w:r>
          <w:r>
            <w:rPr>
              <w:noProof/>
              <w:webHidden/>
            </w:rPr>
            <w:fldChar w:fldCharType="begin"/>
          </w:r>
          <w:r>
            <w:rPr>
              <w:noProof/>
              <w:webHidden/>
            </w:rPr>
            <w:instrText xml:space="preserve"> PAGEREF _Toc534701696 \h </w:instrText>
          </w:r>
          <w:r>
            <w:rPr>
              <w:noProof/>
              <w:webHidden/>
            </w:rPr>
          </w:r>
          <w:r>
            <w:rPr>
              <w:noProof/>
              <w:webHidden/>
            </w:rPr>
            <w:fldChar w:fldCharType="separate"/>
          </w:r>
          <w:r>
            <w:rPr>
              <w:noProof/>
              <w:webHidden/>
            </w:rPr>
            <w:t>74</w:t>
          </w:r>
          <w:r>
            <w:rPr>
              <w:noProof/>
              <w:webHidden/>
            </w:rPr>
            <w:fldChar w:fldCharType="end"/>
          </w:r>
          <w:r w:rsidRPr="005942C1">
            <w:rPr>
              <w:rStyle w:val="Hyperlink"/>
              <w:noProof/>
            </w:rPr>
            <w:fldChar w:fldCharType="end"/>
          </w:r>
        </w:p>
        <w:p w14:paraId="043DB59D" w14:textId="0A82B92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2.3. Màn hình quản lý người dùng</w:t>
          </w:r>
          <w:r>
            <w:rPr>
              <w:noProof/>
              <w:webHidden/>
            </w:rPr>
            <w:tab/>
          </w:r>
          <w:r>
            <w:rPr>
              <w:noProof/>
              <w:webHidden/>
            </w:rPr>
            <w:fldChar w:fldCharType="begin"/>
          </w:r>
          <w:r>
            <w:rPr>
              <w:noProof/>
              <w:webHidden/>
            </w:rPr>
            <w:instrText xml:space="preserve"> PAGEREF _Toc534701697 \h </w:instrText>
          </w:r>
          <w:r>
            <w:rPr>
              <w:noProof/>
              <w:webHidden/>
            </w:rPr>
          </w:r>
          <w:r>
            <w:rPr>
              <w:noProof/>
              <w:webHidden/>
            </w:rPr>
            <w:fldChar w:fldCharType="separate"/>
          </w:r>
          <w:r>
            <w:rPr>
              <w:noProof/>
              <w:webHidden/>
            </w:rPr>
            <w:t>77</w:t>
          </w:r>
          <w:r>
            <w:rPr>
              <w:noProof/>
              <w:webHidden/>
            </w:rPr>
            <w:fldChar w:fldCharType="end"/>
          </w:r>
          <w:r w:rsidRPr="005942C1">
            <w:rPr>
              <w:rStyle w:val="Hyperlink"/>
              <w:noProof/>
            </w:rPr>
            <w:fldChar w:fldCharType="end"/>
          </w:r>
        </w:p>
        <w:p w14:paraId="4E6CF7D7" w14:textId="22E58AC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2.4. Màn hình đổi mật khẩu</w:t>
          </w:r>
          <w:r>
            <w:rPr>
              <w:noProof/>
              <w:webHidden/>
            </w:rPr>
            <w:tab/>
          </w:r>
          <w:r>
            <w:rPr>
              <w:noProof/>
              <w:webHidden/>
            </w:rPr>
            <w:fldChar w:fldCharType="begin"/>
          </w:r>
          <w:r>
            <w:rPr>
              <w:noProof/>
              <w:webHidden/>
            </w:rPr>
            <w:instrText xml:space="preserve"> PAGEREF _Toc534701698 \h </w:instrText>
          </w:r>
          <w:r>
            <w:rPr>
              <w:noProof/>
              <w:webHidden/>
            </w:rPr>
          </w:r>
          <w:r>
            <w:rPr>
              <w:noProof/>
              <w:webHidden/>
            </w:rPr>
            <w:fldChar w:fldCharType="separate"/>
          </w:r>
          <w:r>
            <w:rPr>
              <w:noProof/>
              <w:webHidden/>
            </w:rPr>
            <w:t>78</w:t>
          </w:r>
          <w:r>
            <w:rPr>
              <w:noProof/>
              <w:webHidden/>
            </w:rPr>
            <w:fldChar w:fldCharType="end"/>
          </w:r>
          <w:r w:rsidRPr="005942C1">
            <w:rPr>
              <w:rStyle w:val="Hyperlink"/>
              <w:noProof/>
            </w:rPr>
            <w:fldChar w:fldCharType="end"/>
          </w:r>
        </w:p>
        <w:p w14:paraId="456CC899" w14:textId="200D1076"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"_Toc534701699"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2.5. Màn hình thay đổi thông tin cá nhân</w:t>
          </w:r>
          <w:r>
            <w:rPr>
              <w:noProof/>
              <w:webHidden/>
            </w:rPr>
            <w:tab/>
          </w:r>
          <w:r>
            <w:rPr>
              <w:noProof/>
              <w:webHidden/>
            </w:rPr>
            <w:fldChar w:fldCharType="begin"/>
          </w:r>
          <w:r>
            <w:rPr>
              <w:noProof/>
              <w:webHidden/>
            </w:rPr>
            <w:instrText xml:space="preserve"> PAGEREF _Toc534701699 \h </w:instrText>
          </w:r>
          <w:r>
            <w:rPr>
              <w:noProof/>
              <w:webHidden/>
            </w:rPr>
          </w:r>
          <w:r>
            <w:rPr>
              <w:noProof/>
              <w:webHidden/>
            </w:rPr>
            <w:fldChar w:fldCharType="separate"/>
          </w:r>
          <w:r>
            <w:rPr>
              <w:noProof/>
              <w:webHidden/>
            </w:rPr>
            <w:t>79</w:t>
          </w:r>
          <w:r>
            <w:rPr>
              <w:noProof/>
              <w:webHidden/>
            </w:rPr>
            <w:fldChar w:fldCharType="end"/>
          </w:r>
          <w:r w:rsidRPr="005942C1">
            <w:rPr>
              <w:rStyle w:val="Hyperlink"/>
              <w:noProof/>
            </w:rPr>
            <w:fldChar w:fldCharType="end"/>
          </w:r>
        </w:p>
        <w:p w14:paraId="79587915" w14:textId="66AF1615"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2.6. Màn hình danh sách khám bệnh</w:t>
          </w:r>
          <w:r>
            <w:rPr>
              <w:noProof/>
              <w:webHidden/>
            </w:rPr>
            <w:tab/>
          </w:r>
          <w:r>
            <w:rPr>
              <w:noProof/>
              <w:webHidden/>
            </w:rPr>
            <w:fldChar w:fldCharType="begin"/>
          </w:r>
          <w:r>
            <w:rPr>
              <w:noProof/>
              <w:webHidden/>
            </w:rPr>
            <w:instrText xml:space="preserve"> PAGEREF _Toc534701700 \h </w:instrText>
          </w:r>
          <w:r>
            <w:rPr>
              <w:noProof/>
              <w:webHidden/>
            </w:rPr>
          </w:r>
          <w:r>
            <w:rPr>
              <w:noProof/>
              <w:webHidden/>
            </w:rPr>
            <w:fldChar w:fldCharType="separate"/>
          </w:r>
          <w:r>
            <w:rPr>
              <w:noProof/>
              <w:webHidden/>
            </w:rPr>
            <w:t>80</w:t>
          </w:r>
          <w:r>
            <w:rPr>
              <w:noProof/>
              <w:webHidden/>
            </w:rPr>
            <w:fldChar w:fldCharType="end"/>
          </w:r>
          <w:r w:rsidRPr="005942C1">
            <w:rPr>
              <w:rStyle w:val="Hyperlink"/>
              <w:noProof/>
            </w:rPr>
            <w:fldChar w:fldCharType="end"/>
          </w:r>
        </w:p>
        <w:p w14:paraId="522A2339" w14:textId="159DF09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2.7. Màn hình danh sách bệnh nhân (Tra cứu bệnh nhân):</w:t>
          </w:r>
          <w:r>
            <w:rPr>
              <w:noProof/>
              <w:webHidden/>
            </w:rPr>
            <w:tab/>
          </w:r>
          <w:r>
            <w:rPr>
              <w:noProof/>
              <w:webHidden/>
            </w:rPr>
            <w:fldChar w:fldCharType="begin"/>
          </w:r>
          <w:r>
            <w:rPr>
              <w:noProof/>
              <w:webHidden/>
            </w:rPr>
            <w:instrText xml:space="preserve"> PAGEREF _Toc534701701 \h </w:instrText>
          </w:r>
          <w:r>
            <w:rPr>
              <w:noProof/>
              <w:webHidden/>
            </w:rPr>
          </w:r>
          <w:r>
            <w:rPr>
              <w:noProof/>
              <w:webHidden/>
            </w:rPr>
            <w:fldChar w:fldCharType="separate"/>
          </w:r>
          <w:r>
            <w:rPr>
              <w:noProof/>
              <w:webHidden/>
            </w:rPr>
            <w:t>81</w:t>
          </w:r>
          <w:r>
            <w:rPr>
              <w:noProof/>
              <w:webHidden/>
            </w:rPr>
            <w:fldChar w:fldCharType="end"/>
          </w:r>
          <w:r w:rsidRPr="005942C1">
            <w:rPr>
              <w:rStyle w:val="Hyperlink"/>
              <w:noProof/>
            </w:rPr>
            <w:fldChar w:fldCharType="end"/>
          </w:r>
        </w:p>
        <w:p w14:paraId="359620A4" w14:textId="1681EEC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2.8. Màn hình hoá đơn thanh toán</w:t>
          </w:r>
          <w:r>
            <w:rPr>
              <w:noProof/>
              <w:webHidden/>
            </w:rPr>
            <w:tab/>
          </w:r>
          <w:r>
            <w:rPr>
              <w:noProof/>
              <w:webHidden/>
            </w:rPr>
            <w:fldChar w:fldCharType="begin"/>
          </w:r>
          <w:r>
            <w:rPr>
              <w:noProof/>
              <w:webHidden/>
            </w:rPr>
            <w:instrText xml:space="preserve"> PAGEREF _Toc534701702 \h </w:instrText>
          </w:r>
          <w:r>
            <w:rPr>
              <w:noProof/>
              <w:webHidden/>
            </w:rPr>
          </w:r>
          <w:r>
            <w:rPr>
              <w:noProof/>
              <w:webHidden/>
            </w:rPr>
            <w:fldChar w:fldCharType="separate"/>
          </w:r>
          <w:r>
            <w:rPr>
              <w:noProof/>
              <w:webHidden/>
            </w:rPr>
            <w:t>81</w:t>
          </w:r>
          <w:r>
            <w:rPr>
              <w:noProof/>
              <w:webHidden/>
            </w:rPr>
            <w:fldChar w:fldCharType="end"/>
          </w:r>
          <w:r w:rsidRPr="005942C1">
            <w:rPr>
              <w:rStyle w:val="Hyperlink"/>
              <w:noProof/>
            </w:rPr>
            <w:fldChar w:fldCharType="end"/>
          </w:r>
        </w:p>
        <w:p w14:paraId="5B6F12BC" w14:textId="4F60509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2.9. Màn hình Phiếu khám bệnh</w:t>
          </w:r>
          <w:r>
            <w:rPr>
              <w:noProof/>
              <w:webHidden/>
            </w:rPr>
            <w:tab/>
          </w:r>
          <w:r>
            <w:rPr>
              <w:noProof/>
              <w:webHidden/>
            </w:rPr>
            <w:fldChar w:fldCharType="begin"/>
          </w:r>
          <w:r>
            <w:rPr>
              <w:noProof/>
              <w:webHidden/>
            </w:rPr>
            <w:instrText xml:space="preserve"> PAGEREF _Toc534701703 \h </w:instrText>
          </w:r>
          <w:r>
            <w:rPr>
              <w:noProof/>
              <w:webHidden/>
            </w:rPr>
          </w:r>
          <w:r>
            <w:rPr>
              <w:noProof/>
              <w:webHidden/>
            </w:rPr>
            <w:fldChar w:fldCharType="separate"/>
          </w:r>
          <w:r>
            <w:rPr>
              <w:noProof/>
              <w:webHidden/>
            </w:rPr>
            <w:t>82</w:t>
          </w:r>
          <w:r>
            <w:rPr>
              <w:noProof/>
              <w:webHidden/>
            </w:rPr>
            <w:fldChar w:fldCharType="end"/>
          </w:r>
          <w:r w:rsidRPr="005942C1">
            <w:rPr>
              <w:rStyle w:val="Hyperlink"/>
              <w:noProof/>
            </w:rPr>
            <w:fldChar w:fldCharType="end"/>
          </w:r>
        </w:p>
        <w:p w14:paraId="4F2EAA5C" w14:textId="4A2A28C8"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2.10. Màn hình báo cáo doanh thu</w:t>
          </w:r>
          <w:r>
            <w:rPr>
              <w:noProof/>
              <w:webHidden/>
            </w:rPr>
            <w:tab/>
          </w:r>
          <w:r>
            <w:rPr>
              <w:noProof/>
              <w:webHidden/>
            </w:rPr>
            <w:fldChar w:fldCharType="begin"/>
          </w:r>
          <w:r>
            <w:rPr>
              <w:noProof/>
              <w:webHidden/>
            </w:rPr>
            <w:instrText xml:space="preserve"> PAGEREF _Toc534701704 \h </w:instrText>
          </w:r>
          <w:r>
            <w:rPr>
              <w:noProof/>
              <w:webHidden/>
            </w:rPr>
          </w:r>
          <w:r>
            <w:rPr>
              <w:noProof/>
              <w:webHidden/>
            </w:rPr>
            <w:fldChar w:fldCharType="separate"/>
          </w:r>
          <w:r>
            <w:rPr>
              <w:noProof/>
              <w:webHidden/>
            </w:rPr>
            <w:t>83</w:t>
          </w:r>
          <w:r>
            <w:rPr>
              <w:noProof/>
              <w:webHidden/>
            </w:rPr>
            <w:fldChar w:fldCharType="end"/>
          </w:r>
          <w:r w:rsidRPr="005942C1">
            <w:rPr>
              <w:rStyle w:val="Hyperlink"/>
              <w:noProof/>
            </w:rPr>
            <w:fldChar w:fldCharType="end"/>
          </w:r>
        </w:p>
        <w:p w14:paraId="4C4A731F" w14:textId="61C338C2"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"_Toc534701705"</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2.11. Màn hình Báo cáo sử dụng thuốc</w:t>
          </w:r>
          <w:r>
            <w:rPr>
              <w:noProof/>
              <w:webHidden/>
            </w:rPr>
            <w:tab/>
          </w:r>
          <w:r>
            <w:rPr>
              <w:noProof/>
              <w:webHidden/>
            </w:rPr>
            <w:fldChar w:fldCharType="begin"/>
          </w:r>
          <w:r>
            <w:rPr>
              <w:noProof/>
              <w:webHidden/>
            </w:rPr>
            <w:instrText xml:space="preserve"> PAGEREF _Toc534701705 \h </w:instrText>
          </w:r>
          <w:r>
            <w:rPr>
              <w:noProof/>
              <w:webHidden/>
            </w:rPr>
          </w:r>
          <w:r>
            <w:rPr>
              <w:noProof/>
              <w:webHidden/>
            </w:rPr>
            <w:fldChar w:fldCharType="separate"/>
          </w:r>
          <w:r>
            <w:rPr>
              <w:noProof/>
              <w:webHidden/>
            </w:rPr>
            <w:t>84</w:t>
          </w:r>
          <w:r>
            <w:rPr>
              <w:noProof/>
              <w:webHidden/>
            </w:rPr>
            <w:fldChar w:fldCharType="end"/>
          </w:r>
          <w:r w:rsidRPr="005942C1">
            <w:rPr>
              <w:rStyle w:val="Hyperlink"/>
              <w:noProof/>
            </w:rPr>
            <w:fldChar w:fldCharType="end"/>
          </w:r>
        </w:p>
        <w:p w14:paraId="5F2F5516" w14:textId="345AEDE0"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"_Toc534701706"</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2.12. Màn hình Thêm toa thuốc</w:t>
          </w:r>
          <w:r>
            <w:rPr>
              <w:noProof/>
              <w:webHidden/>
            </w:rPr>
            <w:tab/>
          </w:r>
          <w:r>
            <w:rPr>
              <w:noProof/>
              <w:webHidden/>
            </w:rPr>
            <w:fldChar w:fldCharType="begin"/>
          </w:r>
          <w:r>
            <w:rPr>
              <w:noProof/>
              <w:webHidden/>
            </w:rPr>
            <w:instrText xml:space="preserve"> PAGEREF _Toc534701706 \h </w:instrText>
          </w:r>
          <w:r>
            <w:rPr>
              <w:noProof/>
              <w:webHidden/>
            </w:rPr>
          </w:r>
          <w:r>
            <w:rPr>
              <w:noProof/>
              <w:webHidden/>
            </w:rPr>
            <w:fldChar w:fldCharType="separate"/>
          </w:r>
          <w:r>
            <w:rPr>
              <w:noProof/>
              <w:webHidden/>
            </w:rPr>
            <w:t>85</w:t>
          </w:r>
          <w:r>
            <w:rPr>
              <w:noProof/>
              <w:webHidden/>
            </w:rPr>
            <w:fldChar w:fldCharType="end"/>
          </w:r>
          <w:r w:rsidRPr="005942C1">
            <w:rPr>
              <w:rStyle w:val="Hyperlink"/>
              <w:noProof/>
            </w:rPr>
            <w:fldChar w:fldCharType="end"/>
          </w:r>
        </w:p>
        <w:p w14:paraId="35E00B41" w14:textId="4E6C87FF"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"_Toc534701707"</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2.13. Màn hình Quản lý thuốc</w:t>
          </w:r>
          <w:r>
            <w:rPr>
              <w:noProof/>
              <w:webHidden/>
            </w:rPr>
            <w:tab/>
          </w:r>
          <w:r>
            <w:rPr>
              <w:noProof/>
              <w:webHidden/>
            </w:rPr>
            <w:fldChar w:fldCharType="begin"/>
          </w:r>
          <w:r>
            <w:rPr>
              <w:noProof/>
              <w:webHidden/>
            </w:rPr>
            <w:instrText xml:space="preserve"> PAGEREF _Toc534701707 \h </w:instrText>
          </w:r>
          <w:r>
            <w:rPr>
              <w:noProof/>
              <w:webHidden/>
            </w:rPr>
          </w:r>
          <w:r>
            <w:rPr>
              <w:noProof/>
              <w:webHidden/>
            </w:rPr>
            <w:fldChar w:fldCharType="separate"/>
          </w:r>
          <w:r>
            <w:rPr>
              <w:noProof/>
              <w:webHidden/>
            </w:rPr>
            <w:t>85</w:t>
          </w:r>
          <w:r>
            <w:rPr>
              <w:noProof/>
              <w:webHidden/>
            </w:rPr>
            <w:fldChar w:fldCharType="end"/>
          </w:r>
          <w:r w:rsidRPr="005942C1">
            <w:rPr>
              <w:rStyle w:val="Hyperlink"/>
              <w:noProof/>
            </w:rPr>
            <w:fldChar w:fldCharType="end"/>
          </w:r>
        </w:p>
        <w:p w14:paraId="6F1C836B" w14:textId="0AA3DC8B"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"_Toc534701708"</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2.14. Màn hình hướng dẫn sử dụng</w:t>
          </w:r>
          <w:r>
            <w:rPr>
              <w:noProof/>
              <w:webHidden/>
            </w:rPr>
            <w:tab/>
          </w:r>
          <w:r>
            <w:rPr>
              <w:noProof/>
              <w:webHidden/>
            </w:rPr>
            <w:fldChar w:fldCharType="begin"/>
          </w:r>
          <w:r>
            <w:rPr>
              <w:noProof/>
              <w:webHidden/>
            </w:rPr>
            <w:instrText xml:space="preserve"> PAGEREF _Toc534701708 \h </w:instrText>
          </w:r>
          <w:r>
            <w:rPr>
              <w:noProof/>
              <w:webHidden/>
            </w:rPr>
          </w:r>
          <w:r>
            <w:rPr>
              <w:noProof/>
              <w:webHidden/>
            </w:rPr>
            <w:fldChar w:fldCharType="separate"/>
          </w:r>
          <w:r>
            <w:rPr>
              <w:noProof/>
              <w:webHidden/>
            </w:rPr>
            <w:t>87</w:t>
          </w:r>
          <w:r>
            <w:rPr>
              <w:noProof/>
              <w:webHidden/>
            </w:rPr>
            <w:fldChar w:fldCharType="end"/>
          </w:r>
          <w:r w:rsidRPr="005942C1">
            <w:rPr>
              <w:rStyle w:val="Hyperlink"/>
              <w:noProof/>
            </w:rPr>
            <w:fldChar w:fldCharType="end"/>
          </w:r>
        </w:p>
        <w:p w14:paraId="33EA92AA" w14:textId="29BDF8A6" w:rsidR="00A355F5" w:rsidRDefault="00A355F5">
          <w:pPr>
            <w:pStyle w:val="TOC3"/>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"_Toc534701709"</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2.15. Màn hình Thông tin phần mềm</w:t>
          </w:r>
          <w:r>
            <w:rPr>
              <w:noProof/>
              <w:webHidden/>
            </w:rPr>
            <w:tab/>
          </w:r>
          <w:r>
            <w:rPr>
              <w:noProof/>
              <w:webHidden/>
            </w:rPr>
            <w:fldChar w:fldCharType="begin"/>
          </w:r>
          <w:r>
            <w:rPr>
              <w:noProof/>
              <w:webHidden/>
            </w:rPr>
            <w:instrText xml:space="preserve"> PAGEREF _Toc534701709 \h </w:instrText>
          </w:r>
          <w:r>
            <w:rPr>
              <w:noProof/>
              <w:webHidden/>
            </w:rPr>
          </w:r>
          <w:r>
            <w:rPr>
              <w:noProof/>
              <w:webHidden/>
            </w:rPr>
            <w:fldChar w:fldCharType="separate"/>
          </w:r>
          <w:r>
            <w:rPr>
              <w:noProof/>
              <w:webHidden/>
            </w:rPr>
            <w:t>88</w:t>
          </w:r>
          <w:r>
            <w:rPr>
              <w:noProof/>
              <w:webHidden/>
            </w:rPr>
            <w:fldChar w:fldCharType="end"/>
          </w:r>
          <w:r w:rsidRPr="005942C1">
            <w:rPr>
              <w:rStyle w:val="Hyperlink"/>
              <w:noProof/>
            </w:rPr>
            <w:fldChar w:fldCharType="end"/>
          </w:r>
        </w:p>
        <w:p w14:paraId="490941B9" w14:textId="402E3836" w:rsidR="00A355F5" w:rsidRDefault="00A355F5">
          <w:pPr>
            <w:pStyle w:val="TOC1"/>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"_Toc534701710"</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rFonts w:cs="Times New Roman"/>
              <w:noProof/>
              <w:lang w:val="vi-VN"/>
            </w:rPr>
            <w:t>Chương VII: Kết luận</w:t>
          </w:r>
          <w:r>
            <w:rPr>
              <w:noProof/>
              <w:webHidden/>
            </w:rPr>
            <w:tab/>
          </w:r>
          <w:r>
            <w:rPr>
              <w:noProof/>
              <w:webHidden/>
            </w:rPr>
            <w:fldChar w:fldCharType="begin"/>
          </w:r>
          <w:r>
            <w:rPr>
              <w:noProof/>
              <w:webHidden/>
            </w:rPr>
            <w:instrText xml:space="preserve"> PAGEREF _Toc534701710 \h </w:instrText>
          </w:r>
          <w:r>
            <w:rPr>
              <w:noProof/>
              <w:webHidden/>
            </w:rPr>
          </w:r>
          <w:r>
            <w:rPr>
              <w:noProof/>
              <w:webHidden/>
            </w:rPr>
            <w:fldChar w:fldCharType="separate"/>
          </w:r>
          <w:r>
            <w:rPr>
              <w:noProof/>
              <w:webHidden/>
            </w:rPr>
            <w:t>88</w:t>
          </w:r>
          <w:r>
            <w:rPr>
              <w:noProof/>
              <w:webHidden/>
            </w:rPr>
            <w:fldChar w:fldCharType="end"/>
          </w:r>
          <w:r w:rsidRPr="005942C1">
            <w:rPr>
              <w:rStyle w:val="Hyperlink"/>
              <w:noProof/>
            </w:rPr>
            <w:fldChar w:fldCharType="end"/>
          </w:r>
        </w:p>
        <w:p w14:paraId="032B385E" w14:textId="6D0AE80E"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"_Toc534701711"</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1. Môi trường phát triển và môi trường triển khai</w:t>
          </w:r>
          <w:r>
            <w:rPr>
              <w:noProof/>
              <w:webHidden/>
            </w:rPr>
            <w:tab/>
          </w:r>
          <w:r>
            <w:rPr>
              <w:noProof/>
              <w:webHidden/>
            </w:rPr>
            <w:fldChar w:fldCharType="begin"/>
          </w:r>
          <w:r>
            <w:rPr>
              <w:noProof/>
              <w:webHidden/>
            </w:rPr>
            <w:instrText xml:space="preserve"> PAGEREF _Toc534701711 \h </w:instrText>
          </w:r>
          <w:r>
            <w:rPr>
              <w:noProof/>
              <w:webHidden/>
            </w:rPr>
          </w:r>
          <w:r>
            <w:rPr>
              <w:noProof/>
              <w:webHidden/>
            </w:rPr>
            <w:fldChar w:fldCharType="separate"/>
          </w:r>
          <w:r>
            <w:rPr>
              <w:noProof/>
              <w:webHidden/>
            </w:rPr>
            <w:t>88</w:t>
          </w:r>
          <w:r>
            <w:rPr>
              <w:noProof/>
              <w:webHidden/>
            </w:rPr>
            <w:fldChar w:fldCharType="end"/>
          </w:r>
          <w:r w:rsidRPr="005942C1">
            <w:rPr>
              <w:rStyle w:val="Hyperlink"/>
              <w:noProof/>
            </w:rPr>
            <w:fldChar w:fldCharType="end"/>
          </w:r>
        </w:p>
        <w:p w14:paraId="2C1E1FAD" w14:textId="1D628BCA"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"_Toc534701712"</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2. Kết quả đạt được</w:t>
          </w:r>
          <w:r>
            <w:rPr>
              <w:noProof/>
              <w:webHidden/>
            </w:rPr>
            <w:tab/>
          </w:r>
          <w:r>
            <w:rPr>
              <w:noProof/>
              <w:webHidden/>
            </w:rPr>
            <w:fldChar w:fldCharType="begin"/>
          </w:r>
          <w:r>
            <w:rPr>
              <w:noProof/>
              <w:webHidden/>
            </w:rPr>
            <w:instrText xml:space="preserve"> PAGEREF _Toc534701712 \h </w:instrText>
          </w:r>
          <w:r>
            <w:rPr>
              <w:noProof/>
              <w:webHidden/>
            </w:rPr>
          </w:r>
          <w:r>
            <w:rPr>
              <w:noProof/>
              <w:webHidden/>
            </w:rPr>
            <w:fldChar w:fldCharType="separate"/>
          </w:r>
          <w:r>
            <w:rPr>
              <w:noProof/>
              <w:webHidden/>
            </w:rPr>
            <w:t>88</w:t>
          </w:r>
          <w:r>
            <w:rPr>
              <w:noProof/>
              <w:webHidden/>
            </w:rPr>
            <w:fldChar w:fldCharType="end"/>
          </w:r>
          <w:r w:rsidRPr="005942C1">
            <w:rPr>
              <w:rStyle w:val="Hyperlink"/>
              <w:noProof/>
            </w:rPr>
            <w:fldChar w:fldCharType="end"/>
          </w:r>
        </w:p>
        <w:p w14:paraId="1AB20C2A" w14:textId="7B9023B4"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"_Toc534701713"</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3. Hướng phát triển phần mềm</w:t>
          </w:r>
          <w:r>
            <w:rPr>
              <w:noProof/>
              <w:webHidden/>
            </w:rPr>
            <w:tab/>
          </w:r>
          <w:r>
            <w:rPr>
              <w:noProof/>
              <w:webHidden/>
            </w:rPr>
            <w:fldChar w:fldCharType="begin"/>
          </w:r>
          <w:r>
            <w:rPr>
              <w:noProof/>
              <w:webHidden/>
            </w:rPr>
            <w:instrText xml:space="preserve"> PAGEREF _Toc534701713 \h </w:instrText>
          </w:r>
          <w:r>
            <w:rPr>
              <w:noProof/>
              <w:webHidden/>
            </w:rPr>
          </w:r>
          <w:r>
            <w:rPr>
              <w:noProof/>
              <w:webHidden/>
            </w:rPr>
            <w:fldChar w:fldCharType="separate"/>
          </w:r>
          <w:r>
            <w:rPr>
              <w:noProof/>
              <w:webHidden/>
            </w:rPr>
            <w:t>89</w:t>
          </w:r>
          <w:r>
            <w:rPr>
              <w:noProof/>
              <w:webHidden/>
            </w:rPr>
            <w:fldChar w:fldCharType="end"/>
          </w:r>
          <w:r w:rsidRPr="005942C1">
            <w:rPr>
              <w:rStyle w:val="Hyperlink"/>
              <w:noProof/>
            </w:rPr>
            <w:fldChar w:fldCharType="end"/>
          </w:r>
        </w:p>
        <w:p w14:paraId="3B896958" w14:textId="4B9DA659" w:rsidR="00A355F5" w:rsidRDefault="00A355F5">
          <w:pPr>
            <w:pStyle w:val="TOC2"/>
            <w:tabs>
              <w:tab w:val="right" w:leader="dot" w:pos="9016"/>
            </w:tabs>
            <w:rPr>
              <w:rFonts w:asciiTheme="minorHAnsi" w:eastAsiaTheme="minorEastAsia" w:hAnsiTheme="minorHAnsi"/>
              <w:noProof/>
              <w:sz w:val="22"/>
            </w:rPr>
          </w:pPr>
          <w:r w:rsidRPr="005942C1">
            <w:rPr>
              <w:rStyle w:val="Hyperlink"/>
              <w:noProof/>
            </w:rPr>
            <w:fldChar w:fldCharType="begin"/>
          </w:r>
          <w:r w:rsidRPr="005942C1">
            <w:rPr>
              <w:rStyle w:val="Hyperlink"/>
              <w:noProof/>
            </w:rPr>
            <w:instrText xml:space="preserve"> </w:instrText>
          </w:r>
          <w:r>
            <w:rPr>
              <w:noProof/>
            </w:rPr>
            <w:instrText>HYPERLINK \l "_Toc534701714"</w:instrText>
          </w:r>
          <w:r w:rsidRPr="005942C1">
            <w:rPr>
              <w:rStyle w:val="Hyperlink"/>
              <w:noProof/>
            </w:rPr>
            <w:instrText xml:space="preserve"> </w:instrText>
          </w:r>
          <w:r w:rsidRPr="005942C1">
            <w:rPr>
              <w:rStyle w:val="Hyperlink"/>
              <w:noProof/>
            </w:rPr>
          </w:r>
          <w:r w:rsidRPr="005942C1">
            <w:rPr>
              <w:rStyle w:val="Hyperlink"/>
              <w:noProof/>
            </w:rPr>
            <w:fldChar w:fldCharType="separate"/>
          </w:r>
          <w:r w:rsidRPr="005942C1">
            <w:rPr>
              <w:rStyle w:val="Hyperlink"/>
              <w:noProof/>
              <w:lang w:val="vi-VN"/>
            </w:rPr>
            <w:t>4. Tài liệu tham khảo</w:t>
          </w:r>
          <w:r>
            <w:rPr>
              <w:noProof/>
              <w:webHidden/>
            </w:rPr>
            <w:tab/>
          </w:r>
          <w:r>
            <w:rPr>
              <w:noProof/>
              <w:webHidden/>
            </w:rPr>
            <w:fldChar w:fldCharType="begin"/>
          </w:r>
          <w:r>
            <w:rPr>
              <w:noProof/>
              <w:webHidden/>
            </w:rPr>
            <w:instrText xml:space="preserve"> PAGEREF _Toc534701714 \h </w:instrText>
          </w:r>
          <w:r>
            <w:rPr>
              <w:noProof/>
              <w:webHidden/>
            </w:rPr>
          </w:r>
          <w:r>
            <w:rPr>
              <w:noProof/>
              <w:webHidden/>
            </w:rPr>
            <w:fldChar w:fldCharType="separate"/>
          </w:r>
          <w:r>
            <w:rPr>
              <w:noProof/>
              <w:webHidden/>
            </w:rPr>
            <w:t>89</w:t>
          </w:r>
          <w:r>
            <w:rPr>
              <w:noProof/>
              <w:webHidden/>
            </w:rPr>
            <w:fldChar w:fldCharType="end"/>
          </w:r>
          <w:r w:rsidRPr="005942C1">
            <w:rPr>
              <w:rStyle w:val="Hyperlink"/>
              <w:noProof/>
            </w:rPr>
            <w:fldChar w:fldCharType="end"/>
          </w:r>
        </w:p>
        <w:p w14:paraId="55DAD974" w14:textId="5409BBA1" w:rsidR="002F2C46" w:rsidRPr="00534549" w:rsidRDefault="00592F83" w:rsidP="004C4CDE">
          <w:pPr>
            <w:rPr>
              <w:rFonts w:cs="Times New Roman"/>
              <w:noProof/>
              <w:lang w:val="vi-VN"/>
            </w:rPr>
          </w:pPr>
          <w:r w:rsidRPr="00534549">
            <w:rPr>
              <w:rFonts w:cs="Times New Roman"/>
              <w:b/>
              <w:bCs/>
              <w:noProof/>
              <w:lang w:val="vi-VN"/>
            </w:rPr>
            <w:fldChar w:fldCharType="end"/>
          </w:r>
        </w:p>
      </w:sdtContent>
    </w:sdt>
    <w:p w14:paraId="2F77DC48" w14:textId="56182528" w:rsidR="000360B2" w:rsidRPr="00534549" w:rsidRDefault="004D4A43" w:rsidP="002F2C46">
      <w:pPr>
        <w:pStyle w:val="Heading1"/>
        <w:rPr>
          <w:rFonts w:cs="Times New Roman"/>
          <w:noProof/>
          <w:lang w:val="vi-VN"/>
        </w:rPr>
      </w:pPr>
      <w:bookmarkStart w:id="2" w:name="_Toc534701614"/>
      <w:r w:rsidRPr="00534549">
        <w:rPr>
          <w:rFonts w:cs="Times New Roman"/>
          <w:noProof/>
          <w:lang w:val="vi-VN"/>
        </w:rPr>
        <w:lastRenderedPageBreak/>
        <w:t>C</w:t>
      </w:r>
      <w:r w:rsidR="000C420A" w:rsidRPr="00534549">
        <w:rPr>
          <w:rFonts w:cs="Times New Roman"/>
          <w:noProof/>
          <w:lang w:val="vi-VN"/>
        </w:rPr>
        <w:t>hương</w:t>
      </w:r>
      <w:r w:rsidRPr="00534549">
        <w:rPr>
          <w:rFonts w:cs="Times New Roman"/>
          <w:noProof/>
          <w:lang w:val="vi-VN"/>
        </w:rPr>
        <w:t xml:space="preserve"> </w:t>
      </w:r>
      <w:r w:rsidR="00144574" w:rsidRPr="00534549">
        <w:rPr>
          <w:rFonts w:cs="Times New Roman"/>
          <w:noProof/>
          <w:lang w:val="vi-VN"/>
        </w:rPr>
        <w:t>I:</w:t>
      </w:r>
      <w:r w:rsidRPr="00534549">
        <w:rPr>
          <w:rFonts w:cs="Times New Roman"/>
          <w:noProof/>
          <w:lang w:val="vi-VN"/>
        </w:rPr>
        <w:t xml:space="preserve"> </w:t>
      </w:r>
      <w:r w:rsidR="000C420A" w:rsidRPr="00534549">
        <w:rPr>
          <w:rFonts w:cs="Times New Roman"/>
          <w:noProof/>
          <w:lang w:val="vi-VN"/>
        </w:rPr>
        <w:t>Xác định và phân tích yêu cầu</w:t>
      </w:r>
      <w:bookmarkEnd w:id="2"/>
    </w:p>
    <w:p w14:paraId="00A8ABB9" w14:textId="77777777" w:rsidR="006C3531" w:rsidRPr="00534549" w:rsidRDefault="006C3531" w:rsidP="006C3531">
      <w:pPr>
        <w:pStyle w:val="Heading2"/>
        <w:rPr>
          <w:noProof/>
          <w:lang w:val="vi-VN"/>
        </w:rPr>
      </w:pPr>
      <w:bookmarkStart w:id="3" w:name="_Toc534701615"/>
      <w:r w:rsidRPr="00534549">
        <w:rPr>
          <w:noProof/>
          <w:lang w:val="vi-VN"/>
        </w:rPr>
        <w:t>Nội dung đề tài</w:t>
      </w:r>
      <w:bookmarkEnd w:id="3"/>
    </w:p>
    <w:p w14:paraId="61D08E87" w14:textId="77777777" w:rsidR="006C3531" w:rsidRPr="00534549" w:rsidRDefault="006C3531" w:rsidP="006C3531">
      <w:pPr>
        <w:pStyle w:val="Heading3"/>
        <w:ind w:left="0"/>
        <w:rPr>
          <w:noProof/>
          <w:lang w:val="vi-VN"/>
        </w:rPr>
      </w:pPr>
      <w:bookmarkStart w:id="4" w:name="_Toc534701616"/>
      <w:r w:rsidRPr="00534549">
        <w:rPr>
          <w:noProof/>
          <w:lang w:val="vi-VN"/>
        </w:rPr>
        <w:t>Lý do chọn đề tài</w:t>
      </w:r>
      <w:bookmarkEnd w:id="4"/>
      <w:r w:rsidRPr="00534549">
        <w:rPr>
          <w:noProof/>
          <w:lang w:val="vi-VN"/>
        </w:rPr>
        <w:t xml:space="preserve"> </w:t>
      </w:r>
    </w:p>
    <w:p w14:paraId="18F8C556" w14:textId="77777777" w:rsidR="006C3531" w:rsidRPr="00534549" w:rsidRDefault="006C3531" w:rsidP="006C3531">
      <w:pPr>
        <w:rPr>
          <w:noProof/>
          <w:lang w:val="vi-VN"/>
        </w:rPr>
      </w:pPr>
      <w:r w:rsidRPr="00534549">
        <w:rPr>
          <w:noProof/>
          <w:lang w:val="vi-VN"/>
        </w:rPr>
        <w:t>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Nhờ vào công tác tin học hóa mà công việc quản lý tỏ ra rất nhanh chóng và hiệu quả.</w:t>
      </w:r>
    </w:p>
    <w:p w14:paraId="1AB72F97" w14:textId="77777777" w:rsidR="006C3531" w:rsidRPr="00534549" w:rsidRDefault="006C3531" w:rsidP="006C3531">
      <w:pPr>
        <w:rPr>
          <w:noProof/>
          <w:szCs w:val="28"/>
          <w:lang w:val="vi-VN"/>
        </w:rPr>
      </w:pPr>
      <w:r w:rsidRPr="00534549">
        <w:rPr>
          <w:noProof/>
          <w:szCs w:val="28"/>
          <w:lang w:val="vi-VN"/>
        </w:rPr>
        <w:t xml:space="preserve">Việc tin học hóa hóa tại các phòng mạch mạch tư nhân hiện nay là một yêu cầu hết sức thiết thực nhằm đơn giản hóa công tác quản lý, nâng cao khả năng điều hành giám sát phòng mạch, tạo sự nhanh gọn chính xác nhanh gọn trong công việc, nâng cao chất lượng dịch vụ khám chữa bệnh. Chính vì những lý do đó chúng em đi đến quyết định thực hiện đề tài: </w:t>
      </w:r>
      <w:r w:rsidRPr="00534549">
        <w:rPr>
          <w:b/>
          <w:noProof/>
          <w:szCs w:val="28"/>
          <w:lang w:val="vi-VN"/>
        </w:rPr>
        <w:t xml:space="preserve">Quản lý phòng mạch </w:t>
      </w:r>
      <w:r w:rsidRPr="00534549">
        <w:rPr>
          <w:noProof/>
          <w:szCs w:val="28"/>
          <w:lang w:val="vi-VN"/>
        </w:rPr>
        <w:t>với hy vọng có thể giúp người dùng quản lý hệ thống phòng mạch một cách hiệu quả, giảm thiểu tối đa thời gian và công sức bỏ ra so với phương pháp truyền thống trước kia.</w:t>
      </w:r>
    </w:p>
    <w:p w14:paraId="00A961F1" w14:textId="77777777" w:rsidR="006C3531" w:rsidRPr="00534549" w:rsidRDefault="006C3531" w:rsidP="006C3531">
      <w:pPr>
        <w:pStyle w:val="Heading3"/>
        <w:ind w:left="0"/>
        <w:rPr>
          <w:noProof/>
          <w:lang w:val="vi-VN"/>
        </w:rPr>
      </w:pPr>
      <w:bookmarkStart w:id="5" w:name="_Toc534701617"/>
      <w:r w:rsidRPr="00534549">
        <w:rPr>
          <w:noProof/>
          <w:lang w:val="vi-VN"/>
        </w:rPr>
        <w:t>Mục đích</w:t>
      </w:r>
      <w:bookmarkEnd w:id="5"/>
    </w:p>
    <w:p w14:paraId="7D1F02DC" w14:textId="77777777" w:rsidR="006C3531" w:rsidRPr="00534549" w:rsidRDefault="006C3531" w:rsidP="006C3531">
      <w:pPr>
        <w:pStyle w:val="ListParagraph"/>
        <w:numPr>
          <w:ilvl w:val="0"/>
          <w:numId w:val="46"/>
        </w:numPr>
        <w:rPr>
          <w:rFonts w:cs="Times New Roman"/>
          <w:b/>
          <w:noProof/>
          <w:szCs w:val="26"/>
          <w:lang w:val="vi-VN"/>
        </w:rPr>
      </w:pPr>
      <w:r w:rsidRPr="00534549">
        <w:rPr>
          <w:rFonts w:cs="Times New Roman"/>
          <w:b/>
          <w:noProof/>
          <w:szCs w:val="26"/>
          <w:lang w:val="vi-VN"/>
        </w:rPr>
        <w:t>Cắt giảm tối đa chi phí vận hành phòng mạch:</w:t>
      </w:r>
    </w:p>
    <w:p w14:paraId="29BDA77D" w14:textId="77777777" w:rsidR="006C3531" w:rsidRPr="00534549" w:rsidRDefault="006C3531" w:rsidP="006C3531">
      <w:pPr>
        <w:rPr>
          <w:rFonts w:cs="Times New Roman"/>
          <w:noProof/>
          <w:color w:val="000000"/>
          <w:spacing w:val="-15"/>
          <w:szCs w:val="26"/>
          <w:lang w:val="vi-VN"/>
        </w:rPr>
      </w:pPr>
      <w:r w:rsidRPr="00534549">
        <w:rPr>
          <w:rFonts w:cs="Times New Roman"/>
          <w:noProof/>
          <w:color w:val="000000"/>
          <w:spacing w:val="-15"/>
          <w:szCs w:val="26"/>
          <w:lang w:val="vi-VN"/>
        </w:rPr>
        <w:t xml:space="preserve">+ </w:t>
      </w:r>
      <w:r w:rsidRPr="00534549">
        <w:rPr>
          <w:rFonts w:cs="Times New Roman"/>
          <w:i/>
          <w:noProof/>
          <w:color w:val="000000"/>
          <w:spacing w:val="-15"/>
          <w:szCs w:val="26"/>
          <w:lang w:val="vi-VN"/>
        </w:rPr>
        <w:t>Cắt giảm chi phí nhân sự, chi phí quản lý</w:t>
      </w:r>
    </w:p>
    <w:p w14:paraId="6BCF2546" w14:textId="77777777" w:rsidR="006C3531" w:rsidRPr="00534549" w:rsidRDefault="006C3531" w:rsidP="006C3531">
      <w:pPr>
        <w:rPr>
          <w:rFonts w:cs="Times New Roman"/>
          <w:noProof/>
          <w:color w:val="000000"/>
          <w:szCs w:val="26"/>
          <w:lang w:val="vi-VN"/>
        </w:rPr>
      </w:pPr>
      <w:r w:rsidRPr="00534549">
        <w:rPr>
          <w:rFonts w:cs="Times New Roman"/>
          <w:noProof/>
          <w:color w:val="000000"/>
          <w:szCs w:val="26"/>
          <w:lang w:val="vi-VN"/>
        </w:rPr>
        <w:t>Với việc tự động hóa hầu hết các quy trình vận hành phòng mạch, điện tử hóa hồ bệnh án cùng với công cụ giám sát, công cụ báo cáo thống kê mạnh mẽ, </w:t>
      </w:r>
      <w:r w:rsidRPr="00534549">
        <w:rPr>
          <w:rStyle w:val="Strong"/>
          <w:rFonts w:cs="Times New Roman"/>
          <w:b w:val="0"/>
          <w:noProof/>
          <w:color w:val="000000"/>
          <w:szCs w:val="26"/>
          <w:lang w:val="vi-VN"/>
        </w:rPr>
        <w:t>hệ thống quản lý</w:t>
      </w:r>
      <w:r w:rsidRPr="00534549">
        <w:rPr>
          <w:rFonts w:cs="Times New Roman"/>
          <w:noProof/>
          <w:color w:val="000000"/>
          <w:szCs w:val="26"/>
          <w:lang w:val="vi-VN"/>
        </w:rPr>
        <w:t> giúp bạn yên tâm cắt giảm tối đa chi phí nhân sự hành chính.</w:t>
      </w:r>
    </w:p>
    <w:p w14:paraId="04D5D77C" w14:textId="77777777" w:rsidR="006C3531" w:rsidRPr="00534549" w:rsidRDefault="006C3531" w:rsidP="006C3531">
      <w:pPr>
        <w:rPr>
          <w:rFonts w:cs="Times New Roman"/>
          <w:i/>
          <w:noProof/>
          <w:color w:val="000000"/>
          <w:spacing w:val="-15"/>
          <w:szCs w:val="26"/>
          <w:lang w:val="vi-VN"/>
        </w:rPr>
      </w:pPr>
      <w:r w:rsidRPr="00534549">
        <w:rPr>
          <w:rFonts w:cs="Times New Roman"/>
          <w:i/>
          <w:noProof/>
          <w:color w:val="000000"/>
          <w:spacing w:val="-15"/>
          <w:szCs w:val="26"/>
          <w:lang w:val="vi-VN"/>
        </w:rPr>
        <w:t>+ Cắt giảm chi phí in ấn, lưu trữ, quản lý hồ sơ</w:t>
      </w:r>
    </w:p>
    <w:p w14:paraId="1AB856A3" w14:textId="77777777" w:rsidR="006C3531" w:rsidRPr="00534549" w:rsidRDefault="006C3531" w:rsidP="006C3531">
      <w:pPr>
        <w:rPr>
          <w:rFonts w:cs="Times New Roman"/>
          <w:noProof/>
          <w:color w:val="000000"/>
          <w:szCs w:val="26"/>
          <w:lang w:val="vi-VN"/>
        </w:rPr>
      </w:pPr>
      <w:r w:rsidRPr="00534549">
        <w:rPr>
          <w:rStyle w:val="Strong"/>
          <w:rFonts w:cs="Times New Roman"/>
          <w:b w:val="0"/>
          <w:noProof/>
          <w:color w:val="000000"/>
          <w:szCs w:val="26"/>
          <w:lang w:val="vi-VN"/>
        </w:rPr>
        <w:t>Hệ thống</w:t>
      </w:r>
      <w:r w:rsidRPr="00534549">
        <w:rPr>
          <w:rFonts w:cs="Times New Roman"/>
          <w:noProof/>
          <w:color w:val="000000"/>
          <w:szCs w:val="26"/>
          <w:lang w:val="vi-VN"/>
        </w:rPr>
        <w:t> giúp bạn vận hành một phòng mạch hoàn toàn không giấy tờ, vì thế các chi phí liên quan tới in ấn, lưu trữ, bảo quản, quản lý hồ sơ giấy tờ đều được loại bỏ.</w:t>
      </w:r>
    </w:p>
    <w:p w14:paraId="2CE07399" w14:textId="77777777" w:rsidR="006C3531" w:rsidRPr="00534549" w:rsidRDefault="006C3531" w:rsidP="006C3531">
      <w:pPr>
        <w:rPr>
          <w:rFonts w:cs="Times New Roman"/>
          <w:noProof/>
          <w:color w:val="000000"/>
          <w:spacing w:val="-15"/>
          <w:szCs w:val="26"/>
          <w:lang w:val="vi-VN"/>
        </w:rPr>
      </w:pPr>
      <w:r w:rsidRPr="00534549">
        <w:rPr>
          <w:rFonts w:cs="Times New Roman"/>
          <w:noProof/>
          <w:color w:val="000000"/>
          <w:spacing w:val="-15"/>
          <w:szCs w:val="26"/>
          <w:lang w:val="vi-VN"/>
        </w:rPr>
        <w:t xml:space="preserve">+ </w:t>
      </w:r>
      <w:r w:rsidRPr="00534549">
        <w:rPr>
          <w:rFonts w:cs="Times New Roman"/>
          <w:i/>
          <w:noProof/>
          <w:color w:val="000000"/>
          <w:spacing w:val="-15"/>
          <w:szCs w:val="26"/>
          <w:lang w:val="vi-VN"/>
        </w:rPr>
        <w:t>Giảm tối đa chi phí vận hành hệ thống</w:t>
      </w:r>
    </w:p>
    <w:p w14:paraId="39BF79E4" w14:textId="77777777" w:rsidR="006C3531" w:rsidRPr="00534549" w:rsidRDefault="006C3531" w:rsidP="006C3531">
      <w:pPr>
        <w:rPr>
          <w:rFonts w:cs="Times New Roman"/>
          <w:noProof/>
          <w:color w:val="000000"/>
          <w:szCs w:val="26"/>
          <w:lang w:val="vi-VN"/>
        </w:rPr>
      </w:pPr>
      <w:r w:rsidRPr="00534549">
        <w:rPr>
          <w:rFonts w:cs="Times New Roman"/>
          <w:noProof/>
          <w:color w:val="000000"/>
          <w:szCs w:val="26"/>
          <w:lang w:val="vi-VN"/>
        </w:rPr>
        <w:t>Với sự linh hoạt, đáng tin cậy và dễ sử dụng, bạn không tốn nhiều chi phí để triển khai, vận hành.</w:t>
      </w:r>
    </w:p>
    <w:p w14:paraId="01B3FA58" w14:textId="77777777" w:rsidR="006C3531" w:rsidRPr="00534549" w:rsidRDefault="006C3531" w:rsidP="006C3531">
      <w:pPr>
        <w:pStyle w:val="ListParagraph"/>
        <w:numPr>
          <w:ilvl w:val="0"/>
          <w:numId w:val="45"/>
        </w:numPr>
        <w:rPr>
          <w:rFonts w:cs="Times New Roman"/>
          <w:b/>
          <w:noProof/>
          <w:szCs w:val="26"/>
          <w:lang w:val="vi-VN"/>
        </w:rPr>
      </w:pPr>
      <w:r w:rsidRPr="00534549">
        <w:rPr>
          <w:rFonts w:cs="Times New Roman"/>
          <w:b/>
          <w:noProof/>
          <w:szCs w:val="26"/>
          <w:lang w:val="vi-VN"/>
        </w:rPr>
        <w:t>Bệnh nhân ngày càng hài lòng về chất lượng dịch vụ:</w:t>
      </w:r>
    </w:p>
    <w:p w14:paraId="7097C5A0" w14:textId="77777777" w:rsidR="006C3531" w:rsidRPr="00534549" w:rsidRDefault="006C3531" w:rsidP="006C3531">
      <w:pPr>
        <w:rPr>
          <w:rFonts w:cs="Times New Roman"/>
          <w:i/>
          <w:noProof/>
          <w:spacing w:val="-15"/>
          <w:szCs w:val="26"/>
          <w:lang w:val="vi-VN"/>
        </w:rPr>
      </w:pPr>
      <w:r w:rsidRPr="00534549">
        <w:rPr>
          <w:rFonts w:cs="Times New Roman"/>
          <w:i/>
          <w:noProof/>
          <w:spacing w:val="-15"/>
          <w:szCs w:val="26"/>
          <w:lang w:val="vi-VN"/>
        </w:rPr>
        <w:t>+ Nâng cao chất lượng khám chữa bệnh</w:t>
      </w:r>
    </w:p>
    <w:p w14:paraId="09858C28" w14:textId="77777777" w:rsidR="006C3531" w:rsidRPr="00534549" w:rsidRDefault="006C3531" w:rsidP="006C3531">
      <w:pPr>
        <w:rPr>
          <w:rFonts w:cs="Times New Roman"/>
          <w:noProof/>
          <w:szCs w:val="26"/>
          <w:lang w:val="vi-VN"/>
        </w:rPr>
      </w:pPr>
      <w:r w:rsidRPr="00534549">
        <w:rPr>
          <w:rFonts w:cs="Times New Roman"/>
          <w:noProof/>
          <w:szCs w:val="26"/>
          <w:lang w:val="vi-VN"/>
        </w:rPr>
        <w:t>Hồ sơ bệnh án điện tử giúp bác sĩ dễ dàng tham khảo tiền sử bệnh, tiền căn, lịch sử điều trị bệnh... Việc kết nối trực tiếp với máy chẩn đoán hình ảnh, máy xét nghiệm giúp ngăn ngừa tối đa các sai sót do nhập liệu. Công cụ kê đơn thuốc điện tử ngăn ngừa tương tác thuốc, dị ứng thuốc...</w:t>
      </w:r>
    </w:p>
    <w:p w14:paraId="635E9CD7" w14:textId="77777777" w:rsidR="006C3531" w:rsidRPr="00534549" w:rsidRDefault="006C3531" w:rsidP="006C3531">
      <w:pPr>
        <w:rPr>
          <w:rFonts w:cs="Times New Roman"/>
          <w:i/>
          <w:noProof/>
          <w:spacing w:val="-15"/>
          <w:szCs w:val="26"/>
          <w:lang w:val="vi-VN"/>
        </w:rPr>
      </w:pPr>
      <w:r w:rsidRPr="00534549">
        <w:rPr>
          <w:rFonts w:cs="Times New Roman"/>
          <w:i/>
          <w:noProof/>
          <w:spacing w:val="-15"/>
          <w:szCs w:val="26"/>
          <w:lang w:val="vi-VN"/>
        </w:rPr>
        <w:t>+ Nâng cao chất lượng dịch vụ</w:t>
      </w:r>
    </w:p>
    <w:p w14:paraId="3FB3DACB" w14:textId="77777777" w:rsidR="006C3531" w:rsidRPr="00534549" w:rsidRDefault="006C3531" w:rsidP="006C3531">
      <w:pPr>
        <w:rPr>
          <w:rFonts w:cs="Times New Roman"/>
          <w:noProof/>
          <w:szCs w:val="26"/>
          <w:lang w:val="vi-VN"/>
        </w:rPr>
      </w:pPr>
      <w:r w:rsidRPr="00534549">
        <w:rPr>
          <w:rFonts w:cs="Times New Roman"/>
          <w:noProof/>
          <w:szCs w:val="26"/>
          <w:lang w:val="vi-VN"/>
        </w:rPr>
        <w:lastRenderedPageBreak/>
        <w:t>Việc loại bỏ các thủ tục giấy tờ, thông tin được lưu chuyển tự động giữa các phòng ban cùng với công cụ sắp xếp lịch hẹn thông minh... Bệnh nhân sẽ nhanh chóng được phục vụ, không phải chờ đợi, không bị làm phiên bởi các câu hỏi lặp đi lặp lại, không phải di chuyển quá nhiều... Bệnh nhân hoàn toàn hài lòng với dịch vụ mà bạn cung cấp.</w:t>
      </w:r>
    </w:p>
    <w:p w14:paraId="71DD6CCB" w14:textId="77777777" w:rsidR="006C3531" w:rsidRPr="00534549" w:rsidRDefault="006C3531" w:rsidP="006C3531">
      <w:pPr>
        <w:pStyle w:val="ListParagraph"/>
        <w:numPr>
          <w:ilvl w:val="0"/>
          <w:numId w:val="44"/>
        </w:numPr>
        <w:rPr>
          <w:rFonts w:cs="Times New Roman"/>
          <w:b/>
          <w:noProof/>
          <w:szCs w:val="26"/>
          <w:lang w:val="vi-VN"/>
        </w:rPr>
      </w:pPr>
      <w:r w:rsidRPr="00534549">
        <w:rPr>
          <w:rFonts w:cs="Times New Roman"/>
          <w:b/>
          <w:noProof/>
          <w:szCs w:val="26"/>
          <w:lang w:val="vi-VN"/>
        </w:rPr>
        <w:t>Nâng cao khả năng điều hành giám sát phòng mạch:</w:t>
      </w:r>
    </w:p>
    <w:p w14:paraId="56A399C9" w14:textId="77777777" w:rsidR="006C3531" w:rsidRPr="00534549" w:rsidRDefault="006C3531" w:rsidP="006C3531">
      <w:pPr>
        <w:rPr>
          <w:rFonts w:cs="Times New Roman"/>
          <w:noProof/>
          <w:spacing w:val="-15"/>
          <w:szCs w:val="26"/>
          <w:lang w:val="vi-VN"/>
        </w:rPr>
      </w:pPr>
      <w:r w:rsidRPr="00534549">
        <w:rPr>
          <w:rFonts w:cs="Times New Roman"/>
          <w:noProof/>
          <w:spacing w:val="-15"/>
          <w:szCs w:val="26"/>
          <w:lang w:val="vi-VN"/>
        </w:rPr>
        <w:t xml:space="preserve">+ </w:t>
      </w:r>
      <w:r w:rsidRPr="00534549">
        <w:rPr>
          <w:rFonts w:cs="Times New Roman"/>
          <w:i/>
          <w:noProof/>
          <w:spacing w:val="-15"/>
          <w:szCs w:val="26"/>
          <w:lang w:val="vi-VN"/>
        </w:rPr>
        <w:t>Hỗ trợ hoạch định chiến lược cho phòng mạch</w:t>
      </w:r>
    </w:p>
    <w:p w14:paraId="5D4F9F8A" w14:textId="77777777" w:rsidR="006C3531" w:rsidRPr="00534549" w:rsidRDefault="006C3531" w:rsidP="006C3531">
      <w:pPr>
        <w:rPr>
          <w:rFonts w:cs="Times New Roman"/>
          <w:noProof/>
          <w:szCs w:val="26"/>
          <w:lang w:val="vi-VN"/>
        </w:rPr>
      </w:pPr>
      <w:r w:rsidRPr="00534549">
        <w:rPr>
          <w:rFonts w:cs="Times New Roman"/>
          <w:noProof/>
          <w:szCs w:val="26"/>
          <w:lang w:val="vi-VN"/>
        </w:rPr>
        <w:t>Công cụ thống kê thông minh, với một cú nhấp chuột bạn có thể nắm rõ tình hình kinh doanh của phòng mạch, lưu lượng khách hàng trong tuần, trong tháng, trong quý... Các số liệu thực tế chính xác sẽ là một cơ sở tốt để bạn tối ưu chiến lược cho phòng mạch của mình.</w:t>
      </w:r>
    </w:p>
    <w:p w14:paraId="52A86412" w14:textId="77777777" w:rsidR="006C3531" w:rsidRPr="00534549" w:rsidRDefault="006C3531" w:rsidP="006C3531">
      <w:pPr>
        <w:rPr>
          <w:rFonts w:cs="Times New Roman"/>
          <w:i/>
          <w:noProof/>
          <w:spacing w:val="-15"/>
          <w:szCs w:val="26"/>
          <w:lang w:val="vi-VN"/>
        </w:rPr>
      </w:pPr>
      <w:r w:rsidRPr="00534549">
        <w:rPr>
          <w:rFonts w:cs="Times New Roman"/>
          <w:noProof/>
          <w:spacing w:val="-15"/>
          <w:szCs w:val="26"/>
          <w:lang w:val="vi-VN"/>
        </w:rPr>
        <w:t>+</w:t>
      </w:r>
      <w:r w:rsidRPr="00534549">
        <w:rPr>
          <w:rFonts w:cs="Times New Roman"/>
          <w:i/>
          <w:noProof/>
          <w:spacing w:val="-15"/>
          <w:szCs w:val="26"/>
          <w:lang w:val="vi-VN"/>
        </w:rPr>
        <w:t xml:space="preserve"> Kiểm soát chặt chẽ hoạt động phòng mạch</w:t>
      </w:r>
    </w:p>
    <w:p w14:paraId="2113F8CF" w14:textId="77777777" w:rsidR="006C3531" w:rsidRPr="00534549" w:rsidRDefault="006C3531" w:rsidP="006C3531">
      <w:pPr>
        <w:rPr>
          <w:rFonts w:cs="Times New Roman"/>
          <w:noProof/>
          <w:color w:val="000000"/>
          <w:szCs w:val="26"/>
          <w:lang w:val="vi-VN"/>
        </w:rPr>
      </w:pPr>
      <w:r w:rsidRPr="00534549">
        <w:rPr>
          <w:rFonts w:cs="Times New Roman"/>
          <w:noProof/>
          <w:szCs w:val="26"/>
          <w:lang w:val="vi-VN"/>
        </w:rPr>
        <w:t>Vận hành, kiểm soát các quy trình một cách tự động, tất cả các hoạt động của phòng mạch được ghi nhận một cách chi tiết nhất. Cùng với hệ thống máy tính, các bộ phận, phòng ban sẽ tự động giám sát lẫn nhau, vì vậy các thất thoát, lãng phí, gian lận sẽ được ngăn chặn.</w:t>
      </w:r>
      <w:r w:rsidRPr="00534549">
        <w:rPr>
          <w:rFonts w:cs="Times New Roman"/>
          <w:noProof/>
          <w:color w:val="000000"/>
          <w:szCs w:val="26"/>
          <w:lang w:val="vi-VN"/>
        </w:rPr>
        <w:t xml:space="preserve"> </w:t>
      </w:r>
    </w:p>
    <w:p w14:paraId="20D586AE" w14:textId="17386C94" w:rsidR="00BE035A" w:rsidRPr="00534549" w:rsidRDefault="00BE035A" w:rsidP="002F2C46">
      <w:pPr>
        <w:rPr>
          <w:rFonts w:cs="Times New Roman"/>
          <w:noProof/>
          <w:lang w:val="vi-VN"/>
        </w:rPr>
      </w:pPr>
    </w:p>
    <w:p w14:paraId="1A842CF5" w14:textId="77777777" w:rsidR="006B0051" w:rsidRPr="00534549" w:rsidRDefault="006B0051" w:rsidP="006B0051">
      <w:pPr>
        <w:pStyle w:val="Heading2"/>
        <w:rPr>
          <w:rFonts w:cs="Times New Roman"/>
          <w:noProof/>
          <w:lang w:val="vi-VN"/>
        </w:rPr>
      </w:pPr>
      <w:bookmarkStart w:id="6" w:name="_Toc534701618"/>
      <w:r w:rsidRPr="00534549">
        <w:rPr>
          <w:rFonts w:cs="Times New Roman"/>
          <w:noProof/>
          <w:lang w:val="vi-VN"/>
        </w:rPr>
        <w:t>Khảo sát hiện trạng</w:t>
      </w:r>
      <w:bookmarkEnd w:id="6"/>
    </w:p>
    <w:p w14:paraId="5BBD771D" w14:textId="4492C5EC" w:rsidR="006B0051" w:rsidRDefault="006B0051" w:rsidP="006B0051">
      <w:pPr>
        <w:pStyle w:val="Heading3"/>
        <w:rPr>
          <w:rFonts w:cs="Times New Roman"/>
          <w:noProof/>
          <w:lang w:val="vi-VN"/>
        </w:rPr>
      </w:pPr>
      <w:bookmarkStart w:id="7" w:name="_Toc534701619"/>
      <w:r w:rsidRPr="00534549">
        <w:rPr>
          <w:rFonts w:cs="Times New Roman"/>
          <w:noProof/>
          <w:lang w:val="vi-VN"/>
        </w:rPr>
        <w:t>Hiện trạng tổ chức</w:t>
      </w:r>
      <w:bookmarkEnd w:id="7"/>
    </w:p>
    <w:p w14:paraId="4DBFC786" w14:textId="579F0316" w:rsidR="002E53E2" w:rsidRPr="002E53E2" w:rsidRDefault="002E53E2" w:rsidP="002E53E2">
      <w:pPr>
        <w:rPr>
          <w:lang w:val="vi-VN"/>
        </w:rPr>
      </w:pPr>
      <w:r>
        <w:rPr>
          <w:noProof/>
        </w:rPr>
        <w:drawing>
          <wp:inline distT="0" distB="0" distL="0" distR="0" wp14:anchorId="608CB025" wp14:editId="17D37315">
            <wp:extent cx="5731510" cy="16865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0E8F71A6" w14:textId="77777777" w:rsidR="006B0051" w:rsidRPr="00534549" w:rsidRDefault="006B0051" w:rsidP="00292096">
      <w:pPr>
        <w:rPr>
          <w:rFonts w:cs="Times New Roman"/>
          <w:noProof/>
          <w:lang w:val="vi-VN"/>
        </w:rPr>
      </w:pPr>
      <w:r w:rsidRPr="00534549">
        <w:rPr>
          <w:rFonts w:cs="Times New Roman"/>
          <w:noProof/>
          <w:lang w:val="vi-VN"/>
        </w:rPr>
        <w:t>Với nhu cầu quản lí bệnh nhân của các phòng tư cũng các bệnh viện hiện nay thì việc quản lí trên giấy chưa đủ. Con người cần phải đưa dữ liệu lên đám mây, đây là xu hướng của tương lai.  Để đánh giá tổng quan về tình hình của phòng khám, thống kê số lượng bệnh nhân, báo cáo doanh thu con người cần một phần mềm quản lí chính xác. Vì thế phần mềm quản lí phòng mạch tư ra đời nhằm đáp ứng nhu cầu bức thiết này của con người.</w:t>
      </w:r>
    </w:p>
    <w:p w14:paraId="3007A62D" w14:textId="77777777" w:rsidR="006B0051" w:rsidRPr="00534549" w:rsidRDefault="006B0051" w:rsidP="006B0051">
      <w:pPr>
        <w:rPr>
          <w:rFonts w:cs="Times New Roman"/>
          <w:noProof/>
          <w:lang w:val="vi-VN"/>
        </w:rPr>
      </w:pPr>
      <w:r w:rsidRPr="00534549">
        <w:rPr>
          <w:rFonts w:cs="Times New Roman"/>
          <w:noProof/>
          <w:lang w:val="vi-VN"/>
        </w:rPr>
        <w:t>Phần mềm quán lí phòng mạch tư có thể thống kê, báo cáo tình hình của phòng mạch để con người có những biện pháp thay đổi chính sách hay quy mô của phòng khám để đáp ứng nhu cầu của bệnh nhân.</w:t>
      </w:r>
    </w:p>
    <w:p w14:paraId="307EE105" w14:textId="77777777" w:rsidR="006B0051" w:rsidRPr="00534549" w:rsidRDefault="006B0051" w:rsidP="006B0051">
      <w:pPr>
        <w:pStyle w:val="Heading3"/>
        <w:rPr>
          <w:rFonts w:cs="Times New Roman"/>
          <w:noProof/>
          <w:lang w:val="vi-VN"/>
        </w:rPr>
      </w:pPr>
      <w:bookmarkStart w:id="8" w:name="_Toc534701620"/>
      <w:r w:rsidRPr="00534549">
        <w:rPr>
          <w:rFonts w:cs="Times New Roman"/>
          <w:noProof/>
          <w:lang w:val="vi-VN"/>
        </w:rPr>
        <w:t>Hiện trạng về nghiệp vụ</w:t>
      </w:r>
      <w:bookmarkEnd w:id="8"/>
    </w:p>
    <w:p w14:paraId="0E8B3A09" w14:textId="77777777" w:rsidR="006B0051" w:rsidRPr="00534549" w:rsidRDefault="006B0051" w:rsidP="006B0051">
      <w:pPr>
        <w:rPr>
          <w:rFonts w:cs="Times New Roman"/>
          <w:noProof/>
          <w:lang w:val="vi-VN"/>
        </w:rPr>
      </w:pPr>
      <w:r w:rsidRPr="00534549">
        <w:rPr>
          <w:rFonts w:cs="Times New Roman"/>
          <w:noProof/>
          <w:lang w:val="vi-VN"/>
        </w:rPr>
        <w:t>+ Mô tả chi tiết công việc/ xử lý</w:t>
      </w:r>
    </w:p>
    <w:tbl>
      <w:tblPr>
        <w:tblStyle w:val="TableGrid"/>
        <w:tblW w:w="0" w:type="auto"/>
        <w:tblLook w:val="04A0" w:firstRow="1" w:lastRow="0" w:firstColumn="1" w:lastColumn="0" w:noHBand="0" w:noVBand="1"/>
      </w:tblPr>
      <w:tblGrid>
        <w:gridCol w:w="1066"/>
        <w:gridCol w:w="3249"/>
        <w:gridCol w:w="3981"/>
      </w:tblGrid>
      <w:tr w:rsidR="006B0051" w:rsidRPr="00534549" w14:paraId="14F246E7" w14:textId="77777777" w:rsidTr="00B27860">
        <w:tc>
          <w:tcPr>
            <w:tcW w:w="1066" w:type="dxa"/>
          </w:tcPr>
          <w:p w14:paraId="0E3E2E1C" w14:textId="77777777" w:rsidR="006B0051" w:rsidRPr="00534549" w:rsidRDefault="006B0051" w:rsidP="00C43FA3">
            <w:pPr>
              <w:ind w:firstLine="0"/>
              <w:jc w:val="center"/>
              <w:rPr>
                <w:rFonts w:cs="Times New Roman"/>
                <w:noProof/>
                <w:lang w:val="vi-VN"/>
              </w:rPr>
            </w:pPr>
            <w:bookmarkStart w:id="9" w:name="_Hlk511936684"/>
            <w:r w:rsidRPr="00534549">
              <w:rPr>
                <w:rFonts w:cs="Times New Roman"/>
                <w:noProof/>
                <w:lang w:val="vi-VN"/>
              </w:rPr>
              <w:lastRenderedPageBreak/>
              <w:t>STT</w:t>
            </w:r>
          </w:p>
        </w:tc>
        <w:tc>
          <w:tcPr>
            <w:tcW w:w="3249" w:type="dxa"/>
          </w:tcPr>
          <w:p w14:paraId="027B9C8D" w14:textId="77777777" w:rsidR="006B0051" w:rsidRPr="00534549" w:rsidRDefault="006B0051" w:rsidP="00C43FA3">
            <w:pPr>
              <w:ind w:firstLine="0"/>
              <w:rPr>
                <w:rFonts w:cs="Times New Roman"/>
                <w:noProof/>
                <w:lang w:val="vi-VN"/>
              </w:rPr>
            </w:pPr>
            <w:r w:rsidRPr="00534549">
              <w:rPr>
                <w:rFonts w:cs="Times New Roman"/>
                <w:noProof/>
                <w:lang w:val="vi-VN"/>
              </w:rPr>
              <w:t>Dự án: Quản lý phòng mạch tư</w:t>
            </w:r>
          </w:p>
        </w:tc>
        <w:tc>
          <w:tcPr>
            <w:tcW w:w="3981" w:type="dxa"/>
          </w:tcPr>
          <w:p w14:paraId="5B317F6C" w14:textId="77777777" w:rsidR="006B0051" w:rsidRPr="00534549" w:rsidRDefault="006B0051" w:rsidP="00C43FA3">
            <w:pPr>
              <w:ind w:firstLine="0"/>
              <w:rPr>
                <w:rFonts w:cs="Times New Roman"/>
                <w:noProof/>
                <w:lang w:val="vi-VN"/>
              </w:rPr>
            </w:pPr>
            <w:r w:rsidRPr="00534549">
              <w:rPr>
                <w:rFonts w:cs="Times New Roman"/>
                <w:noProof/>
                <w:lang w:val="vi-VN"/>
              </w:rPr>
              <w:t>Công việc/ xử lý</w:t>
            </w:r>
          </w:p>
        </w:tc>
      </w:tr>
      <w:tr w:rsidR="006B0051" w:rsidRPr="00534549" w14:paraId="73B5E9DA" w14:textId="77777777" w:rsidTr="00B27860">
        <w:tc>
          <w:tcPr>
            <w:tcW w:w="1066" w:type="dxa"/>
          </w:tcPr>
          <w:p w14:paraId="2D96CF48" w14:textId="77777777" w:rsidR="006B0051" w:rsidRPr="00534549" w:rsidRDefault="006B0051" w:rsidP="00C43FA3">
            <w:pPr>
              <w:ind w:firstLine="0"/>
              <w:jc w:val="center"/>
              <w:rPr>
                <w:rFonts w:cs="Times New Roman"/>
                <w:noProof/>
                <w:lang w:val="vi-VN"/>
              </w:rPr>
            </w:pPr>
            <w:r w:rsidRPr="00534549">
              <w:rPr>
                <w:rFonts w:cs="Times New Roman"/>
                <w:noProof/>
                <w:lang w:val="vi-VN"/>
              </w:rPr>
              <w:t>1</w:t>
            </w:r>
          </w:p>
        </w:tc>
        <w:tc>
          <w:tcPr>
            <w:tcW w:w="3249" w:type="dxa"/>
          </w:tcPr>
          <w:p w14:paraId="0D9ABBF3" w14:textId="77777777" w:rsidR="006B0051" w:rsidRPr="00534549" w:rsidRDefault="006B0051" w:rsidP="00962116">
            <w:pPr>
              <w:ind w:firstLine="0"/>
              <w:rPr>
                <w:rFonts w:cs="Times New Roman"/>
                <w:noProof/>
                <w:lang w:val="vi-VN"/>
              </w:rPr>
            </w:pPr>
            <w:r w:rsidRPr="00534549">
              <w:rPr>
                <w:rFonts w:cs="Times New Roman"/>
                <w:noProof/>
                <w:lang w:val="vi-VN"/>
              </w:rPr>
              <w:t>Lập danh sách khám bệnh</w:t>
            </w:r>
          </w:p>
        </w:tc>
        <w:tc>
          <w:tcPr>
            <w:tcW w:w="3981" w:type="dxa"/>
          </w:tcPr>
          <w:p w14:paraId="04291500" w14:textId="77777777" w:rsidR="006B0051" w:rsidRPr="00534549" w:rsidRDefault="006B0051" w:rsidP="00C43FA3">
            <w:pPr>
              <w:ind w:firstLine="0"/>
              <w:rPr>
                <w:rFonts w:cs="Times New Roman"/>
                <w:noProof/>
                <w:lang w:val="vi-VN"/>
              </w:rPr>
            </w:pPr>
            <w:r w:rsidRPr="00534549">
              <w:rPr>
                <w:rFonts w:cs="Times New Roman"/>
                <w:noProof/>
                <w:lang w:val="vi-VN"/>
              </w:rPr>
              <w:t>+ Cập nhật thông tin bệnh nhân (mã bện nhân, họ tên, tuổi, địa chỉ, nghề nghiệp…)</w:t>
            </w:r>
          </w:p>
          <w:p w14:paraId="37174B8F" w14:textId="77777777" w:rsidR="006B0051" w:rsidRPr="00534549" w:rsidRDefault="006B0051" w:rsidP="00C43FA3">
            <w:pPr>
              <w:ind w:firstLine="0"/>
              <w:rPr>
                <w:rFonts w:cs="Times New Roman"/>
                <w:noProof/>
                <w:lang w:val="vi-VN"/>
              </w:rPr>
            </w:pPr>
            <w:r w:rsidRPr="00534549">
              <w:rPr>
                <w:rFonts w:cs="Times New Roman"/>
                <w:noProof/>
                <w:lang w:val="vi-VN"/>
              </w:rPr>
              <w:t>+ Lưu trữ hồ sơ thông tin bệnh nhân</w:t>
            </w:r>
          </w:p>
          <w:p w14:paraId="13BA8D63" w14:textId="77777777" w:rsidR="006B0051" w:rsidRPr="00534549" w:rsidRDefault="006B0051" w:rsidP="00C43FA3">
            <w:pPr>
              <w:ind w:firstLine="0"/>
              <w:rPr>
                <w:rFonts w:cs="Times New Roman"/>
                <w:noProof/>
                <w:lang w:val="vi-VN"/>
              </w:rPr>
            </w:pPr>
            <w:r w:rsidRPr="00534549">
              <w:rPr>
                <w:rFonts w:cs="Times New Roman"/>
                <w:noProof/>
                <w:lang w:val="vi-VN"/>
              </w:rPr>
              <w:t>+ Quản lý hồ sơ bệnh án, cập nhật hồ sơ bệnh án của bệnh nhân (Mã bệnh án, mã bệnh nhân, …), lưu trữ hồ sơ bệnh án</w:t>
            </w:r>
          </w:p>
          <w:p w14:paraId="76CEB9AC" w14:textId="77777777" w:rsidR="006B0051" w:rsidRPr="00534549" w:rsidRDefault="006B0051" w:rsidP="00C43FA3">
            <w:pPr>
              <w:ind w:firstLine="0"/>
              <w:rPr>
                <w:rFonts w:cs="Times New Roman"/>
                <w:noProof/>
                <w:lang w:val="vi-VN"/>
              </w:rPr>
            </w:pPr>
            <w:r w:rsidRPr="00534549">
              <w:rPr>
                <w:rFonts w:cs="Times New Roman"/>
                <w:noProof/>
                <w:lang w:val="vi-VN"/>
              </w:rPr>
              <w:t>+ Những quy định đi kèm: Mỗi ngày khám tối đa 40 bệnh nhân (người dùng có thể thay đổi hạn mức)</w:t>
            </w:r>
          </w:p>
        </w:tc>
      </w:tr>
      <w:tr w:rsidR="006B0051" w:rsidRPr="00534549" w14:paraId="663519A8" w14:textId="77777777" w:rsidTr="00B27860">
        <w:tc>
          <w:tcPr>
            <w:tcW w:w="1066" w:type="dxa"/>
          </w:tcPr>
          <w:p w14:paraId="24D93F77" w14:textId="1E3DE210" w:rsidR="006B0051" w:rsidRPr="00534549" w:rsidRDefault="00C43FA3" w:rsidP="00C43FA3">
            <w:pPr>
              <w:ind w:firstLine="0"/>
              <w:jc w:val="center"/>
              <w:rPr>
                <w:rFonts w:cs="Times New Roman"/>
                <w:noProof/>
                <w:lang w:val="vi-VN"/>
              </w:rPr>
            </w:pPr>
            <w:r w:rsidRPr="00534549">
              <w:rPr>
                <w:rFonts w:cs="Times New Roman"/>
                <w:noProof/>
                <w:lang w:val="vi-VN"/>
              </w:rPr>
              <w:t>2</w:t>
            </w:r>
          </w:p>
        </w:tc>
        <w:tc>
          <w:tcPr>
            <w:tcW w:w="3249" w:type="dxa"/>
          </w:tcPr>
          <w:p w14:paraId="3D648808" w14:textId="77777777" w:rsidR="006B0051" w:rsidRPr="00534549" w:rsidRDefault="006B0051" w:rsidP="00962116">
            <w:pPr>
              <w:ind w:firstLine="0"/>
              <w:rPr>
                <w:rFonts w:cs="Times New Roman"/>
                <w:noProof/>
                <w:lang w:val="vi-VN"/>
              </w:rPr>
            </w:pPr>
            <w:r w:rsidRPr="00534549">
              <w:rPr>
                <w:rFonts w:cs="Times New Roman"/>
                <w:noProof/>
                <w:lang w:val="vi-VN"/>
              </w:rPr>
              <w:t>Lập phiếu khám bệnh</w:t>
            </w:r>
          </w:p>
        </w:tc>
        <w:tc>
          <w:tcPr>
            <w:tcW w:w="3981" w:type="dxa"/>
          </w:tcPr>
          <w:p w14:paraId="54C35F8A" w14:textId="77777777" w:rsidR="006B0051" w:rsidRPr="00534549" w:rsidRDefault="006B0051" w:rsidP="00C43FA3">
            <w:pPr>
              <w:ind w:firstLine="0"/>
              <w:rPr>
                <w:rFonts w:cs="Times New Roman"/>
                <w:noProof/>
                <w:lang w:val="vi-VN"/>
              </w:rPr>
            </w:pPr>
            <w:r w:rsidRPr="00534549">
              <w:rPr>
                <w:rFonts w:cs="Times New Roman"/>
                <w:noProof/>
                <w:lang w:val="vi-VN"/>
              </w:rPr>
              <w:t xml:space="preserve">+ Lưu thông tin bệnh nhân khi khám bệnh (họ tên, giới tính, ngày khám, triệu chứng, dự đoán loại bệnh, thuốc, đơn vị, số lượng, cách dùng) </w:t>
            </w:r>
          </w:p>
        </w:tc>
      </w:tr>
      <w:tr w:rsidR="006B0051" w:rsidRPr="00534549" w14:paraId="2FD1574F" w14:textId="77777777" w:rsidTr="00B27860">
        <w:tc>
          <w:tcPr>
            <w:tcW w:w="1066" w:type="dxa"/>
          </w:tcPr>
          <w:p w14:paraId="1E262AC9" w14:textId="77777777" w:rsidR="006B0051" w:rsidRPr="00534549" w:rsidRDefault="006B0051" w:rsidP="00C43FA3">
            <w:pPr>
              <w:ind w:firstLine="0"/>
              <w:jc w:val="center"/>
              <w:rPr>
                <w:rFonts w:cs="Times New Roman"/>
                <w:noProof/>
                <w:lang w:val="vi-VN"/>
              </w:rPr>
            </w:pPr>
            <w:r w:rsidRPr="00534549">
              <w:rPr>
                <w:rFonts w:cs="Times New Roman"/>
                <w:noProof/>
                <w:lang w:val="vi-VN"/>
              </w:rPr>
              <w:t>3</w:t>
            </w:r>
          </w:p>
        </w:tc>
        <w:tc>
          <w:tcPr>
            <w:tcW w:w="3249" w:type="dxa"/>
          </w:tcPr>
          <w:p w14:paraId="394411F3" w14:textId="77777777" w:rsidR="006B0051" w:rsidRPr="00534549" w:rsidRDefault="006B0051" w:rsidP="00962116">
            <w:pPr>
              <w:ind w:firstLine="0"/>
              <w:rPr>
                <w:rFonts w:cs="Times New Roman"/>
                <w:noProof/>
                <w:lang w:val="vi-VN"/>
              </w:rPr>
            </w:pPr>
            <w:r w:rsidRPr="00534549">
              <w:rPr>
                <w:rFonts w:cs="Times New Roman"/>
                <w:noProof/>
                <w:lang w:val="vi-VN"/>
              </w:rPr>
              <w:t>Tra cứu bệnh nhân</w:t>
            </w:r>
          </w:p>
        </w:tc>
        <w:tc>
          <w:tcPr>
            <w:tcW w:w="3981" w:type="dxa"/>
          </w:tcPr>
          <w:p w14:paraId="03716236" w14:textId="77777777" w:rsidR="006B0051" w:rsidRPr="00534549" w:rsidRDefault="006B0051" w:rsidP="00C43FA3">
            <w:pPr>
              <w:ind w:firstLine="0"/>
              <w:rPr>
                <w:rFonts w:cs="Times New Roman"/>
                <w:noProof/>
                <w:lang w:val="vi-VN"/>
              </w:rPr>
            </w:pPr>
            <w:r w:rsidRPr="00534549">
              <w:rPr>
                <w:rFonts w:cs="Times New Roman"/>
                <w:noProof/>
                <w:lang w:val="vi-VN"/>
              </w:rPr>
              <w:t>+ Tra cứu thông tin bệnh nhân (Họ tên, ngày khám, loại bệnh, triệu chứng của bệnh nhân)</w:t>
            </w:r>
          </w:p>
        </w:tc>
      </w:tr>
      <w:tr w:rsidR="006B0051" w:rsidRPr="00534549" w14:paraId="2D441584" w14:textId="77777777" w:rsidTr="00B27860">
        <w:tc>
          <w:tcPr>
            <w:tcW w:w="1066" w:type="dxa"/>
          </w:tcPr>
          <w:p w14:paraId="0D0F3331" w14:textId="77777777" w:rsidR="006B0051" w:rsidRPr="00534549" w:rsidRDefault="006B0051" w:rsidP="00C43FA3">
            <w:pPr>
              <w:ind w:firstLine="0"/>
              <w:jc w:val="center"/>
              <w:rPr>
                <w:rFonts w:cs="Times New Roman"/>
                <w:noProof/>
                <w:lang w:val="vi-VN"/>
              </w:rPr>
            </w:pPr>
            <w:r w:rsidRPr="00534549">
              <w:rPr>
                <w:rFonts w:cs="Times New Roman"/>
                <w:noProof/>
                <w:lang w:val="vi-VN"/>
              </w:rPr>
              <w:t>4</w:t>
            </w:r>
          </w:p>
        </w:tc>
        <w:tc>
          <w:tcPr>
            <w:tcW w:w="3249" w:type="dxa"/>
          </w:tcPr>
          <w:p w14:paraId="1B2B88D7" w14:textId="77777777" w:rsidR="006B0051" w:rsidRPr="00534549" w:rsidRDefault="006B0051" w:rsidP="000F4E19">
            <w:pPr>
              <w:ind w:firstLine="0"/>
              <w:rPr>
                <w:rFonts w:cs="Times New Roman"/>
                <w:noProof/>
                <w:lang w:val="vi-VN"/>
              </w:rPr>
            </w:pPr>
            <w:r w:rsidRPr="00534549">
              <w:rPr>
                <w:rFonts w:cs="Times New Roman"/>
                <w:noProof/>
                <w:lang w:val="vi-VN"/>
              </w:rPr>
              <w:t>Lập hoá đơn thanh toán</w:t>
            </w:r>
          </w:p>
        </w:tc>
        <w:tc>
          <w:tcPr>
            <w:tcW w:w="3981" w:type="dxa"/>
          </w:tcPr>
          <w:p w14:paraId="702D4FC2" w14:textId="77777777" w:rsidR="006B0051" w:rsidRPr="00534549" w:rsidRDefault="006B0051" w:rsidP="000F4E19">
            <w:pPr>
              <w:ind w:firstLine="0"/>
              <w:rPr>
                <w:rFonts w:cs="Times New Roman"/>
                <w:noProof/>
                <w:lang w:val="vi-VN"/>
              </w:rPr>
            </w:pPr>
            <w:r w:rsidRPr="00534549">
              <w:rPr>
                <w:rFonts w:cs="Times New Roman"/>
                <w:noProof/>
                <w:lang w:val="vi-VN"/>
              </w:rPr>
              <w:t>+ In hoá đơn của bệnh nhân (họ tên, ngày khám, tiền khám, tiền thuốc)</w:t>
            </w:r>
          </w:p>
          <w:p w14:paraId="1559B366" w14:textId="77777777" w:rsidR="006B0051" w:rsidRPr="00534549" w:rsidRDefault="006B0051" w:rsidP="000F4E19">
            <w:pPr>
              <w:rPr>
                <w:rFonts w:cs="Times New Roman"/>
                <w:noProof/>
                <w:lang w:val="vi-VN"/>
              </w:rPr>
            </w:pPr>
          </w:p>
        </w:tc>
      </w:tr>
      <w:tr w:rsidR="006B0051" w:rsidRPr="00534549" w14:paraId="0639D376" w14:textId="77777777" w:rsidTr="00B27860">
        <w:tc>
          <w:tcPr>
            <w:tcW w:w="1066" w:type="dxa"/>
          </w:tcPr>
          <w:p w14:paraId="27FA2B0B" w14:textId="77777777" w:rsidR="006B0051" w:rsidRPr="00534549" w:rsidRDefault="006B0051" w:rsidP="00C43FA3">
            <w:pPr>
              <w:ind w:firstLine="0"/>
              <w:jc w:val="center"/>
              <w:rPr>
                <w:rFonts w:cs="Times New Roman"/>
                <w:noProof/>
                <w:lang w:val="vi-VN"/>
              </w:rPr>
            </w:pPr>
            <w:r w:rsidRPr="00534549">
              <w:rPr>
                <w:rFonts w:cs="Times New Roman"/>
                <w:noProof/>
                <w:lang w:val="vi-VN"/>
              </w:rPr>
              <w:t>5</w:t>
            </w:r>
          </w:p>
        </w:tc>
        <w:tc>
          <w:tcPr>
            <w:tcW w:w="3249" w:type="dxa"/>
          </w:tcPr>
          <w:p w14:paraId="4352006A" w14:textId="77777777" w:rsidR="006B0051" w:rsidRPr="00534549" w:rsidRDefault="006B0051" w:rsidP="000F4E19">
            <w:pPr>
              <w:ind w:firstLine="0"/>
              <w:rPr>
                <w:rFonts w:cs="Times New Roman"/>
                <w:noProof/>
                <w:lang w:val="vi-VN"/>
              </w:rPr>
            </w:pPr>
            <w:r w:rsidRPr="00534549">
              <w:rPr>
                <w:rFonts w:cs="Times New Roman"/>
                <w:noProof/>
                <w:lang w:val="vi-VN"/>
              </w:rPr>
              <w:t>Lập báo cáo doanh thu</w:t>
            </w:r>
          </w:p>
        </w:tc>
        <w:tc>
          <w:tcPr>
            <w:tcW w:w="3981" w:type="dxa"/>
          </w:tcPr>
          <w:p w14:paraId="3BE6BDEC" w14:textId="77777777" w:rsidR="006B0051" w:rsidRPr="00534549" w:rsidRDefault="006B0051" w:rsidP="000F4E19">
            <w:pPr>
              <w:ind w:firstLine="0"/>
              <w:rPr>
                <w:rFonts w:cs="Times New Roman"/>
                <w:noProof/>
                <w:lang w:val="vi-VN"/>
              </w:rPr>
            </w:pPr>
            <w:r w:rsidRPr="00534549">
              <w:rPr>
                <w:rFonts w:cs="Times New Roman"/>
                <w:noProof/>
                <w:lang w:val="vi-VN"/>
              </w:rPr>
              <w:t>+ Báo cáo doanh thu theo ngày</w:t>
            </w:r>
          </w:p>
          <w:p w14:paraId="1E10D14A" w14:textId="77777777" w:rsidR="006B0051" w:rsidRPr="00534549" w:rsidRDefault="006B0051" w:rsidP="000F4E19">
            <w:pPr>
              <w:ind w:firstLine="0"/>
              <w:rPr>
                <w:rFonts w:cs="Times New Roman"/>
                <w:noProof/>
                <w:lang w:val="vi-VN"/>
              </w:rPr>
            </w:pPr>
            <w:r w:rsidRPr="00534549">
              <w:rPr>
                <w:rFonts w:cs="Times New Roman"/>
                <w:noProof/>
                <w:lang w:val="vi-VN"/>
              </w:rPr>
              <w:t>+ Báo cáo doanh thu theo tháng</w:t>
            </w:r>
          </w:p>
        </w:tc>
      </w:tr>
      <w:tr w:rsidR="006B0051" w:rsidRPr="00534549" w14:paraId="5D548041" w14:textId="77777777" w:rsidTr="00B27860">
        <w:tc>
          <w:tcPr>
            <w:tcW w:w="1066" w:type="dxa"/>
          </w:tcPr>
          <w:p w14:paraId="73720598" w14:textId="77777777" w:rsidR="006B0051" w:rsidRPr="00534549" w:rsidRDefault="006B0051" w:rsidP="00C43FA3">
            <w:pPr>
              <w:ind w:firstLine="0"/>
              <w:jc w:val="center"/>
              <w:rPr>
                <w:rFonts w:cs="Times New Roman"/>
                <w:noProof/>
                <w:lang w:val="vi-VN"/>
              </w:rPr>
            </w:pPr>
            <w:r w:rsidRPr="00534549">
              <w:rPr>
                <w:rFonts w:cs="Times New Roman"/>
                <w:noProof/>
                <w:lang w:val="vi-VN"/>
              </w:rPr>
              <w:t>6</w:t>
            </w:r>
          </w:p>
        </w:tc>
        <w:tc>
          <w:tcPr>
            <w:tcW w:w="3249" w:type="dxa"/>
          </w:tcPr>
          <w:p w14:paraId="784D8D1B" w14:textId="77777777" w:rsidR="006B0051" w:rsidRPr="00534549" w:rsidRDefault="006B0051" w:rsidP="000F4E19">
            <w:pPr>
              <w:ind w:firstLine="0"/>
              <w:rPr>
                <w:rFonts w:cs="Times New Roman"/>
                <w:noProof/>
                <w:lang w:val="vi-VN"/>
              </w:rPr>
            </w:pPr>
            <w:r w:rsidRPr="00534549">
              <w:rPr>
                <w:rFonts w:cs="Times New Roman"/>
                <w:noProof/>
                <w:lang w:val="vi-VN"/>
              </w:rPr>
              <w:t>Lập báo cáo sử dụng thuốc</w:t>
            </w:r>
          </w:p>
        </w:tc>
        <w:tc>
          <w:tcPr>
            <w:tcW w:w="3981" w:type="dxa"/>
          </w:tcPr>
          <w:p w14:paraId="522B2C6F" w14:textId="77777777" w:rsidR="006B0051" w:rsidRPr="00534549" w:rsidRDefault="006B0051" w:rsidP="000F4E19">
            <w:pPr>
              <w:ind w:firstLine="0"/>
              <w:rPr>
                <w:rFonts w:cs="Times New Roman"/>
                <w:noProof/>
                <w:lang w:val="vi-VN"/>
              </w:rPr>
            </w:pPr>
            <w:r w:rsidRPr="00534549">
              <w:rPr>
                <w:rFonts w:cs="Times New Roman"/>
                <w:noProof/>
                <w:lang w:val="vi-VN"/>
              </w:rPr>
              <w:t>+ Báo cáo sử dụng thuốc: loại thuốc, đơn vị tính, số lượng, số lần dùng của thuốc.</w:t>
            </w:r>
          </w:p>
        </w:tc>
      </w:tr>
      <w:tr w:rsidR="006B0051" w:rsidRPr="00534549" w14:paraId="2E7E45C9" w14:textId="77777777" w:rsidTr="00B27860">
        <w:tc>
          <w:tcPr>
            <w:tcW w:w="1066" w:type="dxa"/>
          </w:tcPr>
          <w:p w14:paraId="0DC926F7" w14:textId="77777777" w:rsidR="006B0051" w:rsidRPr="00534549" w:rsidRDefault="006B0051" w:rsidP="00C43FA3">
            <w:pPr>
              <w:ind w:firstLine="0"/>
              <w:jc w:val="center"/>
              <w:rPr>
                <w:rFonts w:cs="Times New Roman"/>
                <w:noProof/>
                <w:lang w:val="vi-VN"/>
              </w:rPr>
            </w:pPr>
            <w:r w:rsidRPr="00534549">
              <w:rPr>
                <w:rFonts w:cs="Times New Roman"/>
                <w:noProof/>
                <w:lang w:val="vi-VN"/>
              </w:rPr>
              <w:t>7</w:t>
            </w:r>
          </w:p>
        </w:tc>
        <w:tc>
          <w:tcPr>
            <w:tcW w:w="3249" w:type="dxa"/>
          </w:tcPr>
          <w:p w14:paraId="78E8940A" w14:textId="77777777" w:rsidR="006B0051" w:rsidRPr="00534549" w:rsidRDefault="006B0051" w:rsidP="000F4E19">
            <w:pPr>
              <w:ind w:firstLine="0"/>
              <w:rPr>
                <w:rFonts w:cs="Times New Roman"/>
                <w:noProof/>
                <w:lang w:val="vi-VN"/>
              </w:rPr>
            </w:pPr>
            <w:r w:rsidRPr="00534549">
              <w:rPr>
                <w:rFonts w:cs="Times New Roman"/>
                <w:noProof/>
                <w:lang w:val="vi-VN"/>
              </w:rPr>
              <w:t>Hệ thống quản lý người dùng</w:t>
            </w:r>
          </w:p>
        </w:tc>
        <w:tc>
          <w:tcPr>
            <w:tcW w:w="3981" w:type="dxa"/>
          </w:tcPr>
          <w:p w14:paraId="0D843A53" w14:textId="77777777" w:rsidR="006B0051" w:rsidRPr="00534549" w:rsidRDefault="006B0051" w:rsidP="000F4E19">
            <w:pPr>
              <w:ind w:firstLine="0"/>
              <w:rPr>
                <w:rFonts w:cs="Times New Roman"/>
                <w:noProof/>
                <w:lang w:val="vi-VN"/>
              </w:rPr>
            </w:pPr>
            <w:r w:rsidRPr="00534549">
              <w:rPr>
                <w:rFonts w:cs="Times New Roman"/>
                <w:noProof/>
                <w:lang w:val="vi-VN"/>
              </w:rPr>
              <w:t>+ Lưu trữ và quản lý các thông tin của người dùng</w:t>
            </w:r>
          </w:p>
          <w:p w14:paraId="24BE2AD7" w14:textId="77777777" w:rsidR="006B0051" w:rsidRPr="00534549" w:rsidRDefault="006B0051" w:rsidP="000F4E19">
            <w:pPr>
              <w:ind w:firstLine="0"/>
              <w:rPr>
                <w:rFonts w:cs="Times New Roman"/>
                <w:noProof/>
                <w:lang w:val="vi-VN"/>
              </w:rPr>
            </w:pPr>
            <w:r w:rsidRPr="00534549">
              <w:rPr>
                <w:rFonts w:cs="Times New Roman"/>
                <w:noProof/>
                <w:lang w:val="vi-VN"/>
              </w:rPr>
              <w:t>+ Hỗ trợ tài khoản và phân quyền sử dụng cho người dùng</w:t>
            </w:r>
          </w:p>
        </w:tc>
      </w:tr>
      <w:tr w:rsidR="006B0051" w:rsidRPr="00534549" w14:paraId="70C5FDAF" w14:textId="77777777" w:rsidTr="00B27860">
        <w:tc>
          <w:tcPr>
            <w:tcW w:w="1066" w:type="dxa"/>
          </w:tcPr>
          <w:p w14:paraId="3D47F507" w14:textId="77777777" w:rsidR="006B0051" w:rsidRPr="00534549" w:rsidRDefault="006B0051" w:rsidP="00C43FA3">
            <w:pPr>
              <w:ind w:firstLine="0"/>
              <w:jc w:val="center"/>
              <w:rPr>
                <w:rFonts w:cs="Times New Roman"/>
                <w:noProof/>
                <w:lang w:val="vi-VN"/>
              </w:rPr>
            </w:pPr>
            <w:r w:rsidRPr="00534549">
              <w:rPr>
                <w:rFonts w:cs="Times New Roman"/>
                <w:noProof/>
                <w:lang w:val="vi-VN"/>
              </w:rPr>
              <w:t>8</w:t>
            </w:r>
          </w:p>
        </w:tc>
        <w:tc>
          <w:tcPr>
            <w:tcW w:w="3249" w:type="dxa"/>
          </w:tcPr>
          <w:p w14:paraId="0C8FF28D" w14:textId="77777777" w:rsidR="006B0051" w:rsidRPr="00534549" w:rsidRDefault="006B0051" w:rsidP="000F4E19">
            <w:pPr>
              <w:ind w:firstLine="0"/>
              <w:rPr>
                <w:rFonts w:cs="Times New Roman"/>
                <w:noProof/>
                <w:lang w:val="vi-VN"/>
              </w:rPr>
            </w:pPr>
            <w:r w:rsidRPr="00534549">
              <w:rPr>
                <w:rFonts w:cs="Times New Roman"/>
                <w:noProof/>
                <w:lang w:val="vi-VN"/>
              </w:rPr>
              <w:t>Thay đổi quy định</w:t>
            </w:r>
          </w:p>
        </w:tc>
        <w:tc>
          <w:tcPr>
            <w:tcW w:w="3981" w:type="dxa"/>
          </w:tcPr>
          <w:p w14:paraId="0958B902" w14:textId="77777777" w:rsidR="006B0051" w:rsidRPr="00534549" w:rsidRDefault="006B0051" w:rsidP="000F4E19">
            <w:pPr>
              <w:ind w:firstLine="0"/>
              <w:rPr>
                <w:rFonts w:cs="Times New Roman"/>
                <w:noProof/>
                <w:lang w:val="vi-VN"/>
              </w:rPr>
            </w:pPr>
            <w:r w:rsidRPr="00534549">
              <w:rPr>
                <w:rFonts w:cs="Times New Roman"/>
                <w:noProof/>
                <w:lang w:val="vi-VN"/>
              </w:rPr>
              <w:t>+ Thay đổi số lượng bệnh nhân tối đa trong ngày</w:t>
            </w:r>
          </w:p>
          <w:p w14:paraId="2BBE3488" w14:textId="77777777" w:rsidR="006B0051" w:rsidRPr="00534549" w:rsidRDefault="006B0051" w:rsidP="000F4E19">
            <w:pPr>
              <w:ind w:firstLine="0"/>
              <w:rPr>
                <w:rFonts w:cs="Times New Roman"/>
                <w:noProof/>
                <w:lang w:val="vi-VN"/>
              </w:rPr>
            </w:pPr>
            <w:r w:rsidRPr="00534549">
              <w:rPr>
                <w:rFonts w:cs="Times New Roman"/>
                <w:noProof/>
                <w:lang w:val="vi-VN"/>
              </w:rPr>
              <w:t>+ Thay đổi số lượng loại bệnh, thuốc, đơn vị tính, cách dùng.</w:t>
            </w:r>
          </w:p>
          <w:p w14:paraId="3AF1FEBA" w14:textId="77777777" w:rsidR="006B0051" w:rsidRPr="00534549" w:rsidRDefault="006B0051" w:rsidP="000F4E19">
            <w:pPr>
              <w:ind w:firstLine="0"/>
              <w:rPr>
                <w:rFonts w:cs="Times New Roman"/>
                <w:noProof/>
                <w:lang w:val="vi-VN"/>
              </w:rPr>
            </w:pPr>
            <w:r w:rsidRPr="00534549">
              <w:rPr>
                <w:rFonts w:cs="Times New Roman"/>
                <w:noProof/>
                <w:lang w:val="vi-VN"/>
              </w:rPr>
              <w:t>+ Thay đổi tiền khám, đơn giá thuốc.</w:t>
            </w:r>
          </w:p>
        </w:tc>
      </w:tr>
      <w:bookmarkEnd w:id="9"/>
    </w:tbl>
    <w:p w14:paraId="76A213CA" w14:textId="26A921A5" w:rsidR="006B0051" w:rsidRDefault="006B0051" w:rsidP="00627EF8">
      <w:pPr>
        <w:rPr>
          <w:rFonts w:cs="Times New Roman"/>
          <w:noProof/>
          <w:lang w:val="vi-VN"/>
        </w:rPr>
      </w:pPr>
    </w:p>
    <w:p w14:paraId="417C7D26" w14:textId="77777777" w:rsidR="00627EF8" w:rsidRPr="00534549" w:rsidRDefault="00627EF8">
      <w:pPr>
        <w:rPr>
          <w:ins w:id="10" w:author="NGUYỄN ĐỨC KẾ" w:date="2017-04-23T17:41:00Z"/>
          <w:rFonts w:cs="Times New Roman"/>
          <w:noProof/>
          <w:lang w:val="vi-VN"/>
        </w:rPr>
        <w:pPrChange w:id="11" w:author="NGUYỄN ĐỨC KẾ" w:date="2017-04-23T17:47:00Z">
          <w:pPr>
            <w:pStyle w:val="Heading1Char"/>
            <w:numPr>
              <w:numId w:val="1"/>
            </w:numPr>
            <w:ind w:left="720" w:hanging="360"/>
          </w:pPr>
        </w:pPrChange>
      </w:pPr>
    </w:p>
    <w:p w14:paraId="42DE17E8" w14:textId="77777777" w:rsidR="006B0051" w:rsidRPr="00534549" w:rsidDel="00046086" w:rsidRDefault="006B0051">
      <w:pPr>
        <w:pStyle w:val="Heading3"/>
        <w:rPr>
          <w:del w:id="12" w:author="Hoan Ng" w:date="2017-03-20T21:39:00Z"/>
          <w:rFonts w:cs="Times New Roman"/>
          <w:noProof/>
          <w:lang w:val="vi-VN"/>
        </w:rPr>
        <w:pPrChange w:id="13" w:author="NGUYỄN ĐỨC KẾ" w:date="2017-04-23T17:47:00Z">
          <w:pPr>
            <w:pStyle w:val="Heading1Char"/>
            <w:numPr>
              <w:numId w:val="1"/>
            </w:numPr>
            <w:ind w:left="720" w:hanging="360"/>
          </w:pPr>
        </w:pPrChange>
      </w:pPr>
      <w:ins w:id="14" w:author="Hoan Ng" w:date="2017-03-20T22:11:00Z">
        <w:del w:id="15" w:author="NGUYỄN ĐỨC KẾ" w:date="2017-04-23T17:41:00Z">
          <w:r w:rsidRPr="00534549" w:rsidDel="0035570D">
            <w:rPr>
              <w:rFonts w:cs="Times New Roman"/>
              <w:noProof/>
              <w:lang w:val="vi-VN"/>
            </w:rPr>
            <w:lastRenderedPageBreak/>
            <w:delText xml:space="preserve">        </w:delText>
          </w:r>
        </w:del>
      </w:ins>
      <w:del w:id="16" w:author="Hoan Ng" w:date="2017-03-20T21:39:00Z">
        <w:r w:rsidRPr="00534549" w:rsidDel="00046086">
          <w:rPr>
            <w:rFonts w:cs="Times New Roman"/>
            <w:noProof/>
            <w:lang w:val="vi-VN"/>
          </w:rPr>
          <w:delText>)</w:delText>
        </w:r>
        <w:bookmarkStart w:id="17" w:name="_Toc516198340"/>
        <w:bookmarkStart w:id="18" w:name="_Toc517205611"/>
        <w:bookmarkStart w:id="19" w:name="_Toc517206018"/>
        <w:bookmarkStart w:id="20" w:name="_Toc517206110"/>
        <w:bookmarkStart w:id="21" w:name="_Toc517217647"/>
        <w:bookmarkStart w:id="22" w:name="_Toc517217691"/>
        <w:bookmarkStart w:id="23" w:name="_Toc534206321"/>
        <w:bookmarkStart w:id="24" w:name="_Toc534229521"/>
        <w:bookmarkStart w:id="25" w:name="_Toc534229610"/>
        <w:bookmarkStart w:id="26" w:name="_Toc534229699"/>
        <w:bookmarkStart w:id="27" w:name="_Toc534321030"/>
        <w:bookmarkStart w:id="28" w:name="_Toc534321127"/>
        <w:bookmarkStart w:id="29" w:name="_Toc534321218"/>
        <w:bookmarkStart w:id="30" w:name="_Toc534693063"/>
        <w:bookmarkStart w:id="31" w:name="_Toc534693165"/>
        <w:bookmarkStart w:id="32" w:name="_Toc534693267"/>
        <w:bookmarkStart w:id="33" w:name="_Toc534698118"/>
        <w:bookmarkStart w:id="34" w:name="_Toc534698220"/>
        <w:bookmarkStart w:id="35" w:name="_Toc534698322"/>
        <w:bookmarkStart w:id="36" w:name="_Toc534699191"/>
        <w:bookmarkStart w:id="37" w:name="_Toc534701029"/>
        <w:bookmarkStart w:id="38" w:name="_Toc534701131"/>
        <w:bookmarkStart w:id="39" w:name="_Toc534701519"/>
        <w:bookmarkStart w:id="40" w:name="_Toc53470162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del>
    </w:p>
    <w:p w14:paraId="5D47EBEE" w14:textId="3B05CCB2" w:rsidR="006B0051" w:rsidRDefault="006B0051">
      <w:pPr>
        <w:pStyle w:val="Heading3"/>
        <w:rPr>
          <w:rFonts w:cs="Times New Roman"/>
          <w:noProof/>
          <w:lang w:val="vi-VN"/>
        </w:rPr>
      </w:pPr>
      <w:bookmarkStart w:id="41" w:name="_Toc534701622"/>
      <w:r w:rsidRPr="00534549">
        <w:rPr>
          <w:rFonts w:cs="Times New Roman"/>
          <w:noProof/>
          <w:lang w:val="vi-VN"/>
        </w:rPr>
        <w:t>Hiện trạng tin học (phần cứng, phần mềm, con người)</w:t>
      </w:r>
      <w:bookmarkEnd w:id="41"/>
    </w:p>
    <w:p w14:paraId="688A8F52" w14:textId="77777777" w:rsidR="00627EF8" w:rsidRPr="00627EF8" w:rsidRDefault="00627EF8" w:rsidP="00627EF8">
      <w:pPr>
        <w:rPr>
          <w:lang w:val="vi-VN"/>
        </w:rPr>
      </w:pPr>
    </w:p>
    <w:p w14:paraId="2B3302B2" w14:textId="77777777" w:rsidR="006B0051" w:rsidRPr="00534549" w:rsidRDefault="006B0051">
      <w:pPr>
        <w:pStyle w:val="ListParagraph"/>
        <w:numPr>
          <w:ilvl w:val="0"/>
          <w:numId w:val="23"/>
        </w:numPr>
        <w:spacing w:line="256" w:lineRule="auto"/>
        <w:rPr>
          <w:ins w:id="42" w:author="NGUYỄN ĐỨC KẾ" w:date="2017-04-23T17:43:00Z"/>
          <w:rFonts w:cs="Times New Roman"/>
          <w:noProof/>
          <w:szCs w:val="26"/>
          <w:lang w:val="vi-VN"/>
        </w:rPr>
        <w:pPrChange w:id="43" w:author="NGUYỄN ĐỨC KẾ" w:date="2017-04-23T17:47:00Z">
          <w:pPr>
            <w:pStyle w:val="ListParagraph"/>
            <w:numPr>
              <w:numId w:val="22"/>
            </w:numPr>
            <w:spacing w:line="256" w:lineRule="auto"/>
            <w:ind w:left="1170" w:hanging="360"/>
          </w:pPr>
        </w:pPrChange>
      </w:pPr>
      <w:ins w:id="44" w:author="NGUYỄN ĐỨC KẾ" w:date="2017-04-23T17:43:00Z">
        <w:r w:rsidRPr="00534549">
          <w:rPr>
            <w:rFonts w:cs="Times New Roman"/>
            <w:noProof/>
            <w:szCs w:val="26"/>
            <w:lang w:val="vi-VN"/>
          </w:rPr>
          <w:t>Phần cứng:</w:t>
        </w:r>
      </w:ins>
    </w:p>
    <w:p w14:paraId="5EFB3C75" w14:textId="77777777" w:rsidR="006B0051" w:rsidRPr="00534549" w:rsidRDefault="006B0051">
      <w:pPr>
        <w:rPr>
          <w:ins w:id="45" w:author="NGUYỄN ĐỨC KẾ" w:date="2017-04-23T17:43:00Z"/>
          <w:rFonts w:cs="Times New Roman"/>
          <w:noProof/>
          <w:lang w:val="vi-VN"/>
        </w:rPr>
        <w:pPrChange w:id="46" w:author="NGUYỄN ĐỨC KẾ" w:date="2017-04-23T17:47:00Z">
          <w:pPr>
            <w:pStyle w:val="Heading1Char"/>
            <w:ind w:left="1170"/>
          </w:pPr>
        </w:pPrChange>
      </w:pPr>
      <w:ins w:id="47" w:author="NGUYỄN ĐỨC KẾ" w:date="2017-04-23T17:45:00Z">
        <w:r w:rsidRPr="00534549">
          <w:rPr>
            <w:rFonts w:cs="Times New Roman"/>
            <w:noProof/>
            <w:lang w:val="vi-VN"/>
          </w:rPr>
          <w:t xml:space="preserve">+ </w:t>
        </w:r>
      </w:ins>
      <w:ins w:id="48" w:author="NGUYỄN ĐỨC KẾ" w:date="2017-04-23T17:43:00Z">
        <w:r w:rsidRPr="00534549">
          <w:rPr>
            <w:rFonts w:cs="Times New Roman"/>
            <w:noProof/>
            <w:lang w:val="vi-VN"/>
          </w:rPr>
          <w:t>Các thiết bị hiện tại: có thể cài đặt và sử dụng trên PC, Laptop.</w:t>
        </w:r>
      </w:ins>
    </w:p>
    <w:p w14:paraId="674B2D84" w14:textId="77777777" w:rsidR="006B0051" w:rsidRPr="00534549" w:rsidRDefault="006B0051">
      <w:pPr>
        <w:rPr>
          <w:ins w:id="49" w:author="NGUYỄN ĐỨC KẾ" w:date="2017-04-23T17:43:00Z"/>
          <w:rFonts w:cs="Times New Roman"/>
          <w:noProof/>
          <w:lang w:val="vi-VN"/>
        </w:rPr>
        <w:pPrChange w:id="50" w:author="NGUYỄN ĐỨC KẾ" w:date="2017-04-23T17:47:00Z">
          <w:pPr>
            <w:ind w:left="1170"/>
          </w:pPr>
        </w:pPrChange>
      </w:pPr>
      <w:ins w:id="51" w:author="NGUYỄN ĐỨC KẾ" w:date="2017-04-23T17:43:00Z">
        <w:r w:rsidRPr="00534549">
          <w:rPr>
            <w:rFonts w:cs="Times New Roman"/>
            <w:noProof/>
            <w:lang w:val="vi-VN"/>
          </w:rPr>
          <w:t>+ Số lượng: không quy định số lượng cụ thể tuỳ thuộc vào nhu cầu sử dụng của khách hàng.</w:t>
        </w:r>
      </w:ins>
    </w:p>
    <w:p w14:paraId="4A1E1910" w14:textId="77777777" w:rsidR="006B0051" w:rsidRPr="00534549" w:rsidRDefault="006B0051">
      <w:pPr>
        <w:rPr>
          <w:ins w:id="52" w:author="NGUYỄN ĐỨC KẾ" w:date="2017-04-23T17:43:00Z"/>
          <w:rFonts w:cs="Times New Roman"/>
          <w:noProof/>
          <w:lang w:val="vi-VN"/>
        </w:rPr>
        <w:pPrChange w:id="53" w:author="NGUYỄN ĐỨC KẾ" w:date="2017-04-23T17:47:00Z">
          <w:pPr>
            <w:ind w:left="720" w:firstLine="450"/>
          </w:pPr>
        </w:pPrChange>
      </w:pPr>
      <w:ins w:id="54" w:author="NGUYỄN ĐỨC KẾ" w:date="2017-04-23T17:43:00Z">
        <w:r w:rsidRPr="00534549">
          <w:rPr>
            <w:rFonts w:cs="Times New Roman"/>
            <w:noProof/>
            <w:lang w:val="vi-VN"/>
          </w:rPr>
          <w:t>+ Cấu hình:</w:t>
        </w:r>
      </w:ins>
      <w:ins w:id="55" w:author="NGUYỄN ĐỨC KẾ" w:date="2017-04-23T22:54:00Z">
        <w:r w:rsidRPr="00534549">
          <w:rPr>
            <w:rFonts w:cs="Times New Roman"/>
            <w:noProof/>
            <w:lang w:val="vi-VN"/>
          </w:rPr>
          <w:t xml:space="preserve"> </w:t>
        </w:r>
        <w:r w:rsidRPr="00534549">
          <w:rPr>
            <w:rFonts w:cs="Times New Roman"/>
            <w:noProof/>
            <w:shd w:val="clear" w:color="auto" w:fill="FFFFFF"/>
            <w:lang w:val="vi-VN"/>
            <w:rPrChange w:id="56" w:author="NGUYỄN ĐỨC KẾ" w:date="2017-04-23T22:58:00Z">
              <w:rPr>
                <w:color w:val="222222"/>
                <w:sz w:val="27"/>
                <w:szCs w:val="27"/>
                <w:shd w:val="clear" w:color="auto" w:fill="FFFFFF"/>
              </w:rPr>
            </w:rPrChange>
          </w:rPr>
          <w:t>CPU Intel Core i3</w:t>
        </w:r>
      </w:ins>
      <w:ins w:id="57" w:author="NGUYỄN ĐỨC KẾ" w:date="2017-04-23T22:56:00Z">
        <w:r w:rsidRPr="00534549">
          <w:rPr>
            <w:rFonts w:cs="Times New Roman"/>
            <w:noProof/>
            <w:shd w:val="clear" w:color="auto" w:fill="FFFFFF"/>
            <w:lang w:val="vi-VN"/>
            <w:rPrChange w:id="58" w:author="NGUYỄN ĐỨC KẾ" w:date="2017-04-23T22:58:00Z">
              <w:rPr>
                <w:color w:val="222222"/>
                <w:sz w:val="27"/>
                <w:szCs w:val="27"/>
                <w:shd w:val="clear" w:color="auto" w:fill="FFFFFF"/>
              </w:rPr>
            </w:rPrChange>
          </w:rPr>
          <w:t>, RAM 4GB</w:t>
        </w:r>
      </w:ins>
    </w:p>
    <w:p w14:paraId="7FB45B2B" w14:textId="77777777" w:rsidR="006B0051" w:rsidRPr="00534549" w:rsidRDefault="006B0051">
      <w:pPr>
        <w:pStyle w:val="ListParagraph"/>
        <w:numPr>
          <w:ilvl w:val="0"/>
          <w:numId w:val="23"/>
        </w:numPr>
        <w:spacing w:line="256" w:lineRule="auto"/>
        <w:rPr>
          <w:ins w:id="59" w:author="NGUYỄN ĐỨC KẾ" w:date="2017-04-23T17:43:00Z"/>
          <w:rFonts w:cs="Times New Roman"/>
          <w:noProof/>
          <w:szCs w:val="26"/>
          <w:lang w:val="vi-VN"/>
        </w:rPr>
        <w:pPrChange w:id="60" w:author="NGUYỄN ĐỨC KẾ" w:date="2017-04-23T17:47:00Z">
          <w:pPr>
            <w:pStyle w:val="ListParagraph"/>
            <w:numPr>
              <w:numId w:val="22"/>
            </w:numPr>
            <w:spacing w:line="256" w:lineRule="auto"/>
            <w:ind w:left="1170" w:hanging="360"/>
          </w:pPr>
        </w:pPrChange>
      </w:pPr>
      <w:ins w:id="61" w:author="NGUYỄN ĐỨC KẾ" w:date="2017-04-23T17:43:00Z">
        <w:r w:rsidRPr="00534549">
          <w:rPr>
            <w:rFonts w:cs="Times New Roman"/>
            <w:noProof/>
            <w:szCs w:val="26"/>
            <w:lang w:val="vi-VN"/>
          </w:rPr>
          <w:t>Phần mềm:</w:t>
        </w:r>
      </w:ins>
    </w:p>
    <w:p w14:paraId="451A7117" w14:textId="77777777" w:rsidR="006B0051" w:rsidRPr="00534549" w:rsidRDefault="006B0051">
      <w:pPr>
        <w:rPr>
          <w:ins w:id="62" w:author="NGUYỄN ĐỨC KẾ" w:date="2017-04-23T17:43:00Z"/>
          <w:rFonts w:cs="Times New Roman"/>
          <w:noProof/>
          <w:lang w:val="vi-VN"/>
        </w:rPr>
        <w:pPrChange w:id="63" w:author="NGUYỄN ĐỨC KẾ" w:date="2017-04-23T17:47:00Z">
          <w:pPr>
            <w:pStyle w:val="Heading1Char"/>
            <w:ind w:left="1170"/>
          </w:pPr>
        </w:pPrChange>
      </w:pPr>
      <w:ins w:id="64" w:author="NGUYỄN ĐỨC KẾ" w:date="2017-04-23T17:43:00Z">
        <w:r w:rsidRPr="00534549">
          <w:rPr>
            <w:rFonts w:cs="Times New Roman"/>
            <w:noProof/>
            <w:lang w:val="vi-VN"/>
          </w:rPr>
          <w:t>+ Hệ điều hành:</w:t>
        </w:r>
      </w:ins>
      <w:r w:rsidRPr="00534549">
        <w:rPr>
          <w:rFonts w:cs="Times New Roman"/>
          <w:noProof/>
          <w:lang w:val="vi-VN"/>
        </w:rPr>
        <w:t xml:space="preserve"> Phần mềm có thể chạy trên nền hệ điều Windows có hỗ trợ .Net Framework 4.5 trở lên</w:t>
      </w:r>
      <w:ins w:id="65" w:author="NGUYỄN ĐỨC KẾ" w:date="2017-04-23T22:55:00Z">
        <w:r w:rsidRPr="00534549">
          <w:rPr>
            <w:rFonts w:cs="Times New Roman"/>
            <w:noProof/>
            <w:lang w:val="vi-VN"/>
          </w:rPr>
          <w:t xml:space="preserve">, </w:t>
        </w:r>
      </w:ins>
      <w:r w:rsidRPr="00534549">
        <w:rPr>
          <w:rFonts w:cs="Times New Roman"/>
          <w:noProof/>
          <w:lang w:val="vi-VN"/>
        </w:rPr>
        <w:t xml:space="preserve">có thể chạy trên các hệ thống </w:t>
      </w:r>
      <w:ins w:id="66" w:author="NGUYỄN ĐỨC KẾ" w:date="2017-04-23T22:55:00Z">
        <w:r w:rsidRPr="00534549">
          <w:rPr>
            <w:rFonts w:cs="Times New Roman"/>
            <w:noProof/>
            <w:lang w:val="vi-VN"/>
          </w:rPr>
          <w:t>X86</w:t>
        </w:r>
      </w:ins>
      <w:r w:rsidRPr="00534549">
        <w:rPr>
          <w:rFonts w:cs="Times New Roman"/>
          <w:noProof/>
          <w:lang w:val="vi-VN"/>
        </w:rPr>
        <w:t xml:space="preserve"> or</w:t>
      </w:r>
      <w:ins w:id="67" w:author="NGUYỄN ĐỨC KẾ" w:date="2017-04-23T22:55:00Z">
        <w:r w:rsidRPr="00534549">
          <w:rPr>
            <w:rFonts w:cs="Times New Roman"/>
            <w:noProof/>
            <w:lang w:val="vi-VN"/>
          </w:rPr>
          <w:t xml:space="preserve"> X64 ARM Required</w:t>
        </w:r>
      </w:ins>
      <w:r w:rsidRPr="00534549">
        <w:rPr>
          <w:rFonts w:cs="Times New Roman"/>
          <w:noProof/>
          <w:lang w:val="vi-VN"/>
        </w:rPr>
        <w:t>. Chưa hỗ trợ MacOS và Linux.</w:t>
      </w:r>
    </w:p>
    <w:p w14:paraId="22714B8F" w14:textId="77777777" w:rsidR="006B0051" w:rsidRPr="00534549" w:rsidRDefault="006B0051">
      <w:pPr>
        <w:rPr>
          <w:ins w:id="68" w:author="NGUYỄN ĐỨC KẾ" w:date="2017-04-23T17:43:00Z"/>
          <w:rFonts w:cs="Times New Roman"/>
          <w:noProof/>
          <w:lang w:val="vi-VN"/>
        </w:rPr>
        <w:pPrChange w:id="69" w:author="NGUYỄN ĐỨC KẾ" w:date="2017-04-23T17:47:00Z">
          <w:pPr>
            <w:pStyle w:val="Heading1Char"/>
            <w:ind w:left="1170"/>
          </w:pPr>
        </w:pPrChange>
      </w:pPr>
      <w:ins w:id="70" w:author="NGUYỄN ĐỨC KẾ" w:date="2017-04-23T17:43:00Z">
        <w:r w:rsidRPr="00534549">
          <w:rPr>
            <w:rFonts w:cs="Times New Roman"/>
            <w:noProof/>
            <w:lang w:val="vi-VN"/>
          </w:rPr>
          <w:t>+ Hệ quản trị CSDL: SQL Server 2014 Management Studio, Microsoft Visual studio 2013 Ultimate</w:t>
        </w:r>
      </w:ins>
    </w:p>
    <w:p w14:paraId="6F6C7C5F" w14:textId="77777777" w:rsidR="006B0051" w:rsidRPr="00534549" w:rsidRDefault="006B0051">
      <w:pPr>
        <w:pStyle w:val="ListParagraph"/>
        <w:numPr>
          <w:ilvl w:val="0"/>
          <w:numId w:val="23"/>
        </w:numPr>
        <w:spacing w:line="256" w:lineRule="auto"/>
        <w:rPr>
          <w:ins w:id="71" w:author="NGUYỄN ĐỨC KẾ" w:date="2017-04-23T17:43:00Z"/>
          <w:rFonts w:cs="Times New Roman"/>
          <w:noProof/>
          <w:szCs w:val="26"/>
          <w:lang w:val="vi-VN"/>
        </w:rPr>
        <w:pPrChange w:id="72" w:author="NGUYỄN ĐỨC KẾ" w:date="2017-04-23T17:47:00Z">
          <w:pPr>
            <w:pStyle w:val="ListParagraph"/>
            <w:numPr>
              <w:numId w:val="22"/>
            </w:numPr>
            <w:spacing w:line="256" w:lineRule="auto"/>
            <w:ind w:left="1170" w:hanging="360"/>
          </w:pPr>
        </w:pPrChange>
      </w:pPr>
      <w:ins w:id="73" w:author="NGUYỄN ĐỨC KẾ" w:date="2017-04-23T17:43:00Z">
        <w:r w:rsidRPr="00534549">
          <w:rPr>
            <w:rFonts w:cs="Times New Roman"/>
            <w:noProof/>
            <w:szCs w:val="26"/>
            <w:lang w:val="vi-VN"/>
          </w:rPr>
          <w:t>Con người:</w:t>
        </w:r>
      </w:ins>
    </w:p>
    <w:p w14:paraId="2FEC3708" w14:textId="140804C0" w:rsidR="006B0051" w:rsidRPr="00534549" w:rsidRDefault="006B0051" w:rsidP="00292096">
      <w:pPr>
        <w:rPr>
          <w:rFonts w:cs="Times New Roman"/>
          <w:noProof/>
          <w:lang w:val="vi-VN"/>
        </w:rPr>
      </w:pPr>
      <w:ins w:id="74" w:author="NGUYỄN ĐỨC KẾ" w:date="2017-04-23T17:43:00Z">
        <w:r w:rsidRPr="00534549">
          <w:rPr>
            <w:rFonts w:cs="Times New Roman"/>
            <w:noProof/>
            <w:lang w:val="vi-VN"/>
          </w:rPr>
          <w:t>+ Trình độ chuyên môn Tin học: biết thao tác những kĩ năng cơ bản trên PC.</w:t>
        </w:r>
      </w:ins>
    </w:p>
    <w:p w14:paraId="12AB013C" w14:textId="63540BAA" w:rsidR="006B0051" w:rsidRPr="00534549" w:rsidRDefault="006B0051" w:rsidP="006B0051">
      <w:pPr>
        <w:pStyle w:val="Heading2"/>
        <w:rPr>
          <w:rFonts w:cs="Times New Roman"/>
          <w:noProof/>
          <w:lang w:val="vi-VN"/>
        </w:rPr>
      </w:pPr>
      <w:bookmarkStart w:id="75" w:name="_Toc534701623"/>
      <w:r w:rsidRPr="00534549">
        <w:rPr>
          <w:rFonts w:cs="Times New Roman"/>
          <w:noProof/>
          <w:lang w:val="vi-VN"/>
        </w:rPr>
        <w:t>Xác định phạm vị, khả năng, mục tiêu dự án của hệ thống mới</w:t>
      </w:r>
      <w:bookmarkEnd w:id="75"/>
    </w:p>
    <w:p w14:paraId="53276CF2" w14:textId="4138C657" w:rsidR="006B0051" w:rsidRPr="00534549" w:rsidRDefault="006B0051" w:rsidP="00C43FA3">
      <w:pPr>
        <w:pStyle w:val="ListParagraph"/>
        <w:numPr>
          <w:ilvl w:val="0"/>
          <w:numId w:val="23"/>
        </w:numPr>
        <w:rPr>
          <w:rFonts w:cs="Times New Roman"/>
          <w:noProof/>
          <w:lang w:val="vi-VN"/>
        </w:rPr>
      </w:pPr>
      <w:r w:rsidRPr="00534549">
        <w:rPr>
          <w:rFonts w:cs="Times New Roman"/>
          <w:noProof/>
          <w:lang w:val="vi-VN"/>
        </w:rPr>
        <w:t xml:space="preserve">Phạm vi của hệ thống mới giải quyết các vấn đề: </w:t>
      </w:r>
    </w:p>
    <w:p w14:paraId="10E52CD5" w14:textId="6D5602BD" w:rsidR="006B0051" w:rsidRPr="00534549" w:rsidRDefault="00292096" w:rsidP="00292096">
      <w:pPr>
        <w:rPr>
          <w:rFonts w:cs="Times New Roman"/>
          <w:noProof/>
          <w:lang w:val="vi-VN"/>
        </w:rPr>
      </w:pPr>
      <w:r w:rsidRPr="00534549">
        <w:rPr>
          <w:rFonts w:cs="Times New Roman"/>
          <w:noProof/>
          <w:lang w:val="vi-VN"/>
        </w:rPr>
        <w:t xml:space="preserve">+ </w:t>
      </w:r>
      <w:r w:rsidR="006B0051" w:rsidRPr="00534549">
        <w:rPr>
          <w:rFonts w:cs="Times New Roman"/>
          <w:noProof/>
          <w:lang w:val="vi-VN"/>
        </w:rPr>
        <w:t xml:space="preserve">Xây dựng một cơ sở dữ liệu mới được lưu trữ trên máy tính. </w:t>
      </w:r>
    </w:p>
    <w:p w14:paraId="5A7D829C" w14:textId="717B0ABC" w:rsidR="006B0051" w:rsidRPr="00534549" w:rsidRDefault="00292096" w:rsidP="00292096">
      <w:pPr>
        <w:rPr>
          <w:rFonts w:cs="Times New Roman"/>
          <w:noProof/>
          <w:lang w:val="vi-VN"/>
        </w:rPr>
      </w:pPr>
      <w:r w:rsidRPr="00534549">
        <w:rPr>
          <w:rFonts w:cs="Times New Roman"/>
          <w:noProof/>
          <w:lang w:val="vi-VN"/>
        </w:rPr>
        <w:t xml:space="preserve">+ </w:t>
      </w:r>
      <w:r w:rsidR="006B0051" w:rsidRPr="00534549">
        <w:rPr>
          <w:rFonts w:cs="Times New Roman"/>
          <w:noProof/>
          <w:lang w:val="vi-VN"/>
        </w:rPr>
        <w:t xml:space="preserve">Hệ thống quản lí phòng mạch mới mang tính tự động hóa, giúp cho công tác quản lí hồ sơ bệnh án được chặt chẽ, thực hiện một cách tối ưu hóa. </w:t>
      </w:r>
    </w:p>
    <w:p w14:paraId="5C8E0D07" w14:textId="7C26AFD5" w:rsidR="006B0051" w:rsidRPr="00534549" w:rsidRDefault="00292096" w:rsidP="00292096">
      <w:pPr>
        <w:rPr>
          <w:rFonts w:cs="Times New Roman"/>
          <w:noProof/>
          <w:lang w:val="vi-VN"/>
        </w:rPr>
      </w:pPr>
      <w:r w:rsidRPr="00534549">
        <w:rPr>
          <w:rFonts w:cs="Times New Roman"/>
          <w:noProof/>
          <w:lang w:val="vi-VN"/>
        </w:rPr>
        <w:t xml:space="preserve">+ </w:t>
      </w:r>
      <w:r w:rsidR="006B0051" w:rsidRPr="00534549">
        <w:rPr>
          <w:rFonts w:cs="Times New Roman"/>
          <w:noProof/>
          <w:lang w:val="vi-VN"/>
        </w:rPr>
        <w:t xml:space="preserve">Đảm bảo bảo mật hệ thống và an toàn thông tin người dùng. </w:t>
      </w:r>
    </w:p>
    <w:p w14:paraId="2A5075AA" w14:textId="2CE0F3B7" w:rsidR="006B0051" w:rsidRPr="00534549" w:rsidRDefault="006B0051" w:rsidP="00C43FA3">
      <w:pPr>
        <w:pStyle w:val="ListParagraph"/>
        <w:numPr>
          <w:ilvl w:val="0"/>
          <w:numId w:val="23"/>
        </w:numPr>
        <w:rPr>
          <w:rFonts w:cs="Times New Roman"/>
          <w:noProof/>
          <w:lang w:val="vi-VN"/>
        </w:rPr>
      </w:pPr>
      <w:r w:rsidRPr="00534549">
        <w:rPr>
          <w:rFonts w:cs="Times New Roman"/>
          <w:noProof/>
          <w:lang w:val="vi-VN"/>
        </w:rPr>
        <w:t>Nhân lực sử dụng</w:t>
      </w:r>
      <w:r w:rsidR="00C43FA3" w:rsidRPr="00534549">
        <w:rPr>
          <w:rFonts w:cs="Times New Roman"/>
          <w:noProof/>
          <w:lang w:val="vi-VN"/>
        </w:rPr>
        <w:t>:</w:t>
      </w:r>
      <w:r w:rsidRPr="00534549">
        <w:rPr>
          <w:rFonts w:cs="Times New Roman"/>
          <w:noProof/>
          <w:lang w:val="vi-VN"/>
        </w:rPr>
        <w:t xml:space="preserve"> </w:t>
      </w:r>
    </w:p>
    <w:tbl>
      <w:tblPr>
        <w:tblStyle w:val="TableGrid"/>
        <w:tblW w:w="0" w:type="auto"/>
        <w:tblLook w:val="04A0" w:firstRow="1" w:lastRow="0" w:firstColumn="1" w:lastColumn="0" w:noHBand="0" w:noVBand="1"/>
      </w:tblPr>
      <w:tblGrid>
        <w:gridCol w:w="715"/>
        <w:gridCol w:w="2891"/>
        <w:gridCol w:w="1803"/>
        <w:gridCol w:w="1803"/>
        <w:gridCol w:w="1804"/>
      </w:tblGrid>
      <w:tr w:rsidR="00962116" w:rsidRPr="00534549" w14:paraId="44D600D1" w14:textId="77777777" w:rsidTr="00B27860">
        <w:tc>
          <w:tcPr>
            <w:tcW w:w="715" w:type="dxa"/>
          </w:tcPr>
          <w:p w14:paraId="2AF74102" w14:textId="4D2D8150" w:rsidR="00962116" w:rsidRPr="00534549" w:rsidRDefault="00962116" w:rsidP="002F2C46">
            <w:pPr>
              <w:ind w:firstLine="0"/>
              <w:rPr>
                <w:rFonts w:cs="Times New Roman"/>
                <w:noProof/>
                <w:lang w:val="vi-VN"/>
              </w:rPr>
            </w:pPr>
            <w:r w:rsidRPr="00534549">
              <w:rPr>
                <w:rFonts w:cs="Times New Roman"/>
                <w:noProof/>
                <w:lang w:val="vi-VN"/>
              </w:rPr>
              <w:t>STT</w:t>
            </w:r>
          </w:p>
        </w:tc>
        <w:tc>
          <w:tcPr>
            <w:tcW w:w="2891" w:type="dxa"/>
          </w:tcPr>
          <w:p w14:paraId="6A85AF68" w14:textId="22721A3E" w:rsidR="00962116" w:rsidRPr="00534549" w:rsidRDefault="00962116" w:rsidP="002F2C46">
            <w:pPr>
              <w:ind w:firstLine="0"/>
              <w:rPr>
                <w:rFonts w:cs="Times New Roman"/>
                <w:noProof/>
                <w:lang w:val="vi-VN"/>
              </w:rPr>
            </w:pPr>
            <w:r w:rsidRPr="00534549">
              <w:rPr>
                <w:rFonts w:cs="Times New Roman"/>
                <w:noProof/>
                <w:lang w:val="vi-VN"/>
              </w:rPr>
              <w:t>Nghiệp vụ</w:t>
            </w:r>
          </w:p>
        </w:tc>
        <w:tc>
          <w:tcPr>
            <w:tcW w:w="1803" w:type="dxa"/>
          </w:tcPr>
          <w:p w14:paraId="25A72623" w14:textId="2D34513D" w:rsidR="00962116" w:rsidRPr="00534549" w:rsidRDefault="00962116" w:rsidP="00962116">
            <w:pPr>
              <w:ind w:firstLine="0"/>
              <w:jc w:val="center"/>
              <w:rPr>
                <w:rFonts w:cs="Times New Roman"/>
                <w:noProof/>
                <w:lang w:val="vi-VN"/>
              </w:rPr>
            </w:pPr>
            <w:r w:rsidRPr="00534549">
              <w:rPr>
                <w:rFonts w:cs="Times New Roman"/>
                <w:noProof/>
                <w:lang w:val="vi-VN"/>
              </w:rPr>
              <w:t>Quản trị</w:t>
            </w:r>
          </w:p>
        </w:tc>
        <w:tc>
          <w:tcPr>
            <w:tcW w:w="1803" w:type="dxa"/>
          </w:tcPr>
          <w:p w14:paraId="186EE223" w14:textId="23DE402B" w:rsidR="00962116" w:rsidRPr="00534549" w:rsidRDefault="00962116" w:rsidP="00962116">
            <w:pPr>
              <w:ind w:firstLine="0"/>
              <w:jc w:val="center"/>
              <w:rPr>
                <w:rFonts w:cs="Times New Roman"/>
                <w:noProof/>
                <w:lang w:val="vi-VN"/>
              </w:rPr>
            </w:pPr>
            <w:r w:rsidRPr="00534549">
              <w:rPr>
                <w:rFonts w:cs="Times New Roman"/>
                <w:noProof/>
                <w:lang w:val="vi-VN"/>
              </w:rPr>
              <w:t>Nhân viên</w:t>
            </w:r>
          </w:p>
        </w:tc>
        <w:tc>
          <w:tcPr>
            <w:tcW w:w="1804" w:type="dxa"/>
          </w:tcPr>
          <w:p w14:paraId="70E60EE3" w14:textId="21DB4ECC" w:rsidR="00962116" w:rsidRPr="00534549" w:rsidRDefault="00962116" w:rsidP="002F2C46">
            <w:pPr>
              <w:ind w:firstLine="0"/>
              <w:rPr>
                <w:rFonts w:cs="Times New Roman"/>
                <w:noProof/>
                <w:lang w:val="vi-VN"/>
              </w:rPr>
            </w:pPr>
            <w:r w:rsidRPr="00534549">
              <w:rPr>
                <w:rFonts w:cs="Times New Roman"/>
                <w:noProof/>
                <w:lang w:val="vi-VN"/>
              </w:rPr>
              <w:t>Khác</w:t>
            </w:r>
          </w:p>
        </w:tc>
      </w:tr>
      <w:tr w:rsidR="00962116" w:rsidRPr="00534549" w14:paraId="2B132379" w14:textId="77777777" w:rsidTr="00B27860">
        <w:tc>
          <w:tcPr>
            <w:tcW w:w="715" w:type="dxa"/>
          </w:tcPr>
          <w:p w14:paraId="60EA308F" w14:textId="73AFBD9D" w:rsidR="00962116" w:rsidRPr="00534549" w:rsidRDefault="00962116" w:rsidP="002F2C46">
            <w:pPr>
              <w:ind w:firstLine="0"/>
              <w:rPr>
                <w:rFonts w:cs="Times New Roman"/>
                <w:noProof/>
                <w:lang w:val="vi-VN"/>
              </w:rPr>
            </w:pPr>
            <w:r w:rsidRPr="00534549">
              <w:rPr>
                <w:rFonts w:cs="Times New Roman"/>
                <w:noProof/>
                <w:lang w:val="vi-VN"/>
              </w:rPr>
              <w:t>1</w:t>
            </w:r>
          </w:p>
        </w:tc>
        <w:tc>
          <w:tcPr>
            <w:tcW w:w="2891" w:type="dxa"/>
          </w:tcPr>
          <w:p w14:paraId="1355C79A" w14:textId="1D913459" w:rsidR="00962116" w:rsidRPr="00534549" w:rsidRDefault="00962116" w:rsidP="002F2C46">
            <w:pPr>
              <w:ind w:firstLine="0"/>
              <w:rPr>
                <w:rFonts w:cs="Times New Roman"/>
                <w:noProof/>
                <w:lang w:val="vi-VN"/>
              </w:rPr>
            </w:pPr>
            <w:r w:rsidRPr="00534549">
              <w:rPr>
                <w:rFonts w:cs="Times New Roman"/>
                <w:noProof/>
                <w:lang w:val="vi-VN"/>
              </w:rPr>
              <w:t>Phân quyền người dùng</w:t>
            </w:r>
          </w:p>
        </w:tc>
        <w:tc>
          <w:tcPr>
            <w:tcW w:w="1803" w:type="dxa"/>
          </w:tcPr>
          <w:p w14:paraId="5CD716C4" w14:textId="4A2DA071"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42914368" w14:textId="77777777" w:rsidR="00962116" w:rsidRPr="00534549" w:rsidRDefault="00962116" w:rsidP="00962116">
            <w:pPr>
              <w:ind w:firstLine="0"/>
              <w:jc w:val="center"/>
              <w:rPr>
                <w:rFonts w:cs="Times New Roman"/>
                <w:noProof/>
                <w:lang w:val="vi-VN"/>
              </w:rPr>
            </w:pPr>
          </w:p>
        </w:tc>
        <w:tc>
          <w:tcPr>
            <w:tcW w:w="1804" w:type="dxa"/>
          </w:tcPr>
          <w:p w14:paraId="59D3BD54" w14:textId="77777777" w:rsidR="00962116" w:rsidRPr="00534549" w:rsidRDefault="00962116" w:rsidP="002F2C46">
            <w:pPr>
              <w:ind w:firstLine="0"/>
              <w:rPr>
                <w:rFonts w:cs="Times New Roman"/>
                <w:noProof/>
                <w:lang w:val="vi-VN"/>
              </w:rPr>
            </w:pPr>
          </w:p>
        </w:tc>
      </w:tr>
      <w:tr w:rsidR="00962116" w:rsidRPr="00534549" w14:paraId="7D82D272" w14:textId="77777777" w:rsidTr="00B27860">
        <w:tc>
          <w:tcPr>
            <w:tcW w:w="715" w:type="dxa"/>
          </w:tcPr>
          <w:p w14:paraId="18449846" w14:textId="29224CCB" w:rsidR="00962116" w:rsidRPr="00534549" w:rsidRDefault="00962116" w:rsidP="002F2C46">
            <w:pPr>
              <w:ind w:firstLine="0"/>
              <w:rPr>
                <w:rFonts w:cs="Times New Roman"/>
                <w:noProof/>
                <w:lang w:val="vi-VN"/>
              </w:rPr>
            </w:pPr>
            <w:r w:rsidRPr="00534549">
              <w:rPr>
                <w:rFonts w:cs="Times New Roman"/>
                <w:noProof/>
                <w:lang w:val="vi-VN"/>
              </w:rPr>
              <w:t>2</w:t>
            </w:r>
          </w:p>
        </w:tc>
        <w:tc>
          <w:tcPr>
            <w:tcW w:w="2891" w:type="dxa"/>
          </w:tcPr>
          <w:p w14:paraId="1A927B91" w14:textId="29FBE484" w:rsidR="00962116" w:rsidRPr="00534549" w:rsidRDefault="00962116" w:rsidP="002F2C46">
            <w:pPr>
              <w:ind w:firstLine="0"/>
              <w:rPr>
                <w:rFonts w:cs="Times New Roman"/>
                <w:noProof/>
                <w:lang w:val="vi-VN"/>
              </w:rPr>
            </w:pPr>
            <w:r w:rsidRPr="00534549">
              <w:rPr>
                <w:rFonts w:cs="Times New Roman"/>
                <w:noProof/>
                <w:lang w:val="vi-VN"/>
              </w:rPr>
              <w:t>Lập danh sách khám bệnh</w:t>
            </w:r>
          </w:p>
        </w:tc>
        <w:tc>
          <w:tcPr>
            <w:tcW w:w="1803" w:type="dxa"/>
          </w:tcPr>
          <w:p w14:paraId="009B1DC1" w14:textId="5370EECF"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59D131CE" w14:textId="4B1D5D36"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4" w:type="dxa"/>
          </w:tcPr>
          <w:p w14:paraId="49708A9F" w14:textId="77777777" w:rsidR="00962116" w:rsidRPr="00534549" w:rsidRDefault="00962116" w:rsidP="002F2C46">
            <w:pPr>
              <w:ind w:firstLine="0"/>
              <w:rPr>
                <w:rFonts w:cs="Times New Roman"/>
                <w:noProof/>
                <w:lang w:val="vi-VN"/>
              </w:rPr>
            </w:pPr>
          </w:p>
        </w:tc>
      </w:tr>
      <w:tr w:rsidR="00962116" w:rsidRPr="00534549" w14:paraId="125BD3C2" w14:textId="77777777" w:rsidTr="00B27860">
        <w:tc>
          <w:tcPr>
            <w:tcW w:w="715" w:type="dxa"/>
          </w:tcPr>
          <w:p w14:paraId="50FFA84F" w14:textId="532E0291" w:rsidR="00962116" w:rsidRPr="00534549" w:rsidRDefault="00962116" w:rsidP="002F2C46">
            <w:pPr>
              <w:ind w:firstLine="0"/>
              <w:rPr>
                <w:rFonts w:cs="Times New Roman"/>
                <w:noProof/>
                <w:lang w:val="vi-VN"/>
              </w:rPr>
            </w:pPr>
            <w:r w:rsidRPr="00534549">
              <w:rPr>
                <w:rFonts w:cs="Times New Roman"/>
                <w:noProof/>
                <w:lang w:val="vi-VN"/>
              </w:rPr>
              <w:t>3</w:t>
            </w:r>
          </w:p>
        </w:tc>
        <w:tc>
          <w:tcPr>
            <w:tcW w:w="2891" w:type="dxa"/>
          </w:tcPr>
          <w:p w14:paraId="7AE8C3A0" w14:textId="445751E4" w:rsidR="00962116" w:rsidRPr="00534549" w:rsidRDefault="00962116" w:rsidP="002F2C46">
            <w:pPr>
              <w:ind w:firstLine="0"/>
              <w:rPr>
                <w:rFonts w:cs="Times New Roman"/>
                <w:noProof/>
                <w:lang w:val="vi-VN"/>
              </w:rPr>
            </w:pPr>
            <w:r w:rsidRPr="00534549">
              <w:rPr>
                <w:rFonts w:cs="Times New Roman"/>
                <w:noProof/>
                <w:lang w:val="vi-VN"/>
              </w:rPr>
              <w:t>Lập phiếu khám bệnh</w:t>
            </w:r>
          </w:p>
        </w:tc>
        <w:tc>
          <w:tcPr>
            <w:tcW w:w="1803" w:type="dxa"/>
          </w:tcPr>
          <w:p w14:paraId="4EA5C4AA" w14:textId="2E865A49"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48768B31" w14:textId="408DC878"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4" w:type="dxa"/>
          </w:tcPr>
          <w:p w14:paraId="06C6C40D" w14:textId="77777777" w:rsidR="00962116" w:rsidRPr="00534549" w:rsidRDefault="00962116" w:rsidP="002F2C46">
            <w:pPr>
              <w:ind w:firstLine="0"/>
              <w:rPr>
                <w:rFonts w:cs="Times New Roman"/>
                <w:noProof/>
                <w:lang w:val="vi-VN"/>
              </w:rPr>
            </w:pPr>
          </w:p>
        </w:tc>
      </w:tr>
      <w:tr w:rsidR="00962116" w:rsidRPr="00534549" w14:paraId="11572471" w14:textId="77777777" w:rsidTr="00B27860">
        <w:tc>
          <w:tcPr>
            <w:tcW w:w="715" w:type="dxa"/>
          </w:tcPr>
          <w:p w14:paraId="3F9B39F1" w14:textId="27255C01" w:rsidR="00962116" w:rsidRPr="00534549" w:rsidRDefault="00962116" w:rsidP="002F2C46">
            <w:pPr>
              <w:ind w:firstLine="0"/>
              <w:rPr>
                <w:rFonts w:cs="Times New Roman"/>
                <w:noProof/>
                <w:lang w:val="vi-VN"/>
              </w:rPr>
            </w:pPr>
            <w:r w:rsidRPr="00534549">
              <w:rPr>
                <w:rFonts w:cs="Times New Roman"/>
                <w:noProof/>
                <w:lang w:val="vi-VN"/>
              </w:rPr>
              <w:t>4</w:t>
            </w:r>
          </w:p>
        </w:tc>
        <w:tc>
          <w:tcPr>
            <w:tcW w:w="2891" w:type="dxa"/>
          </w:tcPr>
          <w:p w14:paraId="410AB934" w14:textId="0665B3D2" w:rsidR="00962116" w:rsidRPr="00534549" w:rsidRDefault="00962116" w:rsidP="002F2C46">
            <w:pPr>
              <w:ind w:firstLine="0"/>
              <w:rPr>
                <w:rFonts w:cs="Times New Roman"/>
                <w:noProof/>
                <w:lang w:val="vi-VN"/>
              </w:rPr>
            </w:pPr>
            <w:r w:rsidRPr="00534549">
              <w:rPr>
                <w:rFonts w:cs="Times New Roman"/>
                <w:noProof/>
                <w:lang w:val="vi-VN"/>
              </w:rPr>
              <w:t>Tra cứu bệnh nhân</w:t>
            </w:r>
          </w:p>
        </w:tc>
        <w:tc>
          <w:tcPr>
            <w:tcW w:w="1803" w:type="dxa"/>
          </w:tcPr>
          <w:p w14:paraId="536FD3E2" w14:textId="73426940"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042076B2" w14:textId="1A5073FF"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4" w:type="dxa"/>
          </w:tcPr>
          <w:p w14:paraId="6C764C39" w14:textId="77777777" w:rsidR="00962116" w:rsidRPr="00534549" w:rsidRDefault="00962116" w:rsidP="002F2C46">
            <w:pPr>
              <w:ind w:firstLine="0"/>
              <w:rPr>
                <w:rFonts w:cs="Times New Roman"/>
                <w:noProof/>
                <w:lang w:val="vi-VN"/>
              </w:rPr>
            </w:pPr>
          </w:p>
        </w:tc>
      </w:tr>
      <w:tr w:rsidR="00962116" w:rsidRPr="00534549" w14:paraId="40612492" w14:textId="77777777" w:rsidTr="00B27860">
        <w:tc>
          <w:tcPr>
            <w:tcW w:w="715" w:type="dxa"/>
          </w:tcPr>
          <w:p w14:paraId="431FE5B7" w14:textId="5F475858" w:rsidR="00962116" w:rsidRPr="00534549" w:rsidRDefault="00962116" w:rsidP="002F2C46">
            <w:pPr>
              <w:ind w:firstLine="0"/>
              <w:rPr>
                <w:rFonts w:cs="Times New Roman"/>
                <w:noProof/>
                <w:lang w:val="vi-VN"/>
              </w:rPr>
            </w:pPr>
            <w:r w:rsidRPr="00534549">
              <w:rPr>
                <w:rFonts w:cs="Times New Roman"/>
                <w:noProof/>
                <w:lang w:val="vi-VN"/>
              </w:rPr>
              <w:t>5</w:t>
            </w:r>
          </w:p>
        </w:tc>
        <w:tc>
          <w:tcPr>
            <w:tcW w:w="2891" w:type="dxa"/>
          </w:tcPr>
          <w:p w14:paraId="39BC7B5E" w14:textId="7FC6BB11" w:rsidR="00962116" w:rsidRPr="00534549" w:rsidRDefault="00962116" w:rsidP="002F2C46">
            <w:pPr>
              <w:ind w:firstLine="0"/>
              <w:rPr>
                <w:rFonts w:cs="Times New Roman"/>
                <w:noProof/>
                <w:lang w:val="vi-VN"/>
              </w:rPr>
            </w:pPr>
            <w:r w:rsidRPr="00534549">
              <w:rPr>
                <w:rFonts w:cs="Times New Roman"/>
                <w:noProof/>
                <w:lang w:val="vi-VN"/>
              </w:rPr>
              <w:t>Lập hoá đơn thanh toán</w:t>
            </w:r>
          </w:p>
        </w:tc>
        <w:tc>
          <w:tcPr>
            <w:tcW w:w="1803" w:type="dxa"/>
          </w:tcPr>
          <w:p w14:paraId="0ED58F7B" w14:textId="55CCA812"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31EE1C5B" w14:textId="1B7EAD4B"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4" w:type="dxa"/>
          </w:tcPr>
          <w:p w14:paraId="16C28B27" w14:textId="77777777" w:rsidR="00962116" w:rsidRPr="00534549" w:rsidRDefault="00962116" w:rsidP="002F2C46">
            <w:pPr>
              <w:ind w:firstLine="0"/>
              <w:rPr>
                <w:rFonts w:cs="Times New Roman"/>
                <w:noProof/>
                <w:lang w:val="vi-VN"/>
              </w:rPr>
            </w:pPr>
          </w:p>
        </w:tc>
      </w:tr>
      <w:tr w:rsidR="00962116" w:rsidRPr="00534549" w14:paraId="18D1B3FA" w14:textId="77777777" w:rsidTr="00B27860">
        <w:tc>
          <w:tcPr>
            <w:tcW w:w="715" w:type="dxa"/>
          </w:tcPr>
          <w:p w14:paraId="2BB7D7CD" w14:textId="4F151AD5" w:rsidR="00962116" w:rsidRPr="00534549" w:rsidRDefault="00962116" w:rsidP="002F2C46">
            <w:pPr>
              <w:ind w:firstLine="0"/>
              <w:rPr>
                <w:rFonts w:cs="Times New Roman"/>
                <w:noProof/>
                <w:lang w:val="vi-VN"/>
              </w:rPr>
            </w:pPr>
            <w:r w:rsidRPr="00534549">
              <w:rPr>
                <w:rFonts w:cs="Times New Roman"/>
                <w:noProof/>
                <w:lang w:val="vi-VN"/>
              </w:rPr>
              <w:t>6</w:t>
            </w:r>
          </w:p>
        </w:tc>
        <w:tc>
          <w:tcPr>
            <w:tcW w:w="2891" w:type="dxa"/>
          </w:tcPr>
          <w:p w14:paraId="46DEAF56" w14:textId="077D938C" w:rsidR="00962116" w:rsidRPr="00534549" w:rsidRDefault="00962116" w:rsidP="002F2C46">
            <w:pPr>
              <w:ind w:firstLine="0"/>
              <w:rPr>
                <w:rFonts w:cs="Times New Roman"/>
                <w:noProof/>
                <w:lang w:val="vi-VN"/>
              </w:rPr>
            </w:pPr>
            <w:r w:rsidRPr="00534549">
              <w:rPr>
                <w:rFonts w:cs="Times New Roman"/>
                <w:noProof/>
                <w:lang w:val="vi-VN"/>
              </w:rPr>
              <w:t>Lập báo cáo doanh thu</w:t>
            </w:r>
          </w:p>
        </w:tc>
        <w:tc>
          <w:tcPr>
            <w:tcW w:w="1803" w:type="dxa"/>
          </w:tcPr>
          <w:p w14:paraId="67F9443E" w14:textId="2758A311"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60BBDBBC" w14:textId="2E0DE4A0" w:rsidR="00962116" w:rsidRPr="00534549" w:rsidRDefault="00962116" w:rsidP="00962116">
            <w:pPr>
              <w:ind w:firstLine="0"/>
              <w:jc w:val="center"/>
              <w:rPr>
                <w:rFonts w:cs="Times New Roman"/>
                <w:noProof/>
                <w:lang w:val="vi-VN"/>
              </w:rPr>
            </w:pPr>
          </w:p>
        </w:tc>
        <w:tc>
          <w:tcPr>
            <w:tcW w:w="1804" w:type="dxa"/>
          </w:tcPr>
          <w:p w14:paraId="21E993A4" w14:textId="77777777" w:rsidR="00962116" w:rsidRPr="00534549" w:rsidRDefault="00962116" w:rsidP="002F2C46">
            <w:pPr>
              <w:ind w:firstLine="0"/>
              <w:rPr>
                <w:rFonts w:cs="Times New Roman"/>
                <w:noProof/>
                <w:lang w:val="vi-VN"/>
              </w:rPr>
            </w:pPr>
          </w:p>
        </w:tc>
      </w:tr>
      <w:tr w:rsidR="00962116" w:rsidRPr="00534549" w14:paraId="1C887BD9" w14:textId="77777777" w:rsidTr="00B27860">
        <w:tc>
          <w:tcPr>
            <w:tcW w:w="715" w:type="dxa"/>
          </w:tcPr>
          <w:p w14:paraId="1B7C78C6" w14:textId="77B348AC" w:rsidR="00962116" w:rsidRPr="00534549" w:rsidRDefault="00962116" w:rsidP="002F2C46">
            <w:pPr>
              <w:ind w:firstLine="0"/>
              <w:rPr>
                <w:rFonts w:cs="Times New Roman"/>
                <w:noProof/>
                <w:lang w:val="vi-VN"/>
              </w:rPr>
            </w:pPr>
            <w:r w:rsidRPr="00534549">
              <w:rPr>
                <w:rFonts w:cs="Times New Roman"/>
                <w:noProof/>
                <w:lang w:val="vi-VN"/>
              </w:rPr>
              <w:t>7</w:t>
            </w:r>
          </w:p>
        </w:tc>
        <w:tc>
          <w:tcPr>
            <w:tcW w:w="2891" w:type="dxa"/>
          </w:tcPr>
          <w:p w14:paraId="1131F469" w14:textId="10517BB0" w:rsidR="00962116" w:rsidRPr="00534549" w:rsidRDefault="00962116" w:rsidP="00962116">
            <w:pPr>
              <w:ind w:firstLine="0"/>
              <w:jc w:val="left"/>
              <w:rPr>
                <w:rFonts w:cs="Times New Roman"/>
                <w:noProof/>
                <w:lang w:val="vi-VN"/>
              </w:rPr>
            </w:pPr>
            <w:r w:rsidRPr="00534549">
              <w:rPr>
                <w:rFonts w:cs="Times New Roman"/>
                <w:noProof/>
                <w:lang w:val="vi-VN"/>
              </w:rPr>
              <w:t>Lập báo cáo sử dụng thuốc</w:t>
            </w:r>
          </w:p>
        </w:tc>
        <w:tc>
          <w:tcPr>
            <w:tcW w:w="1803" w:type="dxa"/>
          </w:tcPr>
          <w:p w14:paraId="447A27A0" w14:textId="0E748591"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1D4F09E8" w14:textId="241AAA8F" w:rsidR="00962116" w:rsidRPr="00534549" w:rsidRDefault="00962116" w:rsidP="00962116">
            <w:pPr>
              <w:ind w:firstLine="0"/>
              <w:jc w:val="center"/>
              <w:rPr>
                <w:rFonts w:cs="Times New Roman"/>
                <w:noProof/>
                <w:lang w:val="vi-VN"/>
              </w:rPr>
            </w:pPr>
          </w:p>
        </w:tc>
        <w:tc>
          <w:tcPr>
            <w:tcW w:w="1804" w:type="dxa"/>
          </w:tcPr>
          <w:p w14:paraId="7C3BC884" w14:textId="77777777" w:rsidR="00962116" w:rsidRPr="00534549" w:rsidRDefault="00962116" w:rsidP="002F2C46">
            <w:pPr>
              <w:ind w:firstLine="0"/>
              <w:rPr>
                <w:rFonts w:cs="Times New Roman"/>
                <w:noProof/>
                <w:lang w:val="vi-VN"/>
              </w:rPr>
            </w:pPr>
          </w:p>
        </w:tc>
      </w:tr>
      <w:tr w:rsidR="00962116" w:rsidRPr="00534549" w14:paraId="59377D20" w14:textId="77777777" w:rsidTr="00B27860">
        <w:tc>
          <w:tcPr>
            <w:tcW w:w="715" w:type="dxa"/>
          </w:tcPr>
          <w:p w14:paraId="3E19D727" w14:textId="33F7F2E2" w:rsidR="00962116" w:rsidRPr="00534549" w:rsidRDefault="00962116" w:rsidP="002F2C46">
            <w:pPr>
              <w:ind w:firstLine="0"/>
              <w:rPr>
                <w:rFonts w:cs="Times New Roman"/>
                <w:noProof/>
                <w:lang w:val="vi-VN"/>
              </w:rPr>
            </w:pPr>
            <w:r w:rsidRPr="00534549">
              <w:rPr>
                <w:rFonts w:cs="Times New Roman"/>
                <w:noProof/>
                <w:lang w:val="vi-VN"/>
              </w:rPr>
              <w:t>8</w:t>
            </w:r>
          </w:p>
        </w:tc>
        <w:tc>
          <w:tcPr>
            <w:tcW w:w="2891" w:type="dxa"/>
          </w:tcPr>
          <w:p w14:paraId="005FD8DA" w14:textId="7C7C9A07" w:rsidR="00962116" w:rsidRPr="00534549" w:rsidRDefault="00962116" w:rsidP="002F2C46">
            <w:pPr>
              <w:ind w:firstLine="0"/>
              <w:rPr>
                <w:rFonts w:cs="Times New Roman"/>
                <w:noProof/>
                <w:lang w:val="vi-VN"/>
              </w:rPr>
            </w:pPr>
            <w:r w:rsidRPr="00534549">
              <w:rPr>
                <w:rFonts w:cs="Times New Roman"/>
                <w:noProof/>
                <w:lang w:val="vi-VN"/>
              </w:rPr>
              <w:t>Thay đổi quy định</w:t>
            </w:r>
          </w:p>
        </w:tc>
        <w:tc>
          <w:tcPr>
            <w:tcW w:w="1803" w:type="dxa"/>
          </w:tcPr>
          <w:p w14:paraId="780ED9F7" w14:textId="2734BC9B" w:rsidR="00962116" w:rsidRPr="00534549" w:rsidRDefault="00962116" w:rsidP="00962116">
            <w:pPr>
              <w:ind w:firstLine="0"/>
              <w:jc w:val="center"/>
              <w:rPr>
                <w:rFonts w:cs="Times New Roman"/>
                <w:noProof/>
                <w:lang w:val="vi-VN"/>
              </w:rPr>
            </w:pPr>
            <w:r w:rsidRPr="00534549">
              <w:rPr>
                <w:rFonts w:cs="Times New Roman"/>
                <w:noProof/>
                <w:lang w:val="vi-VN"/>
              </w:rPr>
              <w:t>x</w:t>
            </w:r>
          </w:p>
        </w:tc>
        <w:tc>
          <w:tcPr>
            <w:tcW w:w="1803" w:type="dxa"/>
          </w:tcPr>
          <w:p w14:paraId="6CCCD077" w14:textId="214DBCC1" w:rsidR="00962116" w:rsidRPr="00534549" w:rsidRDefault="00962116" w:rsidP="00962116">
            <w:pPr>
              <w:ind w:firstLine="0"/>
              <w:jc w:val="center"/>
              <w:rPr>
                <w:rFonts w:cs="Times New Roman"/>
                <w:noProof/>
                <w:lang w:val="vi-VN"/>
              </w:rPr>
            </w:pPr>
          </w:p>
        </w:tc>
        <w:tc>
          <w:tcPr>
            <w:tcW w:w="1804" w:type="dxa"/>
          </w:tcPr>
          <w:p w14:paraId="08665780" w14:textId="77777777" w:rsidR="00962116" w:rsidRPr="00534549" w:rsidRDefault="00962116" w:rsidP="002F2C46">
            <w:pPr>
              <w:ind w:firstLine="0"/>
              <w:rPr>
                <w:rFonts w:cs="Times New Roman"/>
                <w:noProof/>
                <w:lang w:val="vi-VN"/>
              </w:rPr>
            </w:pPr>
          </w:p>
        </w:tc>
      </w:tr>
    </w:tbl>
    <w:p w14:paraId="599150F2" w14:textId="77777777" w:rsidR="00292096" w:rsidRPr="00534549" w:rsidRDefault="00292096" w:rsidP="00292096">
      <w:pPr>
        <w:pStyle w:val="ListParagraph"/>
        <w:ind w:firstLine="0"/>
        <w:rPr>
          <w:rFonts w:cs="Times New Roman"/>
          <w:noProof/>
          <w:lang w:val="vi-VN"/>
        </w:rPr>
      </w:pPr>
    </w:p>
    <w:p w14:paraId="6AAA18BE" w14:textId="77D24AED" w:rsidR="006B0051" w:rsidRPr="00534549" w:rsidRDefault="000F4E19" w:rsidP="000F4E19">
      <w:pPr>
        <w:pStyle w:val="ListParagraph"/>
        <w:numPr>
          <w:ilvl w:val="0"/>
          <w:numId w:val="23"/>
        </w:numPr>
        <w:rPr>
          <w:rFonts w:cs="Times New Roman"/>
          <w:noProof/>
          <w:lang w:val="vi-VN"/>
        </w:rPr>
      </w:pPr>
      <w:r w:rsidRPr="00534549">
        <w:rPr>
          <w:rFonts w:cs="Times New Roman"/>
          <w:noProof/>
          <w:lang w:val="vi-VN"/>
        </w:rPr>
        <w:lastRenderedPageBreak/>
        <w:t>Tài chính:</w:t>
      </w:r>
    </w:p>
    <w:p w14:paraId="7BCC67B2" w14:textId="1F985600" w:rsidR="000F4E19" w:rsidRPr="00534549" w:rsidRDefault="000F4E19" w:rsidP="000F4E19">
      <w:pPr>
        <w:pStyle w:val="ListParagraph"/>
        <w:numPr>
          <w:ilvl w:val="0"/>
          <w:numId w:val="37"/>
        </w:numPr>
        <w:rPr>
          <w:rFonts w:cs="Times New Roman"/>
          <w:noProof/>
          <w:lang w:val="vi-VN"/>
        </w:rPr>
      </w:pPr>
      <w:r w:rsidRPr="00534549">
        <w:rPr>
          <w:rFonts w:cs="Times New Roman"/>
          <w:noProof/>
          <w:lang w:val="vi-VN"/>
        </w:rPr>
        <w:t>Phí viết chương trình: 5.000.000đ</w:t>
      </w:r>
    </w:p>
    <w:p w14:paraId="3227F539" w14:textId="6C971E58" w:rsidR="000F4E19" w:rsidRPr="00534549" w:rsidRDefault="000F4E19" w:rsidP="000F4E19">
      <w:pPr>
        <w:pStyle w:val="ListParagraph"/>
        <w:numPr>
          <w:ilvl w:val="0"/>
          <w:numId w:val="37"/>
        </w:numPr>
        <w:rPr>
          <w:rFonts w:cs="Times New Roman"/>
          <w:noProof/>
          <w:lang w:val="vi-VN"/>
        </w:rPr>
      </w:pPr>
      <w:r w:rsidRPr="00534549">
        <w:rPr>
          <w:rFonts w:cs="Times New Roman"/>
          <w:noProof/>
          <w:lang w:val="vi-VN"/>
        </w:rPr>
        <w:t>Phí bảo trì:1.000.000đ</w:t>
      </w:r>
    </w:p>
    <w:p w14:paraId="7C740EAD" w14:textId="32EC6937" w:rsidR="000F4E19" w:rsidRPr="00534549" w:rsidRDefault="000F4E19" w:rsidP="000F4E19">
      <w:pPr>
        <w:pStyle w:val="ListParagraph"/>
        <w:numPr>
          <w:ilvl w:val="0"/>
          <w:numId w:val="37"/>
        </w:numPr>
        <w:rPr>
          <w:rFonts w:cs="Times New Roman"/>
          <w:noProof/>
          <w:lang w:val="vi-VN"/>
        </w:rPr>
      </w:pPr>
      <w:r w:rsidRPr="00534549">
        <w:rPr>
          <w:rFonts w:cs="Times New Roman"/>
          <w:noProof/>
          <w:lang w:val="vi-VN"/>
        </w:rPr>
        <w:t>Phí nâng cấp hệ thống: Tuỳ vào yêu cầu nâng cấp</w:t>
      </w:r>
    </w:p>
    <w:p w14:paraId="328D4164" w14:textId="5AB2D028" w:rsidR="000F4E19" w:rsidRPr="00534549" w:rsidRDefault="000F4E19" w:rsidP="000F4E19">
      <w:pPr>
        <w:pStyle w:val="ListParagraph"/>
        <w:numPr>
          <w:ilvl w:val="0"/>
          <w:numId w:val="23"/>
        </w:numPr>
        <w:rPr>
          <w:rFonts w:cs="Times New Roman"/>
          <w:noProof/>
          <w:lang w:val="vi-VN"/>
        </w:rPr>
      </w:pPr>
      <w:r w:rsidRPr="00534549">
        <w:rPr>
          <w:rFonts w:cs="Times New Roman"/>
          <w:noProof/>
          <w:lang w:val="vi-VN"/>
        </w:rPr>
        <w:t>Thể hiện chiến lược lâu dài, dự án phải có hướng mở:</w:t>
      </w:r>
    </w:p>
    <w:p w14:paraId="18E879FB" w14:textId="6E661B54" w:rsidR="000F4E19" w:rsidRPr="00534549" w:rsidRDefault="000F4E19" w:rsidP="000F4E19">
      <w:pPr>
        <w:pStyle w:val="ListParagraph"/>
        <w:numPr>
          <w:ilvl w:val="0"/>
          <w:numId w:val="37"/>
        </w:numPr>
        <w:rPr>
          <w:rFonts w:cs="Times New Roman"/>
          <w:noProof/>
          <w:lang w:val="vi-VN"/>
        </w:rPr>
      </w:pPr>
      <w:r w:rsidRPr="00534549">
        <w:rPr>
          <w:rFonts w:cs="Times New Roman"/>
          <w:noProof/>
          <w:lang w:val="vi-VN"/>
        </w:rPr>
        <w:t>Dữ liệu lưu trữ sẽ được mở rộng thêm</w:t>
      </w:r>
    </w:p>
    <w:p w14:paraId="5E335A07" w14:textId="0286344D" w:rsidR="000F4E19" w:rsidRPr="00534549" w:rsidRDefault="000F4E19" w:rsidP="000F4E19">
      <w:pPr>
        <w:pStyle w:val="ListParagraph"/>
        <w:numPr>
          <w:ilvl w:val="0"/>
          <w:numId w:val="37"/>
        </w:numPr>
        <w:rPr>
          <w:rFonts w:cs="Times New Roman"/>
          <w:noProof/>
          <w:lang w:val="vi-VN"/>
        </w:rPr>
      </w:pPr>
      <w:r w:rsidRPr="00534549">
        <w:rPr>
          <w:rFonts w:cs="Times New Roman"/>
          <w:noProof/>
          <w:lang w:val="vi-VN"/>
        </w:rPr>
        <w:t>Sẽ cãi thiện tốc độ xử lý</w:t>
      </w:r>
    </w:p>
    <w:p w14:paraId="3AC63168" w14:textId="47162EF1" w:rsidR="00810D65" w:rsidRPr="00534549" w:rsidRDefault="000F4E19" w:rsidP="00810D65">
      <w:pPr>
        <w:pStyle w:val="ListParagraph"/>
        <w:numPr>
          <w:ilvl w:val="0"/>
          <w:numId w:val="37"/>
        </w:numPr>
        <w:rPr>
          <w:rFonts w:cs="Times New Roman"/>
          <w:noProof/>
          <w:lang w:val="vi-VN"/>
        </w:rPr>
      </w:pPr>
      <w:r w:rsidRPr="00534549">
        <w:rPr>
          <w:rFonts w:cs="Times New Roman"/>
          <w:noProof/>
          <w:lang w:val="vi-VN"/>
        </w:rPr>
        <w:t xml:space="preserve">Hệ thống sẽ được nâng cấp để sử dụng trực tuyến thông qua mạng Internet. Ví dụ như cho đăng ký lịch khám chữa bệnh, trả tiền hoá đơn qua ngân hàng… </w:t>
      </w:r>
    </w:p>
    <w:p w14:paraId="3BE26953" w14:textId="223D823F" w:rsidR="005649CD" w:rsidRPr="00534549" w:rsidRDefault="00C43FA3" w:rsidP="005649CD">
      <w:pPr>
        <w:pStyle w:val="Heading2"/>
        <w:rPr>
          <w:rFonts w:cs="Times New Roman"/>
          <w:noProof/>
          <w:lang w:val="vi-VN"/>
        </w:rPr>
      </w:pPr>
      <w:bookmarkStart w:id="76" w:name="_Toc534701624"/>
      <w:r w:rsidRPr="00534549">
        <w:rPr>
          <w:rFonts w:cs="Times New Roman"/>
          <w:noProof/>
          <w:lang w:val="vi-VN"/>
        </w:rPr>
        <w:t>Phát họa giải pháp và cân nhắc tính khả thi</w:t>
      </w:r>
      <w:bookmarkEnd w:id="76"/>
    </w:p>
    <w:p w14:paraId="2CBA6D6D" w14:textId="77777777" w:rsidR="00977236" w:rsidRPr="00534549" w:rsidRDefault="00977236" w:rsidP="00977236">
      <w:pPr>
        <w:rPr>
          <w:rFonts w:cs="Times New Roman"/>
          <w:noProof/>
          <w:lang w:val="vi-VN"/>
        </w:rPr>
      </w:pPr>
    </w:p>
    <w:tbl>
      <w:tblPr>
        <w:tblStyle w:val="TableGrid"/>
        <w:tblW w:w="0" w:type="auto"/>
        <w:tblLook w:val="0000" w:firstRow="0" w:lastRow="0" w:firstColumn="0" w:lastColumn="0" w:noHBand="0" w:noVBand="0"/>
      </w:tblPr>
      <w:tblGrid>
        <w:gridCol w:w="895"/>
        <w:gridCol w:w="8121"/>
      </w:tblGrid>
      <w:tr w:rsidR="00BA14DF" w:rsidRPr="00534549" w14:paraId="15B8E83C" w14:textId="77777777" w:rsidTr="00B27860">
        <w:trPr>
          <w:trHeight w:val="495"/>
        </w:trPr>
        <w:tc>
          <w:tcPr>
            <w:tcW w:w="9016" w:type="dxa"/>
            <w:gridSpan w:val="2"/>
          </w:tcPr>
          <w:p w14:paraId="56AB86C2" w14:textId="77777777" w:rsidR="00BA14DF" w:rsidRPr="00534549" w:rsidRDefault="00BA14DF" w:rsidP="00F76A42">
            <w:pPr>
              <w:jc w:val="center"/>
              <w:rPr>
                <w:rFonts w:cs="Times New Roman"/>
                <w:b/>
                <w:noProof/>
                <w:lang w:val="vi-VN"/>
              </w:rPr>
            </w:pPr>
            <w:r w:rsidRPr="00534549">
              <w:rPr>
                <w:rFonts w:cs="Times New Roman"/>
                <w:b/>
                <w:noProof/>
                <w:lang w:val="vi-VN"/>
              </w:rPr>
              <w:t>Bảng phân loại yêu cầu hệ thống quản lý phòng mạch</w:t>
            </w:r>
          </w:p>
          <w:p w14:paraId="564E5252" w14:textId="36F10076" w:rsidR="00F76A42" w:rsidRPr="00534549" w:rsidRDefault="00F76A42" w:rsidP="00F76A42">
            <w:pPr>
              <w:jc w:val="center"/>
              <w:rPr>
                <w:rFonts w:cs="Times New Roman"/>
                <w:b/>
                <w:noProof/>
                <w:lang w:val="vi-VN"/>
              </w:rPr>
            </w:pPr>
          </w:p>
        </w:tc>
      </w:tr>
      <w:tr w:rsidR="00C43FA3" w:rsidRPr="00534549" w14:paraId="0114A27B" w14:textId="77777777" w:rsidTr="00B27860">
        <w:tc>
          <w:tcPr>
            <w:tcW w:w="895" w:type="dxa"/>
          </w:tcPr>
          <w:p w14:paraId="4B01D221" w14:textId="35B2EA26" w:rsidR="00C43FA3" w:rsidRPr="00534549" w:rsidRDefault="00BA14DF" w:rsidP="00C43FA3">
            <w:pPr>
              <w:ind w:firstLine="0"/>
              <w:rPr>
                <w:rFonts w:cs="Times New Roman"/>
                <w:noProof/>
                <w:lang w:val="vi-VN"/>
              </w:rPr>
            </w:pPr>
            <w:r w:rsidRPr="00534549">
              <w:rPr>
                <w:rFonts w:cs="Times New Roman"/>
                <w:noProof/>
                <w:lang w:val="vi-VN"/>
              </w:rPr>
              <w:t>Y1</w:t>
            </w:r>
          </w:p>
        </w:tc>
        <w:tc>
          <w:tcPr>
            <w:tcW w:w="8121" w:type="dxa"/>
          </w:tcPr>
          <w:p w14:paraId="597F70EA" w14:textId="77777777" w:rsidR="00977236" w:rsidRPr="00534549" w:rsidRDefault="00BA14DF" w:rsidP="00C43FA3">
            <w:pPr>
              <w:ind w:firstLine="0"/>
              <w:rPr>
                <w:rFonts w:cs="Times New Roman"/>
                <w:noProof/>
                <w:lang w:val="vi-VN"/>
              </w:rPr>
            </w:pPr>
            <w:r w:rsidRPr="00534549">
              <w:rPr>
                <w:rFonts w:cs="Times New Roman"/>
                <w:noProof/>
                <w:lang w:val="vi-VN"/>
              </w:rPr>
              <w:t>Lập danh sách bệnh nhân khám bệnh và lưu trữ thông tin vào bộ nhớ dữ liệu</w:t>
            </w:r>
          </w:p>
          <w:p w14:paraId="1FE7221E" w14:textId="0704AD77" w:rsidR="00977236" w:rsidRPr="00534549" w:rsidRDefault="00977236" w:rsidP="00C43FA3">
            <w:pPr>
              <w:ind w:firstLine="0"/>
              <w:rPr>
                <w:rFonts w:cs="Times New Roman"/>
                <w:noProof/>
                <w:lang w:val="vi-VN"/>
              </w:rPr>
            </w:pPr>
          </w:p>
        </w:tc>
      </w:tr>
      <w:tr w:rsidR="00C43FA3" w:rsidRPr="00534549" w14:paraId="694F70CA" w14:textId="77777777" w:rsidTr="00B27860">
        <w:tc>
          <w:tcPr>
            <w:tcW w:w="895" w:type="dxa"/>
          </w:tcPr>
          <w:p w14:paraId="0FAA0A66" w14:textId="0832BF72" w:rsidR="00C43FA3" w:rsidRPr="00534549" w:rsidRDefault="00BA14DF" w:rsidP="00C43FA3">
            <w:pPr>
              <w:ind w:firstLine="0"/>
              <w:rPr>
                <w:rFonts w:cs="Times New Roman"/>
                <w:noProof/>
                <w:lang w:val="vi-VN"/>
              </w:rPr>
            </w:pPr>
            <w:r w:rsidRPr="00534549">
              <w:rPr>
                <w:rFonts w:cs="Times New Roman"/>
                <w:noProof/>
                <w:lang w:val="vi-VN"/>
              </w:rPr>
              <w:t>Y2</w:t>
            </w:r>
          </w:p>
        </w:tc>
        <w:tc>
          <w:tcPr>
            <w:tcW w:w="8121" w:type="dxa"/>
          </w:tcPr>
          <w:p w14:paraId="665658D0" w14:textId="77777777" w:rsidR="00C43FA3" w:rsidRPr="00534549" w:rsidRDefault="00422992" w:rsidP="00C43FA3">
            <w:pPr>
              <w:ind w:firstLine="0"/>
              <w:rPr>
                <w:rFonts w:cs="Times New Roman"/>
                <w:noProof/>
                <w:lang w:val="vi-VN"/>
              </w:rPr>
            </w:pPr>
            <w:r w:rsidRPr="00534549">
              <w:rPr>
                <w:rFonts w:cs="Times New Roman"/>
                <w:noProof/>
                <w:lang w:val="vi-VN"/>
              </w:rPr>
              <w:t>Tiếp nhận bệnh nhân và lưu trữ thông tin hồ sơ bệnh án của bệnh nhân</w:t>
            </w:r>
          </w:p>
          <w:p w14:paraId="095DAA00" w14:textId="08C41B42" w:rsidR="00977236" w:rsidRPr="00534549" w:rsidRDefault="00977236" w:rsidP="00C43FA3">
            <w:pPr>
              <w:ind w:firstLine="0"/>
              <w:rPr>
                <w:rFonts w:cs="Times New Roman"/>
                <w:noProof/>
                <w:lang w:val="vi-VN"/>
              </w:rPr>
            </w:pPr>
          </w:p>
        </w:tc>
      </w:tr>
      <w:tr w:rsidR="00C43FA3" w:rsidRPr="00534549" w14:paraId="75ECD25F" w14:textId="77777777" w:rsidTr="00B27860">
        <w:tc>
          <w:tcPr>
            <w:tcW w:w="895" w:type="dxa"/>
          </w:tcPr>
          <w:p w14:paraId="27A6F314" w14:textId="46C56FEF" w:rsidR="00C43FA3" w:rsidRPr="00534549" w:rsidRDefault="00BA14DF" w:rsidP="00C43FA3">
            <w:pPr>
              <w:ind w:firstLine="0"/>
              <w:rPr>
                <w:rFonts w:cs="Times New Roman"/>
                <w:noProof/>
                <w:lang w:val="vi-VN"/>
              </w:rPr>
            </w:pPr>
            <w:r w:rsidRPr="00534549">
              <w:rPr>
                <w:rFonts w:cs="Times New Roman"/>
                <w:noProof/>
                <w:lang w:val="vi-VN"/>
              </w:rPr>
              <w:t>Y3</w:t>
            </w:r>
          </w:p>
        </w:tc>
        <w:tc>
          <w:tcPr>
            <w:tcW w:w="8121" w:type="dxa"/>
          </w:tcPr>
          <w:p w14:paraId="34D5CC61" w14:textId="090E684E" w:rsidR="00977236" w:rsidRPr="00534549" w:rsidRDefault="008F5C93" w:rsidP="00C43FA3">
            <w:pPr>
              <w:ind w:firstLine="0"/>
              <w:rPr>
                <w:rFonts w:cs="Times New Roman"/>
                <w:noProof/>
                <w:lang w:val="vi-VN"/>
              </w:rPr>
            </w:pPr>
            <w:r w:rsidRPr="00534549">
              <w:rPr>
                <w:rFonts w:cs="Times New Roman"/>
                <w:noProof/>
                <w:lang w:val="vi-VN"/>
              </w:rPr>
              <w:t>Cho phép tìm kiếm thông tin bệnh nhân có trong dữ liệu</w:t>
            </w:r>
          </w:p>
          <w:p w14:paraId="4AC80175" w14:textId="127464C5" w:rsidR="00977236" w:rsidRPr="00534549" w:rsidRDefault="00977236" w:rsidP="00C43FA3">
            <w:pPr>
              <w:ind w:firstLine="0"/>
              <w:rPr>
                <w:rFonts w:cs="Times New Roman"/>
                <w:noProof/>
                <w:lang w:val="vi-VN"/>
              </w:rPr>
            </w:pPr>
          </w:p>
        </w:tc>
      </w:tr>
      <w:tr w:rsidR="00C43FA3" w:rsidRPr="00534549" w14:paraId="34894BD3" w14:textId="77777777" w:rsidTr="00B27860">
        <w:tc>
          <w:tcPr>
            <w:tcW w:w="895" w:type="dxa"/>
          </w:tcPr>
          <w:p w14:paraId="194F83CB" w14:textId="5AADA389" w:rsidR="00C43FA3" w:rsidRPr="00534549" w:rsidRDefault="008F5C93" w:rsidP="00C43FA3">
            <w:pPr>
              <w:ind w:firstLine="0"/>
              <w:rPr>
                <w:rFonts w:cs="Times New Roman"/>
                <w:noProof/>
                <w:lang w:val="vi-VN"/>
              </w:rPr>
            </w:pPr>
            <w:r w:rsidRPr="00534549">
              <w:rPr>
                <w:rFonts w:cs="Times New Roman"/>
                <w:noProof/>
                <w:lang w:val="vi-VN"/>
              </w:rPr>
              <w:t>Y4</w:t>
            </w:r>
          </w:p>
        </w:tc>
        <w:tc>
          <w:tcPr>
            <w:tcW w:w="8121" w:type="dxa"/>
          </w:tcPr>
          <w:p w14:paraId="1CDAD6F0" w14:textId="77777777" w:rsidR="008F5C93" w:rsidRPr="00534549" w:rsidRDefault="008F5C93" w:rsidP="00C43FA3">
            <w:pPr>
              <w:ind w:firstLine="0"/>
              <w:rPr>
                <w:rFonts w:cs="Times New Roman"/>
                <w:noProof/>
                <w:lang w:val="vi-VN"/>
              </w:rPr>
            </w:pPr>
            <w:r w:rsidRPr="00534549">
              <w:rPr>
                <w:rFonts w:cs="Times New Roman"/>
                <w:noProof/>
                <w:lang w:val="vi-VN"/>
              </w:rPr>
              <w:t>Lập hồ sơ bệnh án cho bệnh nhân sau khi khám bệnh</w:t>
            </w:r>
          </w:p>
          <w:p w14:paraId="1A7FD133" w14:textId="78E5A43E" w:rsidR="00977236" w:rsidRPr="00534549" w:rsidRDefault="00977236" w:rsidP="00C43FA3">
            <w:pPr>
              <w:ind w:firstLine="0"/>
              <w:rPr>
                <w:rFonts w:cs="Times New Roman"/>
                <w:noProof/>
                <w:lang w:val="vi-VN"/>
              </w:rPr>
            </w:pPr>
          </w:p>
        </w:tc>
      </w:tr>
      <w:tr w:rsidR="008F5C93" w:rsidRPr="00534549" w14:paraId="1C477422" w14:textId="77777777" w:rsidTr="00B27860">
        <w:tc>
          <w:tcPr>
            <w:tcW w:w="895" w:type="dxa"/>
          </w:tcPr>
          <w:p w14:paraId="6517F13E" w14:textId="189FA5DE" w:rsidR="008F5C93" w:rsidRPr="00534549" w:rsidRDefault="008F5C93" w:rsidP="00C43FA3">
            <w:pPr>
              <w:ind w:firstLine="0"/>
              <w:rPr>
                <w:rFonts w:cs="Times New Roman"/>
                <w:noProof/>
                <w:lang w:val="vi-VN"/>
              </w:rPr>
            </w:pPr>
            <w:r w:rsidRPr="00534549">
              <w:rPr>
                <w:rFonts w:cs="Times New Roman"/>
                <w:noProof/>
                <w:lang w:val="vi-VN"/>
              </w:rPr>
              <w:t>Y5</w:t>
            </w:r>
          </w:p>
        </w:tc>
        <w:tc>
          <w:tcPr>
            <w:tcW w:w="8121" w:type="dxa"/>
          </w:tcPr>
          <w:p w14:paraId="446F3233" w14:textId="77777777" w:rsidR="008F5C93" w:rsidRPr="00534549" w:rsidRDefault="008F5C93" w:rsidP="00C43FA3">
            <w:pPr>
              <w:ind w:firstLine="0"/>
              <w:rPr>
                <w:rFonts w:cs="Times New Roman"/>
                <w:noProof/>
                <w:lang w:val="vi-VN"/>
              </w:rPr>
            </w:pPr>
            <w:r w:rsidRPr="00534549">
              <w:rPr>
                <w:rFonts w:cs="Times New Roman"/>
                <w:noProof/>
                <w:lang w:val="vi-VN"/>
              </w:rPr>
              <w:t>Lập hoá đơn thanh toán tiền khám bệnh và tiền thuốc cho bệnh nhân</w:t>
            </w:r>
          </w:p>
          <w:p w14:paraId="628ED327" w14:textId="691ACE74" w:rsidR="00977236" w:rsidRPr="00534549" w:rsidRDefault="00977236" w:rsidP="00C43FA3">
            <w:pPr>
              <w:ind w:firstLine="0"/>
              <w:rPr>
                <w:rFonts w:cs="Times New Roman"/>
                <w:noProof/>
                <w:lang w:val="vi-VN"/>
              </w:rPr>
            </w:pPr>
          </w:p>
        </w:tc>
      </w:tr>
      <w:tr w:rsidR="008F5C93" w:rsidRPr="00534549" w14:paraId="0F6AD40A" w14:textId="77777777" w:rsidTr="00B27860">
        <w:tc>
          <w:tcPr>
            <w:tcW w:w="895" w:type="dxa"/>
          </w:tcPr>
          <w:p w14:paraId="5CF54977" w14:textId="31832F96" w:rsidR="008F5C93" w:rsidRPr="00534549" w:rsidRDefault="008F5C93" w:rsidP="00C43FA3">
            <w:pPr>
              <w:ind w:firstLine="0"/>
              <w:rPr>
                <w:rFonts w:cs="Times New Roman"/>
                <w:noProof/>
                <w:lang w:val="vi-VN"/>
              </w:rPr>
            </w:pPr>
            <w:r w:rsidRPr="00534549">
              <w:rPr>
                <w:rFonts w:cs="Times New Roman"/>
                <w:noProof/>
                <w:lang w:val="vi-VN"/>
              </w:rPr>
              <w:t>Y6</w:t>
            </w:r>
          </w:p>
        </w:tc>
        <w:tc>
          <w:tcPr>
            <w:tcW w:w="8121" w:type="dxa"/>
          </w:tcPr>
          <w:p w14:paraId="2DD1EA6B" w14:textId="77777777" w:rsidR="008F5C93" w:rsidRPr="00534549" w:rsidRDefault="008F5C93" w:rsidP="00C43FA3">
            <w:pPr>
              <w:ind w:firstLine="0"/>
              <w:rPr>
                <w:rFonts w:cs="Times New Roman"/>
                <w:noProof/>
                <w:lang w:val="vi-VN"/>
              </w:rPr>
            </w:pPr>
            <w:r w:rsidRPr="00534549">
              <w:rPr>
                <w:rFonts w:cs="Times New Roman"/>
                <w:noProof/>
                <w:lang w:val="vi-VN"/>
              </w:rPr>
              <w:t>Lập báo cáo thống kê doanh thu của phòng mạch</w:t>
            </w:r>
          </w:p>
          <w:p w14:paraId="49103FC2" w14:textId="512FB224" w:rsidR="00977236" w:rsidRPr="00534549" w:rsidRDefault="00977236" w:rsidP="00C43FA3">
            <w:pPr>
              <w:ind w:firstLine="0"/>
              <w:rPr>
                <w:rFonts w:cs="Times New Roman"/>
                <w:noProof/>
                <w:lang w:val="vi-VN"/>
              </w:rPr>
            </w:pPr>
          </w:p>
        </w:tc>
      </w:tr>
      <w:tr w:rsidR="008F5C93" w:rsidRPr="00534549" w14:paraId="44F450FD" w14:textId="77777777" w:rsidTr="00B27860">
        <w:tc>
          <w:tcPr>
            <w:tcW w:w="895" w:type="dxa"/>
          </w:tcPr>
          <w:p w14:paraId="27F8AE8C" w14:textId="3918D6CB" w:rsidR="008F5C93" w:rsidRPr="00534549" w:rsidRDefault="008F5C93" w:rsidP="00C43FA3">
            <w:pPr>
              <w:ind w:firstLine="0"/>
              <w:rPr>
                <w:rFonts w:cs="Times New Roman"/>
                <w:noProof/>
                <w:lang w:val="vi-VN"/>
              </w:rPr>
            </w:pPr>
            <w:r w:rsidRPr="00534549">
              <w:rPr>
                <w:rFonts w:cs="Times New Roman"/>
                <w:noProof/>
                <w:lang w:val="vi-VN"/>
              </w:rPr>
              <w:t>Y7</w:t>
            </w:r>
          </w:p>
        </w:tc>
        <w:tc>
          <w:tcPr>
            <w:tcW w:w="8121" w:type="dxa"/>
          </w:tcPr>
          <w:p w14:paraId="2EE2E31E" w14:textId="77777777" w:rsidR="008F5C93" w:rsidRPr="00534549" w:rsidRDefault="008F5C93" w:rsidP="00C43FA3">
            <w:pPr>
              <w:ind w:firstLine="0"/>
              <w:rPr>
                <w:rFonts w:cs="Times New Roman"/>
                <w:noProof/>
                <w:lang w:val="vi-VN"/>
              </w:rPr>
            </w:pPr>
            <w:r w:rsidRPr="00534549">
              <w:rPr>
                <w:rFonts w:cs="Times New Roman"/>
                <w:noProof/>
                <w:lang w:val="vi-VN"/>
              </w:rPr>
              <w:t>Lập báo cáo thống kê mức sử dụng thuốc của phòng mạch</w:t>
            </w:r>
          </w:p>
          <w:p w14:paraId="0A4CF233" w14:textId="256500F8" w:rsidR="00977236" w:rsidRPr="00534549" w:rsidRDefault="00977236" w:rsidP="00C43FA3">
            <w:pPr>
              <w:ind w:firstLine="0"/>
              <w:rPr>
                <w:rFonts w:cs="Times New Roman"/>
                <w:noProof/>
                <w:lang w:val="vi-VN"/>
              </w:rPr>
            </w:pPr>
          </w:p>
        </w:tc>
      </w:tr>
      <w:tr w:rsidR="008F5C93" w:rsidRPr="00534549" w14:paraId="6A08D587" w14:textId="77777777" w:rsidTr="00B27860">
        <w:tc>
          <w:tcPr>
            <w:tcW w:w="895" w:type="dxa"/>
          </w:tcPr>
          <w:p w14:paraId="2541ABBE" w14:textId="12A59665" w:rsidR="008F5C93" w:rsidRPr="00534549" w:rsidRDefault="008F5C93" w:rsidP="00C43FA3">
            <w:pPr>
              <w:ind w:firstLine="0"/>
              <w:rPr>
                <w:rFonts w:cs="Times New Roman"/>
                <w:noProof/>
                <w:lang w:val="vi-VN"/>
              </w:rPr>
            </w:pPr>
            <w:r w:rsidRPr="00534549">
              <w:rPr>
                <w:rFonts w:cs="Times New Roman"/>
                <w:noProof/>
                <w:lang w:val="vi-VN"/>
              </w:rPr>
              <w:t>Y8</w:t>
            </w:r>
          </w:p>
        </w:tc>
        <w:tc>
          <w:tcPr>
            <w:tcW w:w="8121" w:type="dxa"/>
          </w:tcPr>
          <w:p w14:paraId="663F4C75" w14:textId="77777777" w:rsidR="008F5C93" w:rsidRPr="00534549" w:rsidRDefault="008F5C93" w:rsidP="00C43FA3">
            <w:pPr>
              <w:ind w:firstLine="0"/>
              <w:rPr>
                <w:rFonts w:cs="Times New Roman"/>
                <w:noProof/>
                <w:lang w:val="vi-VN"/>
              </w:rPr>
            </w:pPr>
            <w:r w:rsidRPr="00534549">
              <w:rPr>
                <w:rFonts w:cs="Times New Roman"/>
                <w:noProof/>
                <w:lang w:val="vi-VN"/>
              </w:rPr>
              <w:t>Thay đổi quy định của phòng mạch trên hệ thống</w:t>
            </w:r>
          </w:p>
          <w:p w14:paraId="636663A0" w14:textId="42AF9DA3" w:rsidR="00977236" w:rsidRPr="00534549" w:rsidRDefault="00977236" w:rsidP="00C43FA3">
            <w:pPr>
              <w:ind w:firstLine="0"/>
              <w:rPr>
                <w:rFonts w:cs="Times New Roman"/>
                <w:noProof/>
                <w:lang w:val="vi-VN"/>
              </w:rPr>
            </w:pPr>
          </w:p>
        </w:tc>
      </w:tr>
    </w:tbl>
    <w:p w14:paraId="4D0626B8" w14:textId="3E89FAD0" w:rsidR="00C43FA3" w:rsidRPr="00534549" w:rsidRDefault="00C43FA3" w:rsidP="008F5C93">
      <w:pPr>
        <w:ind w:firstLine="0"/>
        <w:rPr>
          <w:rFonts w:cs="Times New Roman"/>
          <w:noProof/>
          <w:lang w:val="vi-VN"/>
        </w:rPr>
      </w:pPr>
    </w:p>
    <w:tbl>
      <w:tblPr>
        <w:tblStyle w:val="TableGrid"/>
        <w:tblW w:w="0" w:type="auto"/>
        <w:tblLook w:val="0000" w:firstRow="0" w:lastRow="0" w:firstColumn="0" w:lastColumn="0" w:noHBand="0" w:noVBand="0"/>
      </w:tblPr>
      <w:tblGrid>
        <w:gridCol w:w="711"/>
        <w:gridCol w:w="8305"/>
      </w:tblGrid>
      <w:tr w:rsidR="008F5C93" w:rsidRPr="00534549" w14:paraId="0848DD66" w14:textId="77777777" w:rsidTr="00B27860">
        <w:trPr>
          <w:trHeight w:val="450"/>
        </w:trPr>
        <w:tc>
          <w:tcPr>
            <w:tcW w:w="9381" w:type="dxa"/>
            <w:gridSpan w:val="2"/>
          </w:tcPr>
          <w:p w14:paraId="0C0856A7" w14:textId="77777777" w:rsidR="008F5C93" w:rsidRPr="00534549" w:rsidRDefault="008F5C93" w:rsidP="00F76A42">
            <w:pPr>
              <w:ind w:firstLine="0"/>
              <w:jc w:val="center"/>
              <w:rPr>
                <w:rFonts w:cs="Times New Roman"/>
                <w:b/>
                <w:noProof/>
                <w:lang w:val="vi-VN"/>
              </w:rPr>
            </w:pPr>
            <w:r w:rsidRPr="00534549">
              <w:rPr>
                <w:rFonts w:cs="Times New Roman"/>
                <w:b/>
                <w:noProof/>
                <w:lang w:val="vi-VN"/>
              </w:rPr>
              <w:t>Bảng ràng buộc hệ thống quản lý phòng mạch</w:t>
            </w:r>
          </w:p>
          <w:p w14:paraId="3B5A0A45" w14:textId="4267327A" w:rsidR="00F76A42" w:rsidRPr="00534549" w:rsidRDefault="00F76A42" w:rsidP="00F76A42">
            <w:pPr>
              <w:ind w:firstLine="0"/>
              <w:jc w:val="center"/>
              <w:rPr>
                <w:rFonts w:cs="Times New Roman"/>
                <w:b/>
                <w:noProof/>
                <w:lang w:val="vi-VN"/>
              </w:rPr>
            </w:pPr>
          </w:p>
        </w:tc>
      </w:tr>
      <w:tr w:rsidR="008F5C93" w:rsidRPr="00534549" w14:paraId="7EB0D2C0" w14:textId="77777777" w:rsidTr="00B27860">
        <w:tc>
          <w:tcPr>
            <w:tcW w:w="720" w:type="dxa"/>
          </w:tcPr>
          <w:p w14:paraId="77B865B9" w14:textId="559690B1" w:rsidR="008F5C93" w:rsidRPr="00534549" w:rsidRDefault="008F5C93" w:rsidP="008F5C93">
            <w:pPr>
              <w:ind w:firstLine="0"/>
              <w:rPr>
                <w:rFonts w:cs="Times New Roman"/>
                <w:noProof/>
                <w:lang w:val="vi-VN"/>
              </w:rPr>
            </w:pPr>
            <w:r w:rsidRPr="00534549">
              <w:rPr>
                <w:rFonts w:cs="Times New Roman"/>
                <w:noProof/>
                <w:lang w:val="vi-VN"/>
              </w:rPr>
              <w:t>R1</w:t>
            </w:r>
          </w:p>
        </w:tc>
        <w:tc>
          <w:tcPr>
            <w:tcW w:w="8661" w:type="dxa"/>
          </w:tcPr>
          <w:p w14:paraId="092774A1" w14:textId="77777777" w:rsidR="008F5C93" w:rsidRPr="00534549" w:rsidRDefault="008F5C93" w:rsidP="008F5C93">
            <w:pPr>
              <w:ind w:firstLine="0"/>
              <w:rPr>
                <w:rFonts w:cs="Times New Roman"/>
                <w:noProof/>
                <w:lang w:val="vi-VN"/>
              </w:rPr>
            </w:pPr>
            <w:r w:rsidRPr="00534549">
              <w:rPr>
                <w:rFonts w:cs="Times New Roman"/>
                <w:noProof/>
                <w:lang w:val="vi-VN"/>
              </w:rPr>
              <w:t>Chi phí phần mềm không quá 10 triệu</w:t>
            </w:r>
          </w:p>
          <w:p w14:paraId="78235640" w14:textId="49B1F125" w:rsidR="00977236" w:rsidRPr="00534549" w:rsidRDefault="00977236" w:rsidP="008F5C93">
            <w:pPr>
              <w:ind w:firstLine="0"/>
              <w:rPr>
                <w:rFonts w:cs="Times New Roman"/>
                <w:noProof/>
                <w:lang w:val="vi-VN"/>
              </w:rPr>
            </w:pPr>
          </w:p>
        </w:tc>
      </w:tr>
      <w:tr w:rsidR="008F5C93" w:rsidRPr="00534549" w14:paraId="4C8E0954" w14:textId="77777777" w:rsidTr="00B27860">
        <w:tc>
          <w:tcPr>
            <w:tcW w:w="720" w:type="dxa"/>
          </w:tcPr>
          <w:p w14:paraId="6092198B" w14:textId="42899E12" w:rsidR="008F5C93" w:rsidRPr="00534549" w:rsidRDefault="008F5C93" w:rsidP="008F5C93">
            <w:pPr>
              <w:ind w:firstLine="0"/>
              <w:rPr>
                <w:rFonts w:cs="Times New Roman"/>
                <w:noProof/>
                <w:lang w:val="vi-VN"/>
              </w:rPr>
            </w:pPr>
            <w:r w:rsidRPr="00534549">
              <w:rPr>
                <w:rFonts w:cs="Times New Roman"/>
                <w:noProof/>
                <w:lang w:val="vi-VN"/>
              </w:rPr>
              <w:t>R2</w:t>
            </w:r>
          </w:p>
        </w:tc>
        <w:tc>
          <w:tcPr>
            <w:tcW w:w="8661" w:type="dxa"/>
          </w:tcPr>
          <w:p w14:paraId="18D488FA" w14:textId="77777777" w:rsidR="008F5C93" w:rsidRPr="00534549" w:rsidRDefault="008F5C93" w:rsidP="008F5C93">
            <w:pPr>
              <w:ind w:firstLine="0"/>
              <w:rPr>
                <w:rFonts w:cs="Times New Roman"/>
                <w:noProof/>
                <w:lang w:val="vi-VN"/>
              </w:rPr>
            </w:pPr>
            <w:r w:rsidRPr="00534549">
              <w:rPr>
                <w:rFonts w:cs="Times New Roman"/>
                <w:noProof/>
                <w:lang w:val="vi-VN"/>
              </w:rPr>
              <w:t xml:space="preserve">Hệ thống phải hoạt động sau 4 tháng kể từ ngày bắt đầu </w:t>
            </w:r>
          </w:p>
          <w:p w14:paraId="5FEAC4D5" w14:textId="37E2F4C2" w:rsidR="00977236" w:rsidRPr="00534549" w:rsidRDefault="00977236" w:rsidP="008F5C93">
            <w:pPr>
              <w:ind w:firstLine="0"/>
              <w:rPr>
                <w:rFonts w:cs="Times New Roman"/>
                <w:noProof/>
                <w:lang w:val="vi-VN"/>
              </w:rPr>
            </w:pPr>
          </w:p>
        </w:tc>
      </w:tr>
      <w:tr w:rsidR="008F5C93" w:rsidRPr="00534549" w14:paraId="0DE6354B" w14:textId="77777777" w:rsidTr="00B27860">
        <w:tc>
          <w:tcPr>
            <w:tcW w:w="720" w:type="dxa"/>
          </w:tcPr>
          <w:p w14:paraId="0008AF37" w14:textId="7D101DAA" w:rsidR="008F5C93" w:rsidRPr="00534549" w:rsidRDefault="008F5C93" w:rsidP="008F5C93">
            <w:pPr>
              <w:ind w:firstLine="0"/>
              <w:rPr>
                <w:rFonts w:cs="Times New Roman"/>
                <w:noProof/>
                <w:lang w:val="vi-VN"/>
              </w:rPr>
            </w:pPr>
            <w:r w:rsidRPr="00534549">
              <w:rPr>
                <w:rFonts w:cs="Times New Roman"/>
                <w:noProof/>
                <w:lang w:val="vi-VN"/>
              </w:rPr>
              <w:lastRenderedPageBreak/>
              <w:t>R3</w:t>
            </w:r>
          </w:p>
        </w:tc>
        <w:tc>
          <w:tcPr>
            <w:tcW w:w="8661" w:type="dxa"/>
          </w:tcPr>
          <w:p w14:paraId="4DC02030" w14:textId="77777777" w:rsidR="008F5C93" w:rsidRPr="00534549" w:rsidRDefault="008F5C93" w:rsidP="008F5C93">
            <w:pPr>
              <w:ind w:firstLine="0"/>
              <w:rPr>
                <w:rFonts w:cs="Times New Roman"/>
                <w:noProof/>
                <w:lang w:val="vi-VN"/>
              </w:rPr>
            </w:pPr>
            <w:r w:rsidRPr="00534549">
              <w:rPr>
                <w:rFonts w:cs="Times New Roman"/>
                <w:noProof/>
                <w:lang w:val="vi-VN"/>
              </w:rPr>
              <w:t>Phần cần đảm bảo bảo mật thông tin</w:t>
            </w:r>
          </w:p>
          <w:p w14:paraId="68368055" w14:textId="2C9791C6" w:rsidR="00977236" w:rsidRPr="00534549" w:rsidRDefault="00977236" w:rsidP="008F5C93">
            <w:pPr>
              <w:ind w:firstLine="0"/>
              <w:rPr>
                <w:rFonts w:cs="Times New Roman"/>
                <w:noProof/>
                <w:lang w:val="vi-VN"/>
              </w:rPr>
            </w:pPr>
          </w:p>
        </w:tc>
      </w:tr>
      <w:tr w:rsidR="008F5C93" w:rsidRPr="00534549" w14:paraId="5EC28806" w14:textId="77777777" w:rsidTr="00B27860">
        <w:tc>
          <w:tcPr>
            <w:tcW w:w="720" w:type="dxa"/>
          </w:tcPr>
          <w:p w14:paraId="53973B63" w14:textId="1EF91281" w:rsidR="008F5C93" w:rsidRPr="00534549" w:rsidRDefault="008F5C93" w:rsidP="008F5C93">
            <w:pPr>
              <w:ind w:firstLine="0"/>
              <w:rPr>
                <w:rFonts w:cs="Times New Roman"/>
                <w:noProof/>
                <w:lang w:val="vi-VN"/>
              </w:rPr>
            </w:pPr>
            <w:r w:rsidRPr="00534549">
              <w:rPr>
                <w:rFonts w:cs="Times New Roman"/>
                <w:noProof/>
                <w:lang w:val="vi-VN"/>
              </w:rPr>
              <w:t>R4</w:t>
            </w:r>
          </w:p>
        </w:tc>
        <w:tc>
          <w:tcPr>
            <w:tcW w:w="8661" w:type="dxa"/>
          </w:tcPr>
          <w:p w14:paraId="2CFC45AB" w14:textId="77777777" w:rsidR="008F5C93" w:rsidRPr="00534549" w:rsidRDefault="008F5C93" w:rsidP="008F5C93">
            <w:pPr>
              <w:ind w:firstLine="0"/>
              <w:rPr>
                <w:rFonts w:cs="Times New Roman"/>
                <w:noProof/>
                <w:lang w:val="vi-VN"/>
              </w:rPr>
            </w:pPr>
            <w:r w:rsidRPr="00534549">
              <w:rPr>
                <w:rFonts w:cs="Times New Roman"/>
                <w:noProof/>
                <w:lang w:val="vi-VN"/>
              </w:rPr>
              <w:t>Tốc độ xử lý phải ổn định</w:t>
            </w:r>
          </w:p>
          <w:p w14:paraId="6BCE2732" w14:textId="5E9FA14F" w:rsidR="00977236" w:rsidRPr="00534549" w:rsidRDefault="00977236" w:rsidP="008F5C93">
            <w:pPr>
              <w:ind w:firstLine="0"/>
              <w:rPr>
                <w:rFonts w:cs="Times New Roman"/>
                <w:noProof/>
                <w:lang w:val="vi-VN"/>
              </w:rPr>
            </w:pPr>
          </w:p>
        </w:tc>
      </w:tr>
      <w:tr w:rsidR="008F5C93" w:rsidRPr="00534549" w14:paraId="65AB63FC" w14:textId="77777777" w:rsidTr="00B27860">
        <w:tc>
          <w:tcPr>
            <w:tcW w:w="720" w:type="dxa"/>
          </w:tcPr>
          <w:p w14:paraId="67E92685" w14:textId="7746005C" w:rsidR="008F5C93" w:rsidRPr="00534549" w:rsidRDefault="008F5C93" w:rsidP="008F5C93">
            <w:pPr>
              <w:ind w:firstLine="0"/>
              <w:rPr>
                <w:rFonts w:cs="Times New Roman"/>
                <w:noProof/>
                <w:lang w:val="vi-VN"/>
              </w:rPr>
            </w:pPr>
            <w:r w:rsidRPr="00534549">
              <w:rPr>
                <w:rFonts w:cs="Times New Roman"/>
                <w:noProof/>
                <w:lang w:val="vi-VN"/>
              </w:rPr>
              <w:t>R5</w:t>
            </w:r>
          </w:p>
        </w:tc>
        <w:tc>
          <w:tcPr>
            <w:tcW w:w="8661" w:type="dxa"/>
          </w:tcPr>
          <w:p w14:paraId="35FA6105" w14:textId="77777777" w:rsidR="008F5C93" w:rsidRPr="00534549" w:rsidRDefault="008F5C93" w:rsidP="008F5C93">
            <w:pPr>
              <w:ind w:firstLine="0"/>
              <w:rPr>
                <w:rFonts w:cs="Times New Roman"/>
                <w:noProof/>
                <w:lang w:val="vi-VN"/>
              </w:rPr>
            </w:pPr>
            <w:r w:rsidRPr="00534549">
              <w:rPr>
                <w:rFonts w:cs="Times New Roman"/>
                <w:noProof/>
                <w:lang w:val="vi-VN"/>
              </w:rPr>
              <w:t>Phần mềm phải chạy được trên tất cả các nền tảng hệ điều hành</w:t>
            </w:r>
          </w:p>
          <w:p w14:paraId="76779C12" w14:textId="65096F29" w:rsidR="00977236" w:rsidRPr="00534549" w:rsidRDefault="00977236" w:rsidP="008F5C93">
            <w:pPr>
              <w:ind w:firstLine="0"/>
              <w:rPr>
                <w:rFonts w:cs="Times New Roman"/>
                <w:noProof/>
                <w:lang w:val="vi-VN"/>
              </w:rPr>
            </w:pPr>
          </w:p>
        </w:tc>
      </w:tr>
      <w:tr w:rsidR="008F5C93" w:rsidRPr="00534549" w14:paraId="2F92F31B" w14:textId="77777777" w:rsidTr="00B27860">
        <w:tc>
          <w:tcPr>
            <w:tcW w:w="720" w:type="dxa"/>
          </w:tcPr>
          <w:p w14:paraId="1856F886" w14:textId="44C1A7FC" w:rsidR="008F5C93" w:rsidRPr="00534549" w:rsidRDefault="008F5C93" w:rsidP="008F5C93">
            <w:pPr>
              <w:ind w:firstLine="0"/>
              <w:rPr>
                <w:rFonts w:cs="Times New Roman"/>
                <w:noProof/>
                <w:lang w:val="vi-VN"/>
              </w:rPr>
            </w:pPr>
            <w:r w:rsidRPr="00534549">
              <w:rPr>
                <w:rFonts w:cs="Times New Roman"/>
                <w:noProof/>
                <w:lang w:val="vi-VN"/>
              </w:rPr>
              <w:t>R6</w:t>
            </w:r>
          </w:p>
        </w:tc>
        <w:tc>
          <w:tcPr>
            <w:tcW w:w="8661" w:type="dxa"/>
          </w:tcPr>
          <w:p w14:paraId="0D16E72F" w14:textId="77777777" w:rsidR="008F5C93" w:rsidRPr="00534549" w:rsidRDefault="008F5C93" w:rsidP="008F5C93">
            <w:pPr>
              <w:ind w:firstLine="0"/>
              <w:rPr>
                <w:rFonts w:cs="Times New Roman"/>
                <w:noProof/>
                <w:lang w:val="vi-VN"/>
              </w:rPr>
            </w:pPr>
            <w:r w:rsidRPr="00534549">
              <w:rPr>
                <w:rFonts w:cs="Times New Roman"/>
                <w:noProof/>
                <w:lang w:val="vi-VN"/>
              </w:rPr>
              <w:t>Hệ thống dễ dàng sử dụng với tất cả mọi người</w:t>
            </w:r>
          </w:p>
          <w:p w14:paraId="5B88F103" w14:textId="6168D096" w:rsidR="00977236" w:rsidRPr="00534549" w:rsidRDefault="00977236" w:rsidP="008F5C93">
            <w:pPr>
              <w:ind w:firstLine="0"/>
              <w:rPr>
                <w:rFonts w:cs="Times New Roman"/>
                <w:noProof/>
                <w:lang w:val="vi-VN"/>
              </w:rPr>
            </w:pPr>
          </w:p>
        </w:tc>
      </w:tr>
    </w:tbl>
    <w:p w14:paraId="01240248" w14:textId="5D782BA4" w:rsidR="00977236" w:rsidRPr="00534549" w:rsidRDefault="00977236" w:rsidP="00627EF8">
      <w:pPr>
        <w:ind w:firstLine="0"/>
        <w:rPr>
          <w:rFonts w:cs="Times New Roman"/>
          <w:noProof/>
          <w:lang w:val="vi-VN"/>
        </w:rPr>
      </w:pPr>
    </w:p>
    <w:p w14:paraId="662F2837" w14:textId="77777777" w:rsidR="00977236" w:rsidRPr="00534549" w:rsidRDefault="00977236" w:rsidP="00C43FA3">
      <w:pPr>
        <w:rPr>
          <w:rFonts w:cs="Times New Roman"/>
          <w:noProof/>
          <w:lang w:val="vi-VN"/>
        </w:rPr>
      </w:pPr>
    </w:p>
    <w:tbl>
      <w:tblPr>
        <w:tblStyle w:val="TableGrid"/>
        <w:tblW w:w="0" w:type="auto"/>
        <w:tblLook w:val="0000" w:firstRow="0" w:lastRow="0" w:firstColumn="0" w:lastColumn="0" w:noHBand="0" w:noVBand="0"/>
      </w:tblPr>
      <w:tblGrid>
        <w:gridCol w:w="1484"/>
        <w:gridCol w:w="2336"/>
        <w:gridCol w:w="2756"/>
        <w:gridCol w:w="2440"/>
      </w:tblGrid>
      <w:tr w:rsidR="008F5C93" w:rsidRPr="00534549" w14:paraId="4F514714" w14:textId="77777777" w:rsidTr="00B27860">
        <w:trPr>
          <w:trHeight w:val="225"/>
        </w:trPr>
        <w:tc>
          <w:tcPr>
            <w:tcW w:w="9381" w:type="dxa"/>
            <w:gridSpan w:val="4"/>
          </w:tcPr>
          <w:p w14:paraId="1C09E371" w14:textId="77777777" w:rsidR="008F5C93" w:rsidRPr="00534549" w:rsidRDefault="00F86E34" w:rsidP="00F76A42">
            <w:pPr>
              <w:ind w:firstLine="0"/>
              <w:jc w:val="center"/>
              <w:rPr>
                <w:rFonts w:cs="Times New Roman"/>
                <w:b/>
                <w:noProof/>
                <w:lang w:val="vi-VN"/>
              </w:rPr>
            </w:pPr>
            <w:r w:rsidRPr="00534549">
              <w:rPr>
                <w:rFonts w:cs="Times New Roman"/>
                <w:b/>
                <w:noProof/>
                <w:lang w:val="vi-VN"/>
              </w:rPr>
              <w:t>Các phương án cho hệ thống quản lý phòng mạc</w:t>
            </w:r>
            <w:r w:rsidR="00F76A42" w:rsidRPr="00534549">
              <w:rPr>
                <w:rFonts w:cs="Times New Roman"/>
                <w:b/>
                <w:noProof/>
                <w:lang w:val="vi-VN"/>
              </w:rPr>
              <w:t>h</w:t>
            </w:r>
          </w:p>
          <w:p w14:paraId="382DC7A8" w14:textId="2456410A" w:rsidR="00F76A42" w:rsidRPr="00534549" w:rsidRDefault="00F76A42" w:rsidP="00F76A42">
            <w:pPr>
              <w:ind w:firstLine="0"/>
              <w:jc w:val="center"/>
              <w:rPr>
                <w:rFonts w:cs="Times New Roman"/>
                <w:b/>
                <w:noProof/>
                <w:lang w:val="vi-VN"/>
              </w:rPr>
            </w:pPr>
          </w:p>
        </w:tc>
      </w:tr>
      <w:tr w:rsidR="00F86E34" w:rsidRPr="00534549" w14:paraId="5EC815AC" w14:textId="5363C9C8" w:rsidTr="00B27860">
        <w:tc>
          <w:tcPr>
            <w:tcW w:w="1530" w:type="dxa"/>
          </w:tcPr>
          <w:p w14:paraId="50528645" w14:textId="1CC81E0C" w:rsidR="00F86E34" w:rsidRPr="00534549" w:rsidRDefault="00F86E34" w:rsidP="008F5C93">
            <w:pPr>
              <w:ind w:firstLine="0"/>
              <w:rPr>
                <w:rFonts w:cs="Times New Roman"/>
                <w:noProof/>
                <w:lang w:val="vi-VN"/>
              </w:rPr>
            </w:pPr>
            <w:r w:rsidRPr="00534549">
              <w:rPr>
                <w:rFonts w:cs="Times New Roman"/>
                <w:noProof/>
                <w:lang w:val="vi-VN"/>
              </w:rPr>
              <w:t>Tiêu chuẩn</w:t>
            </w:r>
          </w:p>
        </w:tc>
        <w:tc>
          <w:tcPr>
            <w:tcW w:w="2430" w:type="dxa"/>
          </w:tcPr>
          <w:p w14:paraId="08F5F516" w14:textId="48A40884" w:rsidR="00F86E34" w:rsidRPr="00534549" w:rsidRDefault="00F86E34" w:rsidP="008F5C93">
            <w:pPr>
              <w:ind w:firstLine="0"/>
              <w:rPr>
                <w:rFonts w:cs="Times New Roman"/>
                <w:noProof/>
                <w:lang w:val="vi-VN"/>
              </w:rPr>
            </w:pPr>
            <w:r w:rsidRPr="00534549">
              <w:rPr>
                <w:rFonts w:cs="Times New Roman"/>
                <w:noProof/>
                <w:lang w:val="vi-VN"/>
              </w:rPr>
              <w:t>Phương pháp A</w:t>
            </w:r>
          </w:p>
        </w:tc>
        <w:tc>
          <w:tcPr>
            <w:tcW w:w="2880" w:type="dxa"/>
          </w:tcPr>
          <w:p w14:paraId="5B54C2D4" w14:textId="77777777" w:rsidR="00F86E34" w:rsidRPr="00534549" w:rsidRDefault="00F86E34" w:rsidP="008F5C93">
            <w:pPr>
              <w:ind w:firstLine="0"/>
              <w:rPr>
                <w:rFonts w:cs="Times New Roman"/>
                <w:noProof/>
                <w:lang w:val="vi-VN"/>
              </w:rPr>
            </w:pPr>
            <w:r w:rsidRPr="00534549">
              <w:rPr>
                <w:rFonts w:cs="Times New Roman"/>
                <w:noProof/>
                <w:lang w:val="vi-VN"/>
              </w:rPr>
              <w:t>Phương pháp B</w:t>
            </w:r>
          </w:p>
          <w:p w14:paraId="7141FA60" w14:textId="0D5D9CCB" w:rsidR="00F76A42" w:rsidRPr="00534549" w:rsidRDefault="00F76A42" w:rsidP="008F5C93">
            <w:pPr>
              <w:ind w:firstLine="0"/>
              <w:rPr>
                <w:rFonts w:cs="Times New Roman"/>
                <w:noProof/>
                <w:lang w:val="vi-VN"/>
              </w:rPr>
            </w:pPr>
          </w:p>
        </w:tc>
        <w:tc>
          <w:tcPr>
            <w:tcW w:w="2541" w:type="dxa"/>
          </w:tcPr>
          <w:p w14:paraId="3640D27A" w14:textId="0C96DC2C" w:rsidR="00F86E34" w:rsidRPr="00534549" w:rsidRDefault="00F86E34" w:rsidP="008F5C93">
            <w:pPr>
              <w:ind w:firstLine="0"/>
              <w:rPr>
                <w:rFonts w:cs="Times New Roman"/>
                <w:noProof/>
                <w:lang w:val="vi-VN"/>
              </w:rPr>
            </w:pPr>
            <w:r w:rsidRPr="00534549">
              <w:rPr>
                <w:rFonts w:cs="Times New Roman"/>
                <w:noProof/>
                <w:lang w:val="vi-VN"/>
              </w:rPr>
              <w:t>Phương pháp C</w:t>
            </w:r>
          </w:p>
        </w:tc>
      </w:tr>
      <w:tr w:rsidR="00F86E34" w:rsidRPr="00534549" w14:paraId="18B7A754" w14:textId="56C00AA1" w:rsidTr="00B27860">
        <w:tc>
          <w:tcPr>
            <w:tcW w:w="1530" w:type="dxa"/>
          </w:tcPr>
          <w:p w14:paraId="677228EC" w14:textId="77777777" w:rsidR="00F86E34" w:rsidRPr="00534549" w:rsidRDefault="00F86E34" w:rsidP="008F5C93">
            <w:pPr>
              <w:ind w:firstLine="0"/>
              <w:rPr>
                <w:rFonts w:cs="Times New Roman"/>
                <w:i/>
                <w:noProof/>
                <w:u w:val="single"/>
                <w:lang w:val="vi-VN"/>
              </w:rPr>
            </w:pPr>
            <w:r w:rsidRPr="00534549">
              <w:rPr>
                <w:rFonts w:cs="Times New Roman"/>
                <w:i/>
                <w:noProof/>
                <w:u w:val="single"/>
                <w:lang w:val="vi-VN"/>
              </w:rPr>
              <w:t>Yêu cầu:</w:t>
            </w:r>
          </w:p>
          <w:p w14:paraId="3CF448AB" w14:textId="007DC817" w:rsidR="00F86E34" w:rsidRPr="00534549" w:rsidRDefault="00F86E34" w:rsidP="008F5C93">
            <w:pPr>
              <w:ind w:firstLine="0"/>
              <w:rPr>
                <w:rFonts w:cs="Times New Roman"/>
                <w:noProof/>
                <w:lang w:val="vi-VN"/>
              </w:rPr>
            </w:pPr>
            <w:r w:rsidRPr="00534549">
              <w:rPr>
                <w:rFonts w:cs="Times New Roman"/>
                <w:noProof/>
                <w:lang w:val="vi-VN"/>
              </w:rPr>
              <w:t>Y1</w:t>
            </w:r>
          </w:p>
        </w:tc>
        <w:tc>
          <w:tcPr>
            <w:tcW w:w="2430" w:type="dxa"/>
          </w:tcPr>
          <w:p w14:paraId="4FD5B475" w14:textId="77777777" w:rsidR="00F86E34" w:rsidRPr="00534549" w:rsidRDefault="00F86E34" w:rsidP="008F5C93">
            <w:pPr>
              <w:ind w:firstLine="0"/>
              <w:rPr>
                <w:rFonts w:cs="Times New Roman"/>
                <w:noProof/>
                <w:lang w:val="vi-VN"/>
              </w:rPr>
            </w:pPr>
          </w:p>
          <w:p w14:paraId="02949228" w14:textId="19724535"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36A3438F" w14:textId="77777777" w:rsidR="00F86E34" w:rsidRPr="00534549" w:rsidRDefault="00F86E34" w:rsidP="008F5C93">
            <w:pPr>
              <w:ind w:firstLine="0"/>
              <w:rPr>
                <w:rFonts w:cs="Times New Roman"/>
                <w:noProof/>
                <w:lang w:val="vi-VN"/>
              </w:rPr>
            </w:pPr>
          </w:p>
          <w:p w14:paraId="7D5B31CA" w14:textId="5478BACE" w:rsidR="00F86E34" w:rsidRPr="00534549" w:rsidRDefault="00F86E34" w:rsidP="008F5C93">
            <w:pPr>
              <w:ind w:firstLine="0"/>
              <w:rPr>
                <w:rFonts w:cs="Times New Roman"/>
                <w:noProof/>
                <w:lang w:val="vi-VN"/>
              </w:rPr>
            </w:pPr>
            <w:r w:rsidRPr="00534549">
              <w:rPr>
                <w:rFonts w:cs="Times New Roman"/>
                <w:noProof/>
                <w:lang w:val="vi-VN"/>
              </w:rPr>
              <w:t>Có</w:t>
            </w:r>
          </w:p>
        </w:tc>
        <w:tc>
          <w:tcPr>
            <w:tcW w:w="2541" w:type="dxa"/>
          </w:tcPr>
          <w:p w14:paraId="761D9C17" w14:textId="77777777" w:rsidR="00F86E34" w:rsidRPr="00534549" w:rsidRDefault="00F86E34" w:rsidP="008F5C93">
            <w:pPr>
              <w:ind w:firstLine="0"/>
              <w:rPr>
                <w:rFonts w:cs="Times New Roman"/>
                <w:noProof/>
                <w:lang w:val="vi-VN"/>
              </w:rPr>
            </w:pPr>
          </w:p>
          <w:p w14:paraId="206499B5" w14:textId="30638CCF" w:rsidR="00F86E34" w:rsidRPr="00534549" w:rsidRDefault="00F86E34" w:rsidP="008F5C93">
            <w:pPr>
              <w:ind w:firstLine="0"/>
              <w:rPr>
                <w:rFonts w:cs="Times New Roman"/>
                <w:noProof/>
                <w:lang w:val="vi-VN"/>
              </w:rPr>
            </w:pPr>
            <w:r w:rsidRPr="00534549">
              <w:rPr>
                <w:rFonts w:cs="Times New Roman"/>
                <w:noProof/>
                <w:lang w:val="vi-VN"/>
              </w:rPr>
              <w:t>Có</w:t>
            </w:r>
          </w:p>
        </w:tc>
      </w:tr>
      <w:tr w:rsidR="00F86E34" w:rsidRPr="00534549" w14:paraId="5F7777F9" w14:textId="6C6B390B" w:rsidTr="00B27860">
        <w:tc>
          <w:tcPr>
            <w:tcW w:w="1530" w:type="dxa"/>
          </w:tcPr>
          <w:p w14:paraId="589B0E18" w14:textId="02D4F71C" w:rsidR="00F86E34" w:rsidRPr="00534549" w:rsidRDefault="00F86E34" w:rsidP="008F5C93">
            <w:pPr>
              <w:ind w:firstLine="0"/>
              <w:rPr>
                <w:rFonts w:cs="Times New Roman"/>
                <w:noProof/>
                <w:lang w:val="vi-VN"/>
              </w:rPr>
            </w:pPr>
            <w:r w:rsidRPr="00534549">
              <w:rPr>
                <w:rFonts w:cs="Times New Roman"/>
                <w:noProof/>
                <w:lang w:val="vi-VN"/>
              </w:rPr>
              <w:t>Y2</w:t>
            </w:r>
          </w:p>
        </w:tc>
        <w:tc>
          <w:tcPr>
            <w:tcW w:w="2430" w:type="dxa"/>
          </w:tcPr>
          <w:p w14:paraId="4F7891A0" w14:textId="053A9776"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06E59451" w14:textId="6334954E" w:rsidR="00F86E34" w:rsidRPr="00534549" w:rsidRDefault="00F86E34" w:rsidP="008F5C93">
            <w:pPr>
              <w:ind w:firstLine="0"/>
              <w:rPr>
                <w:rFonts w:cs="Times New Roman"/>
                <w:noProof/>
                <w:lang w:val="vi-VN"/>
              </w:rPr>
            </w:pPr>
            <w:r w:rsidRPr="00534549">
              <w:rPr>
                <w:rFonts w:cs="Times New Roman"/>
                <w:noProof/>
                <w:lang w:val="vi-VN"/>
              </w:rPr>
              <w:t>Có</w:t>
            </w:r>
          </w:p>
        </w:tc>
        <w:tc>
          <w:tcPr>
            <w:tcW w:w="2541" w:type="dxa"/>
          </w:tcPr>
          <w:p w14:paraId="6878470A" w14:textId="77DECCEA" w:rsidR="00F86E34" w:rsidRPr="00534549" w:rsidRDefault="00F86E34" w:rsidP="008F5C93">
            <w:pPr>
              <w:ind w:firstLine="0"/>
              <w:rPr>
                <w:rFonts w:cs="Times New Roman"/>
                <w:noProof/>
                <w:lang w:val="vi-VN"/>
              </w:rPr>
            </w:pPr>
            <w:r w:rsidRPr="00534549">
              <w:rPr>
                <w:rFonts w:cs="Times New Roman"/>
                <w:noProof/>
                <w:lang w:val="vi-VN"/>
              </w:rPr>
              <w:t>Có</w:t>
            </w:r>
          </w:p>
        </w:tc>
      </w:tr>
      <w:tr w:rsidR="00F86E34" w:rsidRPr="00534549" w14:paraId="64132017" w14:textId="61393820" w:rsidTr="00B27860">
        <w:tc>
          <w:tcPr>
            <w:tcW w:w="1530" w:type="dxa"/>
          </w:tcPr>
          <w:p w14:paraId="054264ED" w14:textId="2F678B84" w:rsidR="00F86E34" w:rsidRPr="00534549" w:rsidRDefault="00F86E34" w:rsidP="008F5C93">
            <w:pPr>
              <w:ind w:firstLine="0"/>
              <w:rPr>
                <w:rFonts w:cs="Times New Roman"/>
                <w:noProof/>
                <w:lang w:val="vi-VN"/>
              </w:rPr>
            </w:pPr>
            <w:r w:rsidRPr="00534549">
              <w:rPr>
                <w:rFonts w:cs="Times New Roman"/>
                <w:noProof/>
                <w:lang w:val="vi-VN"/>
              </w:rPr>
              <w:t>Y3</w:t>
            </w:r>
          </w:p>
        </w:tc>
        <w:tc>
          <w:tcPr>
            <w:tcW w:w="2430" w:type="dxa"/>
          </w:tcPr>
          <w:p w14:paraId="5F2686ED" w14:textId="7A027257"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564F9E0E" w14:textId="5B46271E" w:rsidR="00F86E34" w:rsidRPr="00534549" w:rsidRDefault="00F86E34" w:rsidP="008F5C93">
            <w:pPr>
              <w:ind w:firstLine="0"/>
              <w:rPr>
                <w:rFonts w:cs="Times New Roman"/>
                <w:noProof/>
                <w:lang w:val="vi-VN"/>
              </w:rPr>
            </w:pPr>
            <w:r w:rsidRPr="00534549">
              <w:rPr>
                <w:rFonts w:cs="Times New Roman"/>
                <w:noProof/>
                <w:lang w:val="vi-VN"/>
              </w:rPr>
              <w:t>Có</w:t>
            </w:r>
          </w:p>
        </w:tc>
        <w:tc>
          <w:tcPr>
            <w:tcW w:w="2541" w:type="dxa"/>
          </w:tcPr>
          <w:p w14:paraId="6B2AFC7D" w14:textId="61A1EBC4" w:rsidR="00F86E34" w:rsidRPr="00534549" w:rsidRDefault="00F86E34" w:rsidP="008F5C93">
            <w:pPr>
              <w:ind w:firstLine="0"/>
              <w:rPr>
                <w:rFonts w:cs="Times New Roman"/>
                <w:noProof/>
                <w:lang w:val="vi-VN"/>
              </w:rPr>
            </w:pPr>
            <w:r w:rsidRPr="00534549">
              <w:rPr>
                <w:rFonts w:cs="Times New Roman"/>
                <w:noProof/>
                <w:lang w:val="vi-VN"/>
              </w:rPr>
              <w:t>Có</w:t>
            </w:r>
          </w:p>
        </w:tc>
      </w:tr>
      <w:tr w:rsidR="00F86E34" w:rsidRPr="00534549" w14:paraId="39E03DD5" w14:textId="688F547B" w:rsidTr="00B27860">
        <w:tc>
          <w:tcPr>
            <w:tcW w:w="1530" w:type="dxa"/>
          </w:tcPr>
          <w:p w14:paraId="4CC30512" w14:textId="28563148" w:rsidR="00F86E34" w:rsidRPr="00534549" w:rsidRDefault="00F86E34" w:rsidP="008F5C93">
            <w:pPr>
              <w:ind w:firstLine="0"/>
              <w:rPr>
                <w:rFonts w:cs="Times New Roman"/>
                <w:noProof/>
                <w:lang w:val="vi-VN"/>
              </w:rPr>
            </w:pPr>
            <w:r w:rsidRPr="00534549">
              <w:rPr>
                <w:rFonts w:cs="Times New Roman"/>
                <w:noProof/>
                <w:lang w:val="vi-VN"/>
              </w:rPr>
              <w:t>Y4</w:t>
            </w:r>
          </w:p>
        </w:tc>
        <w:tc>
          <w:tcPr>
            <w:tcW w:w="2430" w:type="dxa"/>
          </w:tcPr>
          <w:p w14:paraId="70A660E6" w14:textId="4674683C"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39079950" w14:textId="3FE8F9E0" w:rsidR="00F86E34" w:rsidRPr="00534549" w:rsidRDefault="00F86E34" w:rsidP="008F5C93">
            <w:pPr>
              <w:ind w:firstLine="0"/>
              <w:rPr>
                <w:rFonts w:cs="Times New Roman"/>
                <w:noProof/>
                <w:lang w:val="vi-VN"/>
              </w:rPr>
            </w:pPr>
            <w:r w:rsidRPr="00534549">
              <w:rPr>
                <w:rFonts w:cs="Times New Roman"/>
                <w:noProof/>
                <w:lang w:val="vi-VN"/>
              </w:rPr>
              <w:t>Không</w:t>
            </w:r>
          </w:p>
        </w:tc>
        <w:tc>
          <w:tcPr>
            <w:tcW w:w="2541" w:type="dxa"/>
          </w:tcPr>
          <w:p w14:paraId="5DA8DE6E" w14:textId="11BD4D62" w:rsidR="00F86E34" w:rsidRPr="00534549" w:rsidRDefault="00F86E34" w:rsidP="008F5C93">
            <w:pPr>
              <w:ind w:firstLine="0"/>
              <w:rPr>
                <w:rFonts w:cs="Times New Roman"/>
                <w:noProof/>
                <w:lang w:val="vi-VN"/>
              </w:rPr>
            </w:pPr>
            <w:r w:rsidRPr="00534549">
              <w:rPr>
                <w:rFonts w:cs="Times New Roman"/>
                <w:noProof/>
                <w:lang w:val="vi-VN"/>
              </w:rPr>
              <w:t>Có</w:t>
            </w:r>
          </w:p>
        </w:tc>
      </w:tr>
      <w:tr w:rsidR="00F86E34" w:rsidRPr="00534549" w14:paraId="30A114E5" w14:textId="77777777" w:rsidTr="00B27860">
        <w:tc>
          <w:tcPr>
            <w:tcW w:w="1530" w:type="dxa"/>
          </w:tcPr>
          <w:p w14:paraId="514CA0B0" w14:textId="7EA4BC0B" w:rsidR="00F86E34" w:rsidRPr="00534549" w:rsidRDefault="00F86E34" w:rsidP="008F5C93">
            <w:pPr>
              <w:ind w:firstLine="0"/>
              <w:rPr>
                <w:rFonts w:cs="Times New Roman"/>
                <w:noProof/>
                <w:lang w:val="vi-VN"/>
              </w:rPr>
            </w:pPr>
            <w:r w:rsidRPr="00534549">
              <w:rPr>
                <w:rFonts w:cs="Times New Roman"/>
                <w:noProof/>
                <w:lang w:val="vi-VN"/>
              </w:rPr>
              <w:t>Y5</w:t>
            </w:r>
          </w:p>
        </w:tc>
        <w:tc>
          <w:tcPr>
            <w:tcW w:w="2430" w:type="dxa"/>
          </w:tcPr>
          <w:p w14:paraId="03BD59EE" w14:textId="4095EBDF"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122FB8B6" w14:textId="58438F94" w:rsidR="00F86E34" w:rsidRPr="00534549" w:rsidRDefault="00F86E34" w:rsidP="008F5C93">
            <w:pPr>
              <w:ind w:firstLine="0"/>
              <w:rPr>
                <w:rFonts w:cs="Times New Roman"/>
                <w:noProof/>
                <w:lang w:val="vi-VN"/>
              </w:rPr>
            </w:pPr>
            <w:r w:rsidRPr="00534549">
              <w:rPr>
                <w:rFonts w:cs="Times New Roman"/>
                <w:noProof/>
                <w:lang w:val="vi-VN"/>
              </w:rPr>
              <w:t>Không</w:t>
            </w:r>
          </w:p>
        </w:tc>
        <w:tc>
          <w:tcPr>
            <w:tcW w:w="2541" w:type="dxa"/>
          </w:tcPr>
          <w:p w14:paraId="4BCDC8E7" w14:textId="3D22AA78" w:rsidR="00F86E34" w:rsidRPr="00534549" w:rsidRDefault="00F86E34" w:rsidP="008F5C93">
            <w:pPr>
              <w:ind w:firstLine="0"/>
              <w:rPr>
                <w:rFonts w:cs="Times New Roman"/>
                <w:noProof/>
                <w:lang w:val="vi-VN"/>
              </w:rPr>
            </w:pPr>
            <w:r w:rsidRPr="00534549">
              <w:rPr>
                <w:rFonts w:cs="Times New Roman"/>
                <w:noProof/>
                <w:lang w:val="vi-VN"/>
              </w:rPr>
              <w:t>Có</w:t>
            </w:r>
          </w:p>
        </w:tc>
      </w:tr>
      <w:tr w:rsidR="00F86E34" w:rsidRPr="00534549" w14:paraId="10D70C92" w14:textId="77777777" w:rsidTr="00B27860">
        <w:tc>
          <w:tcPr>
            <w:tcW w:w="1530" w:type="dxa"/>
          </w:tcPr>
          <w:p w14:paraId="0265C46B" w14:textId="0CA143FF" w:rsidR="00F86E34" w:rsidRPr="00534549" w:rsidRDefault="00F86E34" w:rsidP="008F5C93">
            <w:pPr>
              <w:ind w:firstLine="0"/>
              <w:rPr>
                <w:rFonts w:cs="Times New Roman"/>
                <w:noProof/>
                <w:lang w:val="vi-VN"/>
              </w:rPr>
            </w:pPr>
            <w:r w:rsidRPr="00534549">
              <w:rPr>
                <w:rFonts w:cs="Times New Roman"/>
                <w:noProof/>
                <w:lang w:val="vi-VN"/>
              </w:rPr>
              <w:t>Y6</w:t>
            </w:r>
          </w:p>
        </w:tc>
        <w:tc>
          <w:tcPr>
            <w:tcW w:w="2430" w:type="dxa"/>
          </w:tcPr>
          <w:p w14:paraId="152CEFE6" w14:textId="4D277088"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77FC18C7" w14:textId="4B9C4A07" w:rsidR="00F86E34" w:rsidRPr="00534549" w:rsidRDefault="00F86E34" w:rsidP="008F5C93">
            <w:pPr>
              <w:ind w:firstLine="0"/>
              <w:rPr>
                <w:rFonts w:cs="Times New Roman"/>
                <w:noProof/>
                <w:lang w:val="vi-VN"/>
              </w:rPr>
            </w:pPr>
            <w:r w:rsidRPr="00534549">
              <w:rPr>
                <w:rFonts w:cs="Times New Roman"/>
                <w:noProof/>
                <w:lang w:val="vi-VN"/>
              </w:rPr>
              <w:t>Không</w:t>
            </w:r>
          </w:p>
        </w:tc>
        <w:tc>
          <w:tcPr>
            <w:tcW w:w="2541" w:type="dxa"/>
          </w:tcPr>
          <w:p w14:paraId="1D4F936A" w14:textId="119581DA" w:rsidR="00F86E34" w:rsidRPr="00534549" w:rsidRDefault="00F86E34" w:rsidP="008F5C93">
            <w:pPr>
              <w:ind w:firstLine="0"/>
              <w:rPr>
                <w:rFonts w:cs="Times New Roman"/>
                <w:noProof/>
                <w:lang w:val="vi-VN"/>
              </w:rPr>
            </w:pPr>
            <w:r w:rsidRPr="00534549">
              <w:rPr>
                <w:rFonts w:cs="Times New Roman"/>
                <w:noProof/>
                <w:lang w:val="vi-VN"/>
              </w:rPr>
              <w:t>Không</w:t>
            </w:r>
          </w:p>
        </w:tc>
      </w:tr>
      <w:tr w:rsidR="00F86E34" w:rsidRPr="00534549" w14:paraId="478EEFA7" w14:textId="77777777" w:rsidTr="00B27860">
        <w:tc>
          <w:tcPr>
            <w:tcW w:w="1530" w:type="dxa"/>
          </w:tcPr>
          <w:p w14:paraId="6A66F1D3" w14:textId="1D92F69E" w:rsidR="00F86E34" w:rsidRPr="00534549" w:rsidRDefault="00F86E34" w:rsidP="008F5C93">
            <w:pPr>
              <w:ind w:firstLine="0"/>
              <w:rPr>
                <w:rFonts w:cs="Times New Roman"/>
                <w:noProof/>
                <w:lang w:val="vi-VN"/>
              </w:rPr>
            </w:pPr>
            <w:r w:rsidRPr="00534549">
              <w:rPr>
                <w:rFonts w:cs="Times New Roman"/>
                <w:noProof/>
                <w:lang w:val="vi-VN"/>
              </w:rPr>
              <w:t>Y7</w:t>
            </w:r>
          </w:p>
        </w:tc>
        <w:tc>
          <w:tcPr>
            <w:tcW w:w="2430" w:type="dxa"/>
          </w:tcPr>
          <w:p w14:paraId="0A5808A4" w14:textId="13A4519C"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6E503F03" w14:textId="18375695" w:rsidR="00F86E34" w:rsidRPr="00534549" w:rsidRDefault="00F86E34" w:rsidP="008F5C93">
            <w:pPr>
              <w:ind w:firstLine="0"/>
              <w:rPr>
                <w:rFonts w:cs="Times New Roman"/>
                <w:noProof/>
                <w:lang w:val="vi-VN"/>
              </w:rPr>
            </w:pPr>
            <w:r w:rsidRPr="00534549">
              <w:rPr>
                <w:rFonts w:cs="Times New Roman"/>
                <w:noProof/>
                <w:lang w:val="vi-VN"/>
              </w:rPr>
              <w:t>Có</w:t>
            </w:r>
          </w:p>
        </w:tc>
        <w:tc>
          <w:tcPr>
            <w:tcW w:w="2541" w:type="dxa"/>
          </w:tcPr>
          <w:p w14:paraId="178E4237" w14:textId="096ECD0F" w:rsidR="00F86E34" w:rsidRPr="00534549" w:rsidRDefault="00F86E34" w:rsidP="008F5C93">
            <w:pPr>
              <w:ind w:firstLine="0"/>
              <w:rPr>
                <w:rFonts w:cs="Times New Roman"/>
                <w:noProof/>
                <w:lang w:val="vi-VN"/>
              </w:rPr>
            </w:pPr>
            <w:r w:rsidRPr="00534549">
              <w:rPr>
                <w:rFonts w:cs="Times New Roman"/>
                <w:noProof/>
                <w:lang w:val="vi-VN"/>
              </w:rPr>
              <w:t>Có</w:t>
            </w:r>
          </w:p>
        </w:tc>
      </w:tr>
      <w:tr w:rsidR="00F86E34" w:rsidRPr="00534549" w14:paraId="29B70408" w14:textId="77777777" w:rsidTr="00B27860">
        <w:tc>
          <w:tcPr>
            <w:tcW w:w="1530" w:type="dxa"/>
          </w:tcPr>
          <w:p w14:paraId="36406CB3" w14:textId="5AB5AA7A" w:rsidR="00F86E34" w:rsidRPr="00534549" w:rsidRDefault="00F86E34" w:rsidP="008F5C93">
            <w:pPr>
              <w:ind w:firstLine="0"/>
              <w:rPr>
                <w:rFonts w:cs="Times New Roman"/>
                <w:noProof/>
                <w:lang w:val="vi-VN"/>
              </w:rPr>
            </w:pPr>
            <w:r w:rsidRPr="00534549">
              <w:rPr>
                <w:rFonts w:cs="Times New Roman"/>
                <w:noProof/>
                <w:lang w:val="vi-VN"/>
              </w:rPr>
              <w:t>Y8</w:t>
            </w:r>
          </w:p>
        </w:tc>
        <w:tc>
          <w:tcPr>
            <w:tcW w:w="2430" w:type="dxa"/>
          </w:tcPr>
          <w:p w14:paraId="6096D5AF" w14:textId="1C056F1F" w:rsidR="00F86E34" w:rsidRPr="00534549" w:rsidRDefault="00F86E34" w:rsidP="008F5C93">
            <w:pPr>
              <w:ind w:firstLine="0"/>
              <w:rPr>
                <w:rFonts w:cs="Times New Roman"/>
                <w:noProof/>
                <w:lang w:val="vi-VN"/>
              </w:rPr>
            </w:pPr>
            <w:r w:rsidRPr="00534549">
              <w:rPr>
                <w:rFonts w:cs="Times New Roman"/>
                <w:noProof/>
                <w:lang w:val="vi-VN"/>
              </w:rPr>
              <w:t>Có</w:t>
            </w:r>
          </w:p>
        </w:tc>
        <w:tc>
          <w:tcPr>
            <w:tcW w:w="2880" w:type="dxa"/>
          </w:tcPr>
          <w:p w14:paraId="15907F6E" w14:textId="0E12D30C" w:rsidR="00F86E34" w:rsidRPr="00534549" w:rsidRDefault="00F86E34" w:rsidP="008F5C93">
            <w:pPr>
              <w:ind w:firstLine="0"/>
              <w:rPr>
                <w:rFonts w:cs="Times New Roman"/>
                <w:noProof/>
                <w:lang w:val="vi-VN"/>
              </w:rPr>
            </w:pPr>
            <w:r w:rsidRPr="00534549">
              <w:rPr>
                <w:rFonts w:cs="Times New Roman"/>
                <w:noProof/>
                <w:lang w:val="vi-VN"/>
              </w:rPr>
              <w:t>Không</w:t>
            </w:r>
          </w:p>
        </w:tc>
        <w:tc>
          <w:tcPr>
            <w:tcW w:w="2541" w:type="dxa"/>
          </w:tcPr>
          <w:p w14:paraId="6375652B" w14:textId="234746FD" w:rsidR="00F86E34" w:rsidRPr="00534549" w:rsidRDefault="00F86E34" w:rsidP="008F5C93">
            <w:pPr>
              <w:ind w:firstLine="0"/>
              <w:rPr>
                <w:rFonts w:cs="Times New Roman"/>
                <w:noProof/>
                <w:lang w:val="vi-VN"/>
              </w:rPr>
            </w:pPr>
            <w:r w:rsidRPr="00534549">
              <w:rPr>
                <w:rFonts w:cs="Times New Roman"/>
                <w:noProof/>
                <w:lang w:val="vi-VN"/>
              </w:rPr>
              <w:t>Không</w:t>
            </w:r>
          </w:p>
        </w:tc>
      </w:tr>
      <w:tr w:rsidR="00F86E34" w:rsidRPr="00534549" w14:paraId="0296F2D9" w14:textId="77777777" w:rsidTr="00B27860">
        <w:tc>
          <w:tcPr>
            <w:tcW w:w="1530" w:type="dxa"/>
          </w:tcPr>
          <w:p w14:paraId="10339CFD" w14:textId="77777777" w:rsidR="00F86E34" w:rsidRPr="00534549" w:rsidRDefault="00F86E34" w:rsidP="008F5C93">
            <w:pPr>
              <w:ind w:firstLine="0"/>
              <w:rPr>
                <w:rFonts w:cs="Times New Roman"/>
                <w:i/>
                <w:noProof/>
                <w:u w:val="single"/>
                <w:lang w:val="vi-VN"/>
              </w:rPr>
            </w:pPr>
            <w:r w:rsidRPr="00534549">
              <w:rPr>
                <w:rFonts w:cs="Times New Roman"/>
                <w:i/>
                <w:noProof/>
                <w:u w:val="single"/>
                <w:lang w:val="vi-VN"/>
              </w:rPr>
              <w:t>Ràng buộc:</w:t>
            </w:r>
          </w:p>
          <w:p w14:paraId="36A16C16" w14:textId="1FCC8F8D" w:rsidR="00F86E34" w:rsidRPr="00534549" w:rsidRDefault="00F86E34" w:rsidP="008F5C93">
            <w:pPr>
              <w:ind w:firstLine="0"/>
              <w:rPr>
                <w:rFonts w:cs="Times New Roman"/>
                <w:noProof/>
                <w:lang w:val="vi-VN"/>
              </w:rPr>
            </w:pPr>
            <w:r w:rsidRPr="00534549">
              <w:rPr>
                <w:rFonts w:cs="Times New Roman"/>
                <w:noProof/>
                <w:lang w:val="vi-VN"/>
              </w:rPr>
              <w:t>R1</w:t>
            </w:r>
          </w:p>
        </w:tc>
        <w:tc>
          <w:tcPr>
            <w:tcW w:w="2430" w:type="dxa"/>
          </w:tcPr>
          <w:p w14:paraId="2B8E9EE3" w14:textId="77777777" w:rsidR="00F86E34" w:rsidRPr="00534549" w:rsidRDefault="00F86E34" w:rsidP="008F5C93">
            <w:pPr>
              <w:ind w:firstLine="0"/>
              <w:rPr>
                <w:rFonts w:cs="Times New Roman"/>
                <w:noProof/>
                <w:lang w:val="vi-VN"/>
              </w:rPr>
            </w:pPr>
          </w:p>
          <w:p w14:paraId="69BC4C66" w14:textId="0634E4F8" w:rsidR="00F86E34" w:rsidRPr="00534549" w:rsidRDefault="00F86E34" w:rsidP="008F5C93">
            <w:pPr>
              <w:ind w:firstLine="0"/>
              <w:rPr>
                <w:rFonts w:cs="Times New Roman"/>
                <w:noProof/>
                <w:lang w:val="vi-VN"/>
              </w:rPr>
            </w:pPr>
            <w:r w:rsidRPr="00534549">
              <w:rPr>
                <w:rFonts w:cs="Times New Roman"/>
                <w:noProof/>
                <w:lang w:val="vi-VN"/>
              </w:rPr>
              <w:t>10 triệu</w:t>
            </w:r>
          </w:p>
        </w:tc>
        <w:tc>
          <w:tcPr>
            <w:tcW w:w="2880" w:type="dxa"/>
          </w:tcPr>
          <w:p w14:paraId="5D1FF4F4" w14:textId="77777777" w:rsidR="00F86E34" w:rsidRPr="00534549" w:rsidRDefault="00F86E34" w:rsidP="008F5C93">
            <w:pPr>
              <w:ind w:firstLine="0"/>
              <w:rPr>
                <w:rFonts w:cs="Times New Roman"/>
                <w:noProof/>
                <w:lang w:val="vi-VN"/>
              </w:rPr>
            </w:pPr>
          </w:p>
          <w:p w14:paraId="77CBDF09" w14:textId="0B8EE95A" w:rsidR="00F86E34" w:rsidRPr="00534549" w:rsidRDefault="002A3DAB" w:rsidP="008F5C93">
            <w:pPr>
              <w:ind w:firstLine="0"/>
              <w:rPr>
                <w:rFonts w:cs="Times New Roman"/>
                <w:noProof/>
                <w:lang w:val="vi-VN"/>
              </w:rPr>
            </w:pPr>
            <w:r w:rsidRPr="00534549">
              <w:rPr>
                <w:rFonts w:cs="Times New Roman"/>
                <w:noProof/>
                <w:lang w:val="vi-VN"/>
              </w:rPr>
              <w:t>8 triệu</w:t>
            </w:r>
          </w:p>
        </w:tc>
        <w:tc>
          <w:tcPr>
            <w:tcW w:w="2541" w:type="dxa"/>
          </w:tcPr>
          <w:p w14:paraId="17E5FE5C" w14:textId="77777777" w:rsidR="00F86E34" w:rsidRPr="00534549" w:rsidRDefault="00F86E34" w:rsidP="008F5C93">
            <w:pPr>
              <w:ind w:firstLine="0"/>
              <w:rPr>
                <w:rFonts w:cs="Times New Roman"/>
                <w:noProof/>
                <w:lang w:val="vi-VN"/>
              </w:rPr>
            </w:pPr>
          </w:p>
          <w:p w14:paraId="63385161" w14:textId="0F5F5DFF" w:rsidR="00F86E34" w:rsidRPr="00534549" w:rsidRDefault="002A3DAB" w:rsidP="008F5C93">
            <w:pPr>
              <w:ind w:firstLine="0"/>
              <w:rPr>
                <w:rFonts w:cs="Times New Roman"/>
                <w:noProof/>
                <w:lang w:val="vi-VN"/>
              </w:rPr>
            </w:pPr>
            <w:r w:rsidRPr="00534549">
              <w:rPr>
                <w:rFonts w:cs="Times New Roman"/>
                <w:noProof/>
                <w:lang w:val="vi-VN"/>
              </w:rPr>
              <w:t>9 triệu</w:t>
            </w:r>
          </w:p>
        </w:tc>
      </w:tr>
      <w:tr w:rsidR="007E6B27" w:rsidRPr="00534549" w14:paraId="27656370" w14:textId="77777777" w:rsidTr="00B27860">
        <w:tc>
          <w:tcPr>
            <w:tcW w:w="1530" w:type="dxa"/>
          </w:tcPr>
          <w:p w14:paraId="5907B7E8" w14:textId="60764558" w:rsidR="007E6B27" w:rsidRPr="00534549" w:rsidRDefault="001D2B10" w:rsidP="008F5C93">
            <w:pPr>
              <w:ind w:firstLine="0"/>
              <w:rPr>
                <w:rFonts w:cs="Times New Roman"/>
                <w:noProof/>
                <w:lang w:val="vi-VN"/>
              </w:rPr>
            </w:pPr>
            <w:r w:rsidRPr="00534549">
              <w:rPr>
                <w:rFonts w:cs="Times New Roman"/>
                <w:noProof/>
                <w:lang w:val="vi-VN"/>
              </w:rPr>
              <w:t>R2</w:t>
            </w:r>
          </w:p>
        </w:tc>
        <w:tc>
          <w:tcPr>
            <w:tcW w:w="2430" w:type="dxa"/>
          </w:tcPr>
          <w:p w14:paraId="182719F2" w14:textId="71049BC7" w:rsidR="007E6B27" w:rsidRPr="00534549" w:rsidRDefault="001D2B10" w:rsidP="008F5C93">
            <w:pPr>
              <w:ind w:firstLine="0"/>
              <w:rPr>
                <w:rFonts w:cs="Times New Roman"/>
                <w:noProof/>
                <w:lang w:val="vi-VN"/>
              </w:rPr>
            </w:pPr>
            <w:r w:rsidRPr="00534549">
              <w:rPr>
                <w:rFonts w:cs="Times New Roman"/>
                <w:noProof/>
                <w:lang w:val="vi-VN"/>
              </w:rPr>
              <w:t>3</w:t>
            </w:r>
            <w:r w:rsidR="00601CE2" w:rsidRPr="00534549">
              <w:rPr>
                <w:rFonts w:cs="Times New Roman"/>
                <w:noProof/>
                <w:lang w:val="vi-VN"/>
              </w:rPr>
              <w:t xml:space="preserve"> tháng</w:t>
            </w:r>
          </w:p>
        </w:tc>
        <w:tc>
          <w:tcPr>
            <w:tcW w:w="2880" w:type="dxa"/>
          </w:tcPr>
          <w:p w14:paraId="2F1B2A83" w14:textId="163FBA7B" w:rsidR="007E6B27" w:rsidRPr="00534549" w:rsidRDefault="00601CE2" w:rsidP="008F5C93">
            <w:pPr>
              <w:ind w:firstLine="0"/>
              <w:rPr>
                <w:rFonts w:cs="Times New Roman"/>
                <w:noProof/>
                <w:lang w:val="vi-VN"/>
              </w:rPr>
            </w:pPr>
            <w:r w:rsidRPr="00534549">
              <w:rPr>
                <w:rFonts w:cs="Times New Roman"/>
                <w:noProof/>
                <w:lang w:val="vi-VN"/>
              </w:rPr>
              <w:t>4 tháng</w:t>
            </w:r>
          </w:p>
        </w:tc>
        <w:tc>
          <w:tcPr>
            <w:tcW w:w="2541" w:type="dxa"/>
          </w:tcPr>
          <w:p w14:paraId="403AB603" w14:textId="47AEA440" w:rsidR="007E6B27" w:rsidRPr="00534549" w:rsidRDefault="00601CE2" w:rsidP="008F5C93">
            <w:pPr>
              <w:ind w:firstLine="0"/>
              <w:rPr>
                <w:rFonts w:cs="Times New Roman"/>
                <w:noProof/>
                <w:lang w:val="vi-VN"/>
              </w:rPr>
            </w:pPr>
            <w:r w:rsidRPr="00534549">
              <w:rPr>
                <w:rFonts w:cs="Times New Roman"/>
                <w:noProof/>
                <w:lang w:val="vi-VN"/>
              </w:rPr>
              <w:t>4 tháng</w:t>
            </w:r>
          </w:p>
        </w:tc>
      </w:tr>
      <w:tr w:rsidR="007E6B27" w:rsidRPr="00534549" w14:paraId="2C7FBE26" w14:textId="77777777" w:rsidTr="00B27860">
        <w:tc>
          <w:tcPr>
            <w:tcW w:w="1530" w:type="dxa"/>
          </w:tcPr>
          <w:p w14:paraId="12E1E276" w14:textId="5789B38C" w:rsidR="007E6B27" w:rsidRPr="00534549" w:rsidRDefault="00601CE2" w:rsidP="008F5C93">
            <w:pPr>
              <w:ind w:firstLine="0"/>
              <w:rPr>
                <w:rFonts w:cs="Times New Roman"/>
                <w:noProof/>
                <w:lang w:val="vi-VN"/>
              </w:rPr>
            </w:pPr>
            <w:r w:rsidRPr="00534549">
              <w:rPr>
                <w:rFonts w:cs="Times New Roman"/>
                <w:noProof/>
                <w:lang w:val="vi-VN"/>
              </w:rPr>
              <w:t>R3</w:t>
            </w:r>
          </w:p>
        </w:tc>
        <w:tc>
          <w:tcPr>
            <w:tcW w:w="2430" w:type="dxa"/>
          </w:tcPr>
          <w:p w14:paraId="7EB98422" w14:textId="7BD9E173" w:rsidR="007E6B27" w:rsidRPr="00534549" w:rsidRDefault="00601CE2" w:rsidP="008F5C93">
            <w:pPr>
              <w:ind w:firstLine="0"/>
              <w:rPr>
                <w:rFonts w:cs="Times New Roman"/>
                <w:noProof/>
                <w:lang w:val="vi-VN"/>
              </w:rPr>
            </w:pPr>
            <w:r w:rsidRPr="00534549">
              <w:rPr>
                <w:rFonts w:cs="Times New Roman"/>
                <w:noProof/>
                <w:lang w:val="vi-VN"/>
              </w:rPr>
              <w:t>Có</w:t>
            </w:r>
          </w:p>
        </w:tc>
        <w:tc>
          <w:tcPr>
            <w:tcW w:w="2880" w:type="dxa"/>
          </w:tcPr>
          <w:p w14:paraId="2E0F0031" w14:textId="4BE6979F" w:rsidR="007E6B27" w:rsidRPr="00534549" w:rsidRDefault="00601CE2" w:rsidP="008F5C93">
            <w:pPr>
              <w:ind w:firstLine="0"/>
              <w:rPr>
                <w:rFonts w:cs="Times New Roman"/>
                <w:noProof/>
                <w:lang w:val="vi-VN"/>
              </w:rPr>
            </w:pPr>
            <w:r w:rsidRPr="00534549">
              <w:rPr>
                <w:rFonts w:cs="Times New Roman"/>
                <w:noProof/>
                <w:lang w:val="vi-VN"/>
              </w:rPr>
              <w:t>Có</w:t>
            </w:r>
          </w:p>
        </w:tc>
        <w:tc>
          <w:tcPr>
            <w:tcW w:w="2541" w:type="dxa"/>
          </w:tcPr>
          <w:p w14:paraId="10872AC0" w14:textId="685383BA" w:rsidR="007E6B27" w:rsidRPr="00534549" w:rsidRDefault="00601CE2" w:rsidP="008F5C93">
            <w:pPr>
              <w:ind w:firstLine="0"/>
              <w:rPr>
                <w:rFonts w:cs="Times New Roman"/>
                <w:noProof/>
                <w:lang w:val="vi-VN"/>
              </w:rPr>
            </w:pPr>
            <w:r w:rsidRPr="00534549">
              <w:rPr>
                <w:rFonts w:cs="Times New Roman"/>
                <w:noProof/>
                <w:lang w:val="vi-VN"/>
              </w:rPr>
              <w:t>Có</w:t>
            </w:r>
          </w:p>
        </w:tc>
      </w:tr>
      <w:tr w:rsidR="00601CE2" w:rsidRPr="00534549" w14:paraId="39528CF8" w14:textId="77777777" w:rsidTr="00B27860">
        <w:tc>
          <w:tcPr>
            <w:tcW w:w="1530" w:type="dxa"/>
          </w:tcPr>
          <w:p w14:paraId="5BB786A8" w14:textId="50FC59DB" w:rsidR="00601CE2" w:rsidRPr="00534549" w:rsidRDefault="00601CE2" w:rsidP="008F5C93">
            <w:pPr>
              <w:ind w:firstLine="0"/>
              <w:rPr>
                <w:rFonts w:cs="Times New Roman"/>
                <w:noProof/>
                <w:lang w:val="vi-VN"/>
              </w:rPr>
            </w:pPr>
            <w:r w:rsidRPr="00534549">
              <w:rPr>
                <w:rFonts w:cs="Times New Roman"/>
                <w:noProof/>
                <w:lang w:val="vi-VN"/>
              </w:rPr>
              <w:t>R4</w:t>
            </w:r>
          </w:p>
        </w:tc>
        <w:tc>
          <w:tcPr>
            <w:tcW w:w="2430" w:type="dxa"/>
          </w:tcPr>
          <w:p w14:paraId="2AB5B53F" w14:textId="44E4786B" w:rsidR="00601CE2" w:rsidRPr="00534549" w:rsidRDefault="00601CE2" w:rsidP="008F5C93">
            <w:pPr>
              <w:ind w:firstLine="0"/>
              <w:rPr>
                <w:rFonts w:cs="Times New Roman"/>
                <w:noProof/>
                <w:lang w:val="vi-VN"/>
              </w:rPr>
            </w:pPr>
            <w:r w:rsidRPr="00534549">
              <w:rPr>
                <w:rFonts w:cs="Times New Roman"/>
                <w:noProof/>
                <w:lang w:val="vi-VN"/>
              </w:rPr>
              <w:t>Nhanh</w:t>
            </w:r>
          </w:p>
        </w:tc>
        <w:tc>
          <w:tcPr>
            <w:tcW w:w="2880" w:type="dxa"/>
          </w:tcPr>
          <w:p w14:paraId="17F7000A" w14:textId="4899B754" w:rsidR="00601CE2" w:rsidRPr="00534549" w:rsidRDefault="00601CE2" w:rsidP="008F5C93">
            <w:pPr>
              <w:ind w:firstLine="0"/>
              <w:rPr>
                <w:rFonts w:cs="Times New Roman"/>
                <w:noProof/>
                <w:lang w:val="vi-VN"/>
              </w:rPr>
            </w:pPr>
            <w:r w:rsidRPr="00534549">
              <w:rPr>
                <w:rFonts w:cs="Times New Roman"/>
                <w:noProof/>
                <w:lang w:val="vi-VN"/>
              </w:rPr>
              <w:t>Ổn định</w:t>
            </w:r>
          </w:p>
        </w:tc>
        <w:tc>
          <w:tcPr>
            <w:tcW w:w="2541" w:type="dxa"/>
          </w:tcPr>
          <w:p w14:paraId="79C9446A" w14:textId="6E2BE5BA" w:rsidR="00601CE2" w:rsidRPr="00534549" w:rsidRDefault="00601CE2" w:rsidP="008F5C93">
            <w:pPr>
              <w:ind w:firstLine="0"/>
              <w:rPr>
                <w:rFonts w:cs="Times New Roman"/>
                <w:noProof/>
                <w:lang w:val="vi-VN"/>
              </w:rPr>
            </w:pPr>
            <w:r w:rsidRPr="00534549">
              <w:rPr>
                <w:rFonts w:cs="Times New Roman"/>
                <w:noProof/>
                <w:lang w:val="vi-VN"/>
              </w:rPr>
              <w:t>Ổn định</w:t>
            </w:r>
          </w:p>
        </w:tc>
      </w:tr>
      <w:tr w:rsidR="00601CE2" w:rsidRPr="00534549" w14:paraId="78268390" w14:textId="77777777" w:rsidTr="00B27860">
        <w:tc>
          <w:tcPr>
            <w:tcW w:w="1530" w:type="dxa"/>
          </w:tcPr>
          <w:p w14:paraId="7E71900B" w14:textId="18C7ADB5" w:rsidR="00601CE2" w:rsidRPr="00534549" w:rsidRDefault="00601CE2" w:rsidP="008F5C93">
            <w:pPr>
              <w:ind w:firstLine="0"/>
              <w:rPr>
                <w:rFonts w:cs="Times New Roman"/>
                <w:noProof/>
                <w:lang w:val="vi-VN"/>
              </w:rPr>
            </w:pPr>
            <w:r w:rsidRPr="00534549">
              <w:rPr>
                <w:rFonts w:cs="Times New Roman"/>
                <w:noProof/>
                <w:lang w:val="vi-VN"/>
              </w:rPr>
              <w:t>R5</w:t>
            </w:r>
          </w:p>
        </w:tc>
        <w:tc>
          <w:tcPr>
            <w:tcW w:w="2430" w:type="dxa"/>
          </w:tcPr>
          <w:p w14:paraId="65AFF2E6" w14:textId="7F3E4930" w:rsidR="00601CE2" w:rsidRPr="00534549" w:rsidRDefault="00601CE2" w:rsidP="008F5C93">
            <w:pPr>
              <w:ind w:firstLine="0"/>
              <w:rPr>
                <w:rFonts w:cs="Times New Roman"/>
                <w:noProof/>
                <w:lang w:val="vi-VN"/>
              </w:rPr>
            </w:pPr>
            <w:r w:rsidRPr="00534549">
              <w:rPr>
                <w:rFonts w:cs="Times New Roman"/>
                <w:noProof/>
                <w:lang w:val="vi-VN"/>
              </w:rPr>
              <w:t>Tất cả</w:t>
            </w:r>
          </w:p>
        </w:tc>
        <w:tc>
          <w:tcPr>
            <w:tcW w:w="2880" w:type="dxa"/>
          </w:tcPr>
          <w:p w14:paraId="2A0659F7" w14:textId="3D223F2D" w:rsidR="00601CE2" w:rsidRPr="00534549" w:rsidRDefault="00601CE2" w:rsidP="008F5C93">
            <w:pPr>
              <w:ind w:firstLine="0"/>
              <w:rPr>
                <w:rFonts w:cs="Times New Roman"/>
                <w:noProof/>
                <w:lang w:val="vi-VN"/>
              </w:rPr>
            </w:pPr>
            <w:r w:rsidRPr="00534549">
              <w:rPr>
                <w:rFonts w:cs="Times New Roman"/>
                <w:noProof/>
                <w:lang w:val="vi-VN"/>
              </w:rPr>
              <w:t>Một số</w:t>
            </w:r>
          </w:p>
        </w:tc>
        <w:tc>
          <w:tcPr>
            <w:tcW w:w="2541" w:type="dxa"/>
          </w:tcPr>
          <w:p w14:paraId="50B62E99" w14:textId="594D5865" w:rsidR="00601CE2" w:rsidRPr="00534549" w:rsidRDefault="00601CE2" w:rsidP="008F5C93">
            <w:pPr>
              <w:ind w:firstLine="0"/>
              <w:rPr>
                <w:rFonts w:cs="Times New Roman"/>
                <w:noProof/>
                <w:lang w:val="vi-VN"/>
              </w:rPr>
            </w:pPr>
            <w:r w:rsidRPr="00534549">
              <w:rPr>
                <w:rFonts w:cs="Times New Roman"/>
                <w:noProof/>
                <w:lang w:val="vi-VN"/>
              </w:rPr>
              <w:t>Tất cả</w:t>
            </w:r>
          </w:p>
        </w:tc>
      </w:tr>
      <w:tr w:rsidR="00601CE2" w:rsidRPr="00534549" w14:paraId="5362348B" w14:textId="77777777" w:rsidTr="00B27860">
        <w:tc>
          <w:tcPr>
            <w:tcW w:w="1530" w:type="dxa"/>
          </w:tcPr>
          <w:p w14:paraId="7BEC8E6E" w14:textId="3A7DA0DB" w:rsidR="00601CE2" w:rsidRPr="00534549" w:rsidRDefault="00601CE2" w:rsidP="008F5C93">
            <w:pPr>
              <w:ind w:firstLine="0"/>
              <w:rPr>
                <w:rFonts w:cs="Times New Roman"/>
                <w:noProof/>
                <w:lang w:val="vi-VN"/>
              </w:rPr>
            </w:pPr>
            <w:r w:rsidRPr="00534549">
              <w:rPr>
                <w:rFonts w:cs="Times New Roman"/>
                <w:noProof/>
                <w:lang w:val="vi-VN"/>
              </w:rPr>
              <w:t>R6</w:t>
            </w:r>
          </w:p>
        </w:tc>
        <w:tc>
          <w:tcPr>
            <w:tcW w:w="2430" w:type="dxa"/>
          </w:tcPr>
          <w:p w14:paraId="3D2115FC" w14:textId="376D9CDD" w:rsidR="00601CE2" w:rsidRPr="00534549" w:rsidRDefault="00601CE2" w:rsidP="008F5C93">
            <w:pPr>
              <w:ind w:firstLine="0"/>
              <w:rPr>
                <w:rFonts w:cs="Times New Roman"/>
                <w:noProof/>
                <w:lang w:val="vi-VN"/>
              </w:rPr>
            </w:pPr>
            <w:r w:rsidRPr="00534549">
              <w:rPr>
                <w:rFonts w:cs="Times New Roman"/>
                <w:noProof/>
                <w:lang w:val="vi-VN"/>
              </w:rPr>
              <w:t>Tất cả</w:t>
            </w:r>
          </w:p>
        </w:tc>
        <w:tc>
          <w:tcPr>
            <w:tcW w:w="2880" w:type="dxa"/>
          </w:tcPr>
          <w:p w14:paraId="3955407C" w14:textId="4489FE03" w:rsidR="00601CE2" w:rsidRPr="00534549" w:rsidRDefault="00601CE2" w:rsidP="008F5C93">
            <w:pPr>
              <w:ind w:firstLine="0"/>
              <w:rPr>
                <w:rFonts w:cs="Times New Roman"/>
                <w:noProof/>
                <w:lang w:val="vi-VN"/>
              </w:rPr>
            </w:pPr>
            <w:r w:rsidRPr="00534549">
              <w:rPr>
                <w:rFonts w:cs="Times New Roman"/>
                <w:noProof/>
                <w:lang w:val="vi-VN"/>
              </w:rPr>
              <w:t>Một vài thành viên</w:t>
            </w:r>
          </w:p>
        </w:tc>
        <w:tc>
          <w:tcPr>
            <w:tcW w:w="2541" w:type="dxa"/>
          </w:tcPr>
          <w:p w14:paraId="1697AA05" w14:textId="2A87F128" w:rsidR="00601CE2" w:rsidRPr="00534549" w:rsidRDefault="00601CE2" w:rsidP="008F5C93">
            <w:pPr>
              <w:ind w:firstLine="0"/>
              <w:rPr>
                <w:rFonts w:cs="Times New Roman"/>
                <w:noProof/>
                <w:lang w:val="vi-VN"/>
              </w:rPr>
            </w:pPr>
            <w:r w:rsidRPr="00534549">
              <w:rPr>
                <w:rFonts w:cs="Times New Roman"/>
                <w:noProof/>
                <w:lang w:val="vi-VN"/>
              </w:rPr>
              <w:t>Một vài thành viên</w:t>
            </w:r>
          </w:p>
        </w:tc>
      </w:tr>
    </w:tbl>
    <w:p w14:paraId="36F50195" w14:textId="5DC329DD" w:rsidR="008F5C93" w:rsidRPr="00534549" w:rsidRDefault="008F5C93" w:rsidP="00C43FA3">
      <w:pPr>
        <w:rPr>
          <w:rFonts w:cs="Times New Roman"/>
          <w:noProof/>
          <w:lang w:val="vi-VN"/>
        </w:rPr>
      </w:pPr>
    </w:p>
    <w:p w14:paraId="2329DDE0" w14:textId="1831A502" w:rsidR="00F76A42" w:rsidRPr="00534549" w:rsidRDefault="00F76A42" w:rsidP="00C43FA3">
      <w:pPr>
        <w:rPr>
          <w:rFonts w:cs="Times New Roman"/>
          <w:noProof/>
          <w:lang w:val="vi-VN"/>
        </w:rPr>
      </w:pPr>
    </w:p>
    <w:p w14:paraId="4393EDE8" w14:textId="1D1AAF41" w:rsidR="00F76A42" w:rsidRPr="00534549" w:rsidRDefault="00F76A42" w:rsidP="00C43FA3">
      <w:pPr>
        <w:rPr>
          <w:rFonts w:cs="Times New Roman"/>
          <w:noProof/>
          <w:lang w:val="vi-VN"/>
        </w:rPr>
      </w:pPr>
    </w:p>
    <w:p w14:paraId="23C21F84" w14:textId="77777777" w:rsidR="00F76A42" w:rsidRPr="00534549" w:rsidRDefault="00F76A42" w:rsidP="00C43FA3">
      <w:pPr>
        <w:rPr>
          <w:rFonts w:cs="Times New Roman"/>
          <w:noProof/>
          <w:lang w:val="vi-VN"/>
        </w:rPr>
      </w:pPr>
    </w:p>
    <w:tbl>
      <w:tblPr>
        <w:tblStyle w:val="TableGrid"/>
        <w:tblW w:w="0" w:type="auto"/>
        <w:tblLook w:val="0000" w:firstRow="0" w:lastRow="0" w:firstColumn="0" w:lastColumn="0" w:noHBand="0" w:noVBand="0"/>
      </w:tblPr>
      <w:tblGrid>
        <w:gridCol w:w="1465"/>
        <w:gridCol w:w="1550"/>
        <w:gridCol w:w="940"/>
        <w:gridCol w:w="1136"/>
        <w:gridCol w:w="1022"/>
        <w:gridCol w:w="972"/>
        <w:gridCol w:w="940"/>
        <w:gridCol w:w="991"/>
      </w:tblGrid>
      <w:tr w:rsidR="00F76A42" w:rsidRPr="00534549" w14:paraId="21DB5ED3" w14:textId="77777777" w:rsidTr="00B27860">
        <w:trPr>
          <w:trHeight w:val="255"/>
        </w:trPr>
        <w:tc>
          <w:tcPr>
            <w:tcW w:w="9381" w:type="dxa"/>
            <w:gridSpan w:val="8"/>
          </w:tcPr>
          <w:p w14:paraId="2D590168" w14:textId="77777777" w:rsidR="00F76A42" w:rsidRPr="00534549" w:rsidRDefault="00F76A42" w:rsidP="00F76A42">
            <w:pPr>
              <w:ind w:firstLine="0"/>
              <w:jc w:val="center"/>
              <w:rPr>
                <w:rFonts w:cs="Times New Roman"/>
                <w:b/>
                <w:noProof/>
                <w:lang w:val="vi-VN"/>
              </w:rPr>
            </w:pPr>
            <w:r w:rsidRPr="00534549">
              <w:rPr>
                <w:rFonts w:cs="Times New Roman"/>
                <w:b/>
                <w:noProof/>
                <w:lang w:val="vi-VN"/>
              </w:rPr>
              <w:t>Bảng đánh giá các phương án</w:t>
            </w:r>
          </w:p>
          <w:p w14:paraId="16464BEC" w14:textId="22583795" w:rsidR="005649CD" w:rsidRPr="00534549" w:rsidRDefault="005649CD" w:rsidP="00F76A42">
            <w:pPr>
              <w:ind w:firstLine="0"/>
              <w:jc w:val="center"/>
              <w:rPr>
                <w:rFonts w:cs="Times New Roman"/>
                <w:b/>
                <w:noProof/>
                <w:lang w:val="vi-VN"/>
              </w:rPr>
            </w:pPr>
          </w:p>
        </w:tc>
      </w:tr>
      <w:tr w:rsidR="00F76A42" w:rsidRPr="00534549" w14:paraId="3BAA8E19" w14:textId="77777777" w:rsidTr="00B27860">
        <w:tc>
          <w:tcPr>
            <w:tcW w:w="1530" w:type="dxa"/>
          </w:tcPr>
          <w:p w14:paraId="2C0B4B42" w14:textId="7F66C3B3" w:rsidR="00F76A42" w:rsidRPr="00534549" w:rsidRDefault="00F76A42" w:rsidP="00F76A42">
            <w:pPr>
              <w:ind w:firstLine="0"/>
              <w:rPr>
                <w:rFonts w:cs="Times New Roman"/>
                <w:noProof/>
                <w:lang w:val="vi-VN"/>
              </w:rPr>
            </w:pPr>
            <w:r w:rsidRPr="00534549">
              <w:rPr>
                <w:rFonts w:cs="Times New Roman"/>
                <w:noProof/>
                <w:lang w:val="vi-VN"/>
              </w:rPr>
              <w:t>Điều kiện</w:t>
            </w:r>
          </w:p>
        </w:tc>
        <w:tc>
          <w:tcPr>
            <w:tcW w:w="1620" w:type="dxa"/>
          </w:tcPr>
          <w:p w14:paraId="4852E2F7" w14:textId="21F5502A" w:rsidR="00F76A42" w:rsidRPr="00534549" w:rsidRDefault="00F76A42" w:rsidP="00F76A42">
            <w:pPr>
              <w:ind w:firstLine="0"/>
              <w:rPr>
                <w:rFonts w:cs="Times New Roman"/>
                <w:noProof/>
                <w:lang w:val="vi-VN"/>
              </w:rPr>
            </w:pPr>
            <w:r w:rsidRPr="00534549">
              <w:rPr>
                <w:rFonts w:cs="Times New Roman"/>
                <w:noProof/>
                <w:lang w:val="vi-VN"/>
              </w:rPr>
              <w:t>Trọng số</w:t>
            </w:r>
          </w:p>
        </w:tc>
        <w:tc>
          <w:tcPr>
            <w:tcW w:w="2160" w:type="dxa"/>
            <w:gridSpan w:val="2"/>
          </w:tcPr>
          <w:p w14:paraId="703E6283" w14:textId="77777777" w:rsidR="00F76A42" w:rsidRPr="00534549" w:rsidRDefault="00F76A42" w:rsidP="00F76A42">
            <w:pPr>
              <w:ind w:firstLine="0"/>
              <w:rPr>
                <w:rFonts w:cs="Times New Roman"/>
                <w:noProof/>
                <w:lang w:val="vi-VN"/>
              </w:rPr>
            </w:pPr>
            <w:r w:rsidRPr="00534549">
              <w:rPr>
                <w:rFonts w:cs="Times New Roman"/>
                <w:noProof/>
                <w:lang w:val="vi-VN"/>
              </w:rPr>
              <w:t>Phương án A</w:t>
            </w:r>
          </w:p>
          <w:p w14:paraId="2ED9FC37" w14:textId="759BACBA" w:rsidR="00F76A42" w:rsidRPr="00534549" w:rsidRDefault="00F76A42" w:rsidP="00F76A42">
            <w:pPr>
              <w:ind w:firstLine="0"/>
              <w:rPr>
                <w:rFonts w:cs="Times New Roman"/>
                <w:noProof/>
                <w:lang w:val="vi-VN"/>
              </w:rPr>
            </w:pPr>
          </w:p>
        </w:tc>
        <w:tc>
          <w:tcPr>
            <w:tcW w:w="2070" w:type="dxa"/>
            <w:gridSpan w:val="2"/>
          </w:tcPr>
          <w:p w14:paraId="7BADA5B0" w14:textId="0094A3E1" w:rsidR="00F76A42" w:rsidRPr="00534549" w:rsidRDefault="00F76A42" w:rsidP="00F76A42">
            <w:pPr>
              <w:ind w:firstLine="0"/>
              <w:rPr>
                <w:rFonts w:cs="Times New Roman"/>
                <w:noProof/>
                <w:lang w:val="vi-VN"/>
              </w:rPr>
            </w:pPr>
            <w:r w:rsidRPr="00534549">
              <w:rPr>
                <w:rFonts w:cs="Times New Roman"/>
                <w:noProof/>
                <w:lang w:val="vi-VN"/>
              </w:rPr>
              <w:t>Phương án B</w:t>
            </w:r>
          </w:p>
        </w:tc>
        <w:tc>
          <w:tcPr>
            <w:tcW w:w="2001" w:type="dxa"/>
            <w:gridSpan w:val="2"/>
          </w:tcPr>
          <w:p w14:paraId="4FBA5DBA" w14:textId="0DC0FBBF" w:rsidR="00F76A42" w:rsidRPr="00534549" w:rsidRDefault="00F76A42" w:rsidP="00F76A42">
            <w:pPr>
              <w:ind w:firstLine="0"/>
              <w:rPr>
                <w:rFonts w:cs="Times New Roman"/>
                <w:noProof/>
                <w:lang w:val="vi-VN"/>
              </w:rPr>
            </w:pPr>
            <w:r w:rsidRPr="00534549">
              <w:rPr>
                <w:rFonts w:cs="Times New Roman"/>
                <w:noProof/>
                <w:lang w:val="vi-VN"/>
              </w:rPr>
              <w:t>Phương án C</w:t>
            </w:r>
          </w:p>
        </w:tc>
      </w:tr>
      <w:tr w:rsidR="00F76A42" w:rsidRPr="00534549" w14:paraId="76A12C97" w14:textId="239AC2BD" w:rsidTr="00B27860">
        <w:tc>
          <w:tcPr>
            <w:tcW w:w="1530" w:type="dxa"/>
          </w:tcPr>
          <w:p w14:paraId="191A33A5" w14:textId="0219E087" w:rsidR="00F76A42" w:rsidRPr="00534549" w:rsidRDefault="00F76A42" w:rsidP="00F76A42">
            <w:pPr>
              <w:ind w:firstLine="0"/>
              <w:rPr>
                <w:rFonts w:cs="Times New Roman"/>
                <w:noProof/>
                <w:lang w:val="vi-VN"/>
              </w:rPr>
            </w:pPr>
          </w:p>
        </w:tc>
        <w:tc>
          <w:tcPr>
            <w:tcW w:w="1620" w:type="dxa"/>
          </w:tcPr>
          <w:p w14:paraId="1D3BFD43" w14:textId="4941CB21" w:rsidR="00F76A42" w:rsidRPr="00534549" w:rsidRDefault="00F76A42" w:rsidP="00F76A42">
            <w:pPr>
              <w:ind w:firstLine="0"/>
              <w:rPr>
                <w:rFonts w:cs="Times New Roman"/>
                <w:noProof/>
                <w:lang w:val="vi-VN"/>
              </w:rPr>
            </w:pPr>
          </w:p>
        </w:tc>
        <w:tc>
          <w:tcPr>
            <w:tcW w:w="990" w:type="dxa"/>
          </w:tcPr>
          <w:p w14:paraId="7B6665B1" w14:textId="77777777" w:rsidR="00F76A42" w:rsidRPr="00534549" w:rsidRDefault="00F76A42" w:rsidP="00F76A42">
            <w:pPr>
              <w:ind w:firstLine="0"/>
              <w:rPr>
                <w:rFonts w:cs="Times New Roman"/>
                <w:noProof/>
                <w:lang w:val="vi-VN"/>
              </w:rPr>
            </w:pPr>
            <w:r w:rsidRPr="00534549">
              <w:rPr>
                <w:rFonts w:cs="Times New Roman"/>
                <w:noProof/>
                <w:lang w:val="vi-VN"/>
              </w:rPr>
              <w:t>Tỉ lệ</w:t>
            </w:r>
          </w:p>
          <w:p w14:paraId="216FAF49" w14:textId="0BEF6E48" w:rsidR="005649CD" w:rsidRPr="00534549" w:rsidRDefault="005649CD" w:rsidP="00F76A42">
            <w:pPr>
              <w:ind w:firstLine="0"/>
              <w:rPr>
                <w:rFonts w:cs="Times New Roman"/>
                <w:noProof/>
                <w:lang w:val="vi-VN"/>
              </w:rPr>
            </w:pPr>
          </w:p>
        </w:tc>
        <w:tc>
          <w:tcPr>
            <w:tcW w:w="1170" w:type="dxa"/>
          </w:tcPr>
          <w:p w14:paraId="67333E34" w14:textId="5C370E58" w:rsidR="00F76A42" w:rsidRPr="00534549" w:rsidRDefault="00F76A42" w:rsidP="00F76A42">
            <w:pPr>
              <w:ind w:firstLine="0"/>
              <w:rPr>
                <w:rFonts w:cs="Times New Roman"/>
                <w:noProof/>
                <w:lang w:val="vi-VN"/>
              </w:rPr>
            </w:pPr>
            <w:r w:rsidRPr="00534549">
              <w:rPr>
                <w:rFonts w:cs="Times New Roman"/>
                <w:noProof/>
                <w:lang w:val="vi-VN"/>
              </w:rPr>
              <w:t>Điểm</w:t>
            </w:r>
          </w:p>
        </w:tc>
        <w:tc>
          <w:tcPr>
            <w:tcW w:w="1080" w:type="dxa"/>
          </w:tcPr>
          <w:p w14:paraId="54A442FC" w14:textId="6D25B1EA" w:rsidR="00F76A42" w:rsidRPr="00534549" w:rsidRDefault="00F76A42" w:rsidP="00F76A42">
            <w:pPr>
              <w:ind w:firstLine="0"/>
              <w:rPr>
                <w:rFonts w:cs="Times New Roman"/>
                <w:noProof/>
                <w:lang w:val="vi-VN"/>
              </w:rPr>
            </w:pPr>
            <w:r w:rsidRPr="00534549">
              <w:rPr>
                <w:rFonts w:cs="Times New Roman"/>
                <w:noProof/>
                <w:lang w:val="vi-VN"/>
              </w:rPr>
              <w:t>Tỉ lệ</w:t>
            </w:r>
          </w:p>
        </w:tc>
        <w:tc>
          <w:tcPr>
            <w:tcW w:w="990" w:type="dxa"/>
          </w:tcPr>
          <w:p w14:paraId="05B42568" w14:textId="7F2BA886" w:rsidR="00F76A42" w:rsidRPr="00534549" w:rsidRDefault="00F76A42" w:rsidP="00F76A42">
            <w:pPr>
              <w:ind w:firstLine="0"/>
              <w:rPr>
                <w:rFonts w:cs="Times New Roman"/>
                <w:noProof/>
                <w:lang w:val="vi-VN"/>
              </w:rPr>
            </w:pPr>
            <w:r w:rsidRPr="00534549">
              <w:rPr>
                <w:rFonts w:cs="Times New Roman"/>
                <w:noProof/>
                <w:lang w:val="vi-VN"/>
              </w:rPr>
              <w:t>Điểm</w:t>
            </w:r>
          </w:p>
        </w:tc>
        <w:tc>
          <w:tcPr>
            <w:tcW w:w="990" w:type="dxa"/>
          </w:tcPr>
          <w:p w14:paraId="3CAA919E" w14:textId="5A274602" w:rsidR="00F76A42" w:rsidRPr="00534549" w:rsidRDefault="00F76A42" w:rsidP="00F76A42">
            <w:pPr>
              <w:ind w:firstLine="0"/>
              <w:rPr>
                <w:rFonts w:cs="Times New Roman"/>
                <w:noProof/>
                <w:lang w:val="vi-VN"/>
              </w:rPr>
            </w:pPr>
            <w:r w:rsidRPr="00534549">
              <w:rPr>
                <w:rFonts w:cs="Times New Roman"/>
                <w:noProof/>
                <w:lang w:val="vi-VN"/>
              </w:rPr>
              <w:t>Tỉ lệ</w:t>
            </w:r>
          </w:p>
        </w:tc>
        <w:tc>
          <w:tcPr>
            <w:tcW w:w="1011" w:type="dxa"/>
          </w:tcPr>
          <w:p w14:paraId="032D9725" w14:textId="48ED1444" w:rsidR="00F76A42" w:rsidRPr="00534549" w:rsidRDefault="00F76A42" w:rsidP="00F76A42">
            <w:pPr>
              <w:ind w:firstLine="0"/>
              <w:rPr>
                <w:rFonts w:cs="Times New Roman"/>
                <w:noProof/>
                <w:lang w:val="vi-VN"/>
              </w:rPr>
            </w:pPr>
            <w:r w:rsidRPr="00534549">
              <w:rPr>
                <w:rFonts w:cs="Times New Roman"/>
                <w:noProof/>
                <w:lang w:val="vi-VN"/>
              </w:rPr>
              <w:t>Điểm</w:t>
            </w:r>
          </w:p>
        </w:tc>
      </w:tr>
      <w:tr w:rsidR="00F76A42" w:rsidRPr="00534549" w14:paraId="716F2272" w14:textId="36AE60AC" w:rsidTr="00B27860">
        <w:tc>
          <w:tcPr>
            <w:tcW w:w="1530" w:type="dxa"/>
          </w:tcPr>
          <w:p w14:paraId="35C75C15" w14:textId="77777777" w:rsidR="00F76A42" w:rsidRPr="00534549" w:rsidRDefault="00F76A42" w:rsidP="00F76A42">
            <w:pPr>
              <w:ind w:firstLine="0"/>
              <w:rPr>
                <w:rFonts w:cs="Times New Roman"/>
                <w:i/>
                <w:noProof/>
                <w:u w:val="single"/>
                <w:lang w:val="vi-VN"/>
              </w:rPr>
            </w:pPr>
            <w:r w:rsidRPr="00534549">
              <w:rPr>
                <w:rFonts w:cs="Times New Roman"/>
                <w:i/>
                <w:noProof/>
                <w:u w:val="single"/>
                <w:lang w:val="vi-VN"/>
              </w:rPr>
              <w:t>Yêu cầu:</w:t>
            </w:r>
          </w:p>
          <w:p w14:paraId="2038A707" w14:textId="3C245E95" w:rsidR="00F76A42" w:rsidRPr="00534549" w:rsidRDefault="00F76A42" w:rsidP="00F76A42">
            <w:pPr>
              <w:ind w:firstLine="0"/>
              <w:rPr>
                <w:rFonts w:cs="Times New Roman"/>
                <w:noProof/>
                <w:lang w:val="vi-VN"/>
              </w:rPr>
            </w:pPr>
            <w:r w:rsidRPr="00534549">
              <w:rPr>
                <w:rFonts w:cs="Times New Roman"/>
                <w:noProof/>
                <w:lang w:val="vi-VN"/>
              </w:rPr>
              <w:t>Y1</w:t>
            </w:r>
          </w:p>
        </w:tc>
        <w:tc>
          <w:tcPr>
            <w:tcW w:w="1620" w:type="dxa"/>
          </w:tcPr>
          <w:p w14:paraId="1E0DFA9A" w14:textId="77777777" w:rsidR="00F76A42" w:rsidRPr="00534549" w:rsidRDefault="00F76A42" w:rsidP="00F76A42">
            <w:pPr>
              <w:ind w:firstLine="0"/>
              <w:rPr>
                <w:rFonts w:cs="Times New Roman"/>
                <w:noProof/>
                <w:lang w:val="vi-VN"/>
              </w:rPr>
            </w:pPr>
          </w:p>
          <w:p w14:paraId="386C68EC" w14:textId="1134069C" w:rsidR="00F76A42" w:rsidRPr="00534549" w:rsidRDefault="00F76A42" w:rsidP="00F76A42">
            <w:pPr>
              <w:ind w:firstLine="0"/>
              <w:rPr>
                <w:rFonts w:cs="Times New Roman"/>
                <w:noProof/>
                <w:lang w:val="vi-VN"/>
              </w:rPr>
            </w:pPr>
            <w:r w:rsidRPr="00534549">
              <w:rPr>
                <w:rFonts w:cs="Times New Roman"/>
                <w:noProof/>
                <w:lang w:val="vi-VN"/>
              </w:rPr>
              <w:t>8</w:t>
            </w:r>
          </w:p>
        </w:tc>
        <w:tc>
          <w:tcPr>
            <w:tcW w:w="990" w:type="dxa"/>
          </w:tcPr>
          <w:p w14:paraId="3A6D70A9" w14:textId="77777777" w:rsidR="00F76A42" w:rsidRPr="00534549" w:rsidRDefault="00F76A42" w:rsidP="00F76A42">
            <w:pPr>
              <w:ind w:firstLine="0"/>
              <w:rPr>
                <w:rFonts w:cs="Times New Roman"/>
                <w:noProof/>
                <w:lang w:val="vi-VN"/>
              </w:rPr>
            </w:pPr>
          </w:p>
          <w:p w14:paraId="3201F41C" w14:textId="13EE4EBD" w:rsidR="00F76A42" w:rsidRPr="00534549" w:rsidRDefault="00F76A42" w:rsidP="00F76A42">
            <w:pPr>
              <w:ind w:firstLine="0"/>
              <w:rPr>
                <w:rFonts w:cs="Times New Roman"/>
                <w:noProof/>
                <w:lang w:val="vi-VN"/>
              </w:rPr>
            </w:pPr>
            <w:r w:rsidRPr="00534549">
              <w:rPr>
                <w:rFonts w:cs="Times New Roman"/>
                <w:noProof/>
                <w:lang w:val="vi-VN"/>
              </w:rPr>
              <w:t>5</w:t>
            </w:r>
          </w:p>
        </w:tc>
        <w:tc>
          <w:tcPr>
            <w:tcW w:w="1170" w:type="dxa"/>
          </w:tcPr>
          <w:p w14:paraId="5E89D51B" w14:textId="77777777" w:rsidR="00F76A42" w:rsidRPr="00534549" w:rsidRDefault="00F76A42" w:rsidP="00F76A42">
            <w:pPr>
              <w:ind w:firstLine="0"/>
              <w:rPr>
                <w:rFonts w:cs="Times New Roman"/>
                <w:noProof/>
                <w:lang w:val="vi-VN"/>
              </w:rPr>
            </w:pPr>
          </w:p>
          <w:p w14:paraId="4BA757C7" w14:textId="594C0857" w:rsidR="00F76A42" w:rsidRPr="00534549" w:rsidRDefault="00F76A42" w:rsidP="00F76A42">
            <w:pPr>
              <w:ind w:firstLine="0"/>
              <w:rPr>
                <w:rFonts w:cs="Times New Roman"/>
                <w:noProof/>
                <w:lang w:val="vi-VN"/>
              </w:rPr>
            </w:pPr>
            <w:r w:rsidRPr="00534549">
              <w:rPr>
                <w:rFonts w:cs="Times New Roman"/>
                <w:noProof/>
                <w:lang w:val="vi-VN"/>
              </w:rPr>
              <w:t>40</w:t>
            </w:r>
          </w:p>
        </w:tc>
        <w:tc>
          <w:tcPr>
            <w:tcW w:w="1080" w:type="dxa"/>
          </w:tcPr>
          <w:p w14:paraId="5ADF930B" w14:textId="77777777" w:rsidR="00F76A42" w:rsidRPr="00534549" w:rsidRDefault="00F76A42" w:rsidP="00F76A42">
            <w:pPr>
              <w:ind w:firstLine="0"/>
              <w:rPr>
                <w:rFonts w:cs="Times New Roman"/>
                <w:noProof/>
                <w:lang w:val="vi-VN"/>
              </w:rPr>
            </w:pPr>
          </w:p>
          <w:p w14:paraId="0FFEAFDD" w14:textId="54E8D868" w:rsidR="00F76A42" w:rsidRPr="00534549" w:rsidRDefault="00F76A42" w:rsidP="00F76A42">
            <w:pPr>
              <w:ind w:firstLine="0"/>
              <w:rPr>
                <w:rFonts w:cs="Times New Roman"/>
                <w:noProof/>
                <w:lang w:val="vi-VN"/>
              </w:rPr>
            </w:pPr>
            <w:r w:rsidRPr="00534549">
              <w:rPr>
                <w:rFonts w:cs="Times New Roman"/>
                <w:noProof/>
                <w:lang w:val="vi-VN"/>
              </w:rPr>
              <w:t>5</w:t>
            </w:r>
          </w:p>
        </w:tc>
        <w:tc>
          <w:tcPr>
            <w:tcW w:w="990" w:type="dxa"/>
          </w:tcPr>
          <w:p w14:paraId="2DC6A11F" w14:textId="77777777" w:rsidR="00F76A42" w:rsidRPr="00534549" w:rsidRDefault="00F76A42" w:rsidP="00F76A42">
            <w:pPr>
              <w:ind w:firstLine="0"/>
              <w:rPr>
                <w:rFonts w:cs="Times New Roman"/>
                <w:noProof/>
                <w:lang w:val="vi-VN"/>
              </w:rPr>
            </w:pPr>
          </w:p>
          <w:p w14:paraId="092E3873" w14:textId="68730277" w:rsidR="00F76A42" w:rsidRPr="00534549" w:rsidRDefault="00F76A42" w:rsidP="00F76A42">
            <w:pPr>
              <w:ind w:firstLine="0"/>
              <w:rPr>
                <w:rFonts w:cs="Times New Roman"/>
                <w:noProof/>
                <w:lang w:val="vi-VN"/>
              </w:rPr>
            </w:pPr>
            <w:r w:rsidRPr="00534549">
              <w:rPr>
                <w:rFonts w:cs="Times New Roman"/>
                <w:noProof/>
                <w:lang w:val="vi-VN"/>
              </w:rPr>
              <w:t>40</w:t>
            </w:r>
          </w:p>
        </w:tc>
        <w:tc>
          <w:tcPr>
            <w:tcW w:w="990" w:type="dxa"/>
          </w:tcPr>
          <w:p w14:paraId="3AF26754" w14:textId="77777777" w:rsidR="00F76A42" w:rsidRPr="00534549" w:rsidRDefault="00F76A42" w:rsidP="00F76A42">
            <w:pPr>
              <w:ind w:firstLine="0"/>
              <w:rPr>
                <w:rFonts w:cs="Times New Roman"/>
                <w:noProof/>
                <w:lang w:val="vi-VN"/>
              </w:rPr>
            </w:pPr>
          </w:p>
          <w:p w14:paraId="38AD7505" w14:textId="1F3277E8" w:rsidR="00F76A42" w:rsidRPr="00534549" w:rsidRDefault="00F76A42" w:rsidP="00F76A42">
            <w:pPr>
              <w:ind w:firstLine="0"/>
              <w:rPr>
                <w:rFonts w:cs="Times New Roman"/>
                <w:noProof/>
                <w:lang w:val="vi-VN"/>
              </w:rPr>
            </w:pPr>
            <w:r w:rsidRPr="00534549">
              <w:rPr>
                <w:rFonts w:cs="Times New Roman"/>
                <w:noProof/>
                <w:lang w:val="vi-VN"/>
              </w:rPr>
              <w:t>5</w:t>
            </w:r>
          </w:p>
        </w:tc>
        <w:tc>
          <w:tcPr>
            <w:tcW w:w="1011" w:type="dxa"/>
          </w:tcPr>
          <w:p w14:paraId="51B7BF55" w14:textId="77777777" w:rsidR="00F76A42" w:rsidRPr="00534549" w:rsidRDefault="00F76A42" w:rsidP="00F76A42">
            <w:pPr>
              <w:ind w:firstLine="0"/>
              <w:rPr>
                <w:rFonts w:cs="Times New Roman"/>
                <w:noProof/>
                <w:lang w:val="vi-VN"/>
              </w:rPr>
            </w:pPr>
          </w:p>
          <w:p w14:paraId="5ABF7B60" w14:textId="14DF3C5C" w:rsidR="00F76A42" w:rsidRPr="00534549" w:rsidRDefault="00F76A42" w:rsidP="00F76A42">
            <w:pPr>
              <w:ind w:firstLine="0"/>
              <w:rPr>
                <w:rFonts w:cs="Times New Roman"/>
                <w:noProof/>
                <w:lang w:val="vi-VN"/>
              </w:rPr>
            </w:pPr>
            <w:r w:rsidRPr="00534549">
              <w:rPr>
                <w:rFonts w:cs="Times New Roman"/>
                <w:noProof/>
                <w:lang w:val="vi-VN"/>
              </w:rPr>
              <w:t>40</w:t>
            </w:r>
          </w:p>
        </w:tc>
      </w:tr>
      <w:tr w:rsidR="00F76A42" w:rsidRPr="00534549" w14:paraId="4C4CE174" w14:textId="1235DFEA" w:rsidTr="00B27860">
        <w:tc>
          <w:tcPr>
            <w:tcW w:w="1530" w:type="dxa"/>
          </w:tcPr>
          <w:p w14:paraId="4F896341" w14:textId="5C6BC753" w:rsidR="00F76A42" w:rsidRPr="00534549" w:rsidRDefault="00F76A42" w:rsidP="00F76A42">
            <w:pPr>
              <w:ind w:firstLine="0"/>
              <w:rPr>
                <w:rFonts w:cs="Times New Roman"/>
                <w:noProof/>
                <w:lang w:val="vi-VN"/>
              </w:rPr>
            </w:pPr>
            <w:r w:rsidRPr="00534549">
              <w:rPr>
                <w:rFonts w:cs="Times New Roman"/>
                <w:noProof/>
                <w:lang w:val="vi-VN"/>
              </w:rPr>
              <w:t>Y2</w:t>
            </w:r>
          </w:p>
        </w:tc>
        <w:tc>
          <w:tcPr>
            <w:tcW w:w="1620" w:type="dxa"/>
          </w:tcPr>
          <w:p w14:paraId="64B1878F" w14:textId="2DCA9C09" w:rsidR="00F76A42" w:rsidRPr="00534549" w:rsidRDefault="00F76A42" w:rsidP="00F76A42">
            <w:pPr>
              <w:ind w:firstLine="0"/>
              <w:rPr>
                <w:rFonts w:cs="Times New Roman"/>
                <w:noProof/>
                <w:lang w:val="vi-VN"/>
              </w:rPr>
            </w:pPr>
            <w:r w:rsidRPr="00534549">
              <w:rPr>
                <w:rFonts w:cs="Times New Roman"/>
                <w:noProof/>
                <w:lang w:val="vi-VN"/>
              </w:rPr>
              <w:t>8</w:t>
            </w:r>
          </w:p>
        </w:tc>
        <w:tc>
          <w:tcPr>
            <w:tcW w:w="990" w:type="dxa"/>
          </w:tcPr>
          <w:p w14:paraId="09AA55B7" w14:textId="50D0D9CA" w:rsidR="00F76A42" w:rsidRPr="00534549" w:rsidRDefault="00F76A42" w:rsidP="00F76A42">
            <w:pPr>
              <w:ind w:firstLine="0"/>
              <w:rPr>
                <w:rFonts w:cs="Times New Roman"/>
                <w:noProof/>
                <w:lang w:val="vi-VN"/>
              </w:rPr>
            </w:pPr>
            <w:r w:rsidRPr="00534549">
              <w:rPr>
                <w:rFonts w:cs="Times New Roman"/>
                <w:noProof/>
                <w:lang w:val="vi-VN"/>
              </w:rPr>
              <w:t>5</w:t>
            </w:r>
          </w:p>
        </w:tc>
        <w:tc>
          <w:tcPr>
            <w:tcW w:w="1170" w:type="dxa"/>
          </w:tcPr>
          <w:p w14:paraId="4C841F42" w14:textId="6AE8079E" w:rsidR="00F76A42" w:rsidRPr="00534549" w:rsidRDefault="00F76A42" w:rsidP="00F76A42">
            <w:pPr>
              <w:ind w:firstLine="0"/>
              <w:rPr>
                <w:rFonts w:cs="Times New Roman"/>
                <w:noProof/>
                <w:lang w:val="vi-VN"/>
              </w:rPr>
            </w:pPr>
            <w:r w:rsidRPr="00534549">
              <w:rPr>
                <w:rFonts w:cs="Times New Roman"/>
                <w:noProof/>
                <w:lang w:val="vi-VN"/>
              </w:rPr>
              <w:t>40</w:t>
            </w:r>
          </w:p>
        </w:tc>
        <w:tc>
          <w:tcPr>
            <w:tcW w:w="1080" w:type="dxa"/>
          </w:tcPr>
          <w:p w14:paraId="66A6FC02" w14:textId="627938E6" w:rsidR="00F76A42" w:rsidRPr="00534549" w:rsidRDefault="00F76A42" w:rsidP="00F76A42">
            <w:pPr>
              <w:ind w:firstLine="0"/>
              <w:rPr>
                <w:rFonts w:cs="Times New Roman"/>
                <w:noProof/>
                <w:lang w:val="vi-VN"/>
              </w:rPr>
            </w:pPr>
            <w:r w:rsidRPr="00534549">
              <w:rPr>
                <w:rFonts w:cs="Times New Roman"/>
                <w:noProof/>
                <w:lang w:val="vi-VN"/>
              </w:rPr>
              <w:t>5</w:t>
            </w:r>
          </w:p>
        </w:tc>
        <w:tc>
          <w:tcPr>
            <w:tcW w:w="990" w:type="dxa"/>
          </w:tcPr>
          <w:p w14:paraId="785A73D2" w14:textId="1BCE3739" w:rsidR="00F76A42" w:rsidRPr="00534549" w:rsidRDefault="00F76A42" w:rsidP="00F76A42">
            <w:pPr>
              <w:ind w:firstLine="0"/>
              <w:rPr>
                <w:rFonts w:cs="Times New Roman"/>
                <w:noProof/>
                <w:lang w:val="vi-VN"/>
              </w:rPr>
            </w:pPr>
            <w:r w:rsidRPr="00534549">
              <w:rPr>
                <w:rFonts w:cs="Times New Roman"/>
                <w:noProof/>
                <w:lang w:val="vi-VN"/>
              </w:rPr>
              <w:t>40</w:t>
            </w:r>
          </w:p>
        </w:tc>
        <w:tc>
          <w:tcPr>
            <w:tcW w:w="990" w:type="dxa"/>
          </w:tcPr>
          <w:p w14:paraId="2F1ED136" w14:textId="5129514F" w:rsidR="00F76A42" w:rsidRPr="00534549" w:rsidRDefault="00F76A42" w:rsidP="00F76A42">
            <w:pPr>
              <w:ind w:firstLine="0"/>
              <w:rPr>
                <w:rFonts w:cs="Times New Roman"/>
                <w:noProof/>
                <w:lang w:val="vi-VN"/>
              </w:rPr>
            </w:pPr>
            <w:r w:rsidRPr="00534549">
              <w:rPr>
                <w:rFonts w:cs="Times New Roman"/>
                <w:noProof/>
                <w:lang w:val="vi-VN"/>
              </w:rPr>
              <w:t>5</w:t>
            </w:r>
          </w:p>
        </w:tc>
        <w:tc>
          <w:tcPr>
            <w:tcW w:w="1011" w:type="dxa"/>
          </w:tcPr>
          <w:p w14:paraId="37DBC65C" w14:textId="480C5692" w:rsidR="00F76A42" w:rsidRPr="00534549" w:rsidRDefault="00F76A42" w:rsidP="00F76A42">
            <w:pPr>
              <w:ind w:firstLine="0"/>
              <w:rPr>
                <w:rFonts w:cs="Times New Roman"/>
                <w:noProof/>
                <w:lang w:val="vi-VN"/>
              </w:rPr>
            </w:pPr>
            <w:r w:rsidRPr="00534549">
              <w:rPr>
                <w:rFonts w:cs="Times New Roman"/>
                <w:noProof/>
                <w:lang w:val="vi-VN"/>
              </w:rPr>
              <w:t>40</w:t>
            </w:r>
          </w:p>
        </w:tc>
      </w:tr>
      <w:tr w:rsidR="00F76A42" w:rsidRPr="00534549" w14:paraId="1E1AD7DA" w14:textId="4E9CC734" w:rsidTr="00B27860">
        <w:tc>
          <w:tcPr>
            <w:tcW w:w="1530" w:type="dxa"/>
          </w:tcPr>
          <w:p w14:paraId="3C71FB01" w14:textId="74ACCBE2" w:rsidR="00F76A42" w:rsidRPr="00534549" w:rsidRDefault="00F76A42" w:rsidP="00F76A42">
            <w:pPr>
              <w:ind w:firstLine="0"/>
              <w:rPr>
                <w:rFonts w:cs="Times New Roman"/>
                <w:noProof/>
                <w:lang w:val="vi-VN"/>
              </w:rPr>
            </w:pPr>
            <w:r w:rsidRPr="00534549">
              <w:rPr>
                <w:rFonts w:cs="Times New Roman"/>
                <w:noProof/>
                <w:lang w:val="vi-VN"/>
              </w:rPr>
              <w:t>Y3</w:t>
            </w:r>
          </w:p>
        </w:tc>
        <w:tc>
          <w:tcPr>
            <w:tcW w:w="1620" w:type="dxa"/>
          </w:tcPr>
          <w:p w14:paraId="7BB7235C" w14:textId="24169164" w:rsidR="00F76A42" w:rsidRPr="00534549" w:rsidRDefault="00F76A42" w:rsidP="00F76A42">
            <w:pPr>
              <w:ind w:firstLine="0"/>
              <w:rPr>
                <w:rFonts w:cs="Times New Roman"/>
                <w:noProof/>
                <w:lang w:val="vi-VN"/>
              </w:rPr>
            </w:pPr>
            <w:r w:rsidRPr="00534549">
              <w:rPr>
                <w:rFonts w:cs="Times New Roman"/>
                <w:noProof/>
                <w:lang w:val="vi-VN"/>
              </w:rPr>
              <w:t>7</w:t>
            </w:r>
          </w:p>
        </w:tc>
        <w:tc>
          <w:tcPr>
            <w:tcW w:w="990" w:type="dxa"/>
          </w:tcPr>
          <w:p w14:paraId="3BD483FF" w14:textId="10D47F93" w:rsidR="00F76A42" w:rsidRPr="00534549" w:rsidRDefault="00F76A42" w:rsidP="00F76A42">
            <w:pPr>
              <w:ind w:firstLine="0"/>
              <w:rPr>
                <w:rFonts w:cs="Times New Roman"/>
                <w:noProof/>
                <w:lang w:val="vi-VN"/>
              </w:rPr>
            </w:pPr>
            <w:r w:rsidRPr="00534549">
              <w:rPr>
                <w:rFonts w:cs="Times New Roman"/>
                <w:noProof/>
                <w:lang w:val="vi-VN"/>
              </w:rPr>
              <w:t>5</w:t>
            </w:r>
          </w:p>
        </w:tc>
        <w:tc>
          <w:tcPr>
            <w:tcW w:w="1170" w:type="dxa"/>
          </w:tcPr>
          <w:p w14:paraId="13C7A6FD" w14:textId="78676DE1" w:rsidR="00F76A42" w:rsidRPr="00534549" w:rsidRDefault="00F76A42" w:rsidP="00F76A42">
            <w:pPr>
              <w:ind w:firstLine="0"/>
              <w:rPr>
                <w:rFonts w:cs="Times New Roman"/>
                <w:noProof/>
                <w:lang w:val="vi-VN"/>
              </w:rPr>
            </w:pPr>
            <w:r w:rsidRPr="00534549">
              <w:rPr>
                <w:rFonts w:cs="Times New Roman"/>
                <w:noProof/>
                <w:lang w:val="vi-VN"/>
              </w:rPr>
              <w:t>35</w:t>
            </w:r>
          </w:p>
        </w:tc>
        <w:tc>
          <w:tcPr>
            <w:tcW w:w="1080" w:type="dxa"/>
          </w:tcPr>
          <w:p w14:paraId="62D8A5FA" w14:textId="32EF59B5" w:rsidR="00F76A42" w:rsidRPr="00534549" w:rsidRDefault="00F76A42" w:rsidP="00F76A42">
            <w:pPr>
              <w:ind w:firstLine="0"/>
              <w:rPr>
                <w:rFonts w:cs="Times New Roman"/>
                <w:noProof/>
                <w:lang w:val="vi-VN"/>
              </w:rPr>
            </w:pPr>
            <w:r w:rsidRPr="00534549">
              <w:rPr>
                <w:rFonts w:cs="Times New Roman"/>
                <w:noProof/>
                <w:lang w:val="vi-VN"/>
              </w:rPr>
              <w:t>5</w:t>
            </w:r>
          </w:p>
        </w:tc>
        <w:tc>
          <w:tcPr>
            <w:tcW w:w="990" w:type="dxa"/>
          </w:tcPr>
          <w:p w14:paraId="2C3A6526" w14:textId="017A6C4F" w:rsidR="00F76A42" w:rsidRPr="00534549" w:rsidRDefault="00F76A42" w:rsidP="00F76A42">
            <w:pPr>
              <w:ind w:firstLine="0"/>
              <w:rPr>
                <w:rFonts w:cs="Times New Roman"/>
                <w:noProof/>
                <w:lang w:val="vi-VN"/>
              </w:rPr>
            </w:pPr>
            <w:r w:rsidRPr="00534549">
              <w:rPr>
                <w:rFonts w:cs="Times New Roman"/>
                <w:noProof/>
                <w:lang w:val="vi-VN"/>
              </w:rPr>
              <w:t>35</w:t>
            </w:r>
          </w:p>
        </w:tc>
        <w:tc>
          <w:tcPr>
            <w:tcW w:w="990" w:type="dxa"/>
          </w:tcPr>
          <w:p w14:paraId="2C644795" w14:textId="5099C008" w:rsidR="00F76A42" w:rsidRPr="00534549" w:rsidRDefault="00F76A42" w:rsidP="00F76A42">
            <w:pPr>
              <w:ind w:firstLine="0"/>
              <w:rPr>
                <w:rFonts w:cs="Times New Roman"/>
                <w:noProof/>
                <w:lang w:val="vi-VN"/>
              </w:rPr>
            </w:pPr>
            <w:r w:rsidRPr="00534549">
              <w:rPr>
                <w:rFonts w:cs="Times New Roman"/>
                <w:noProof/>
                <w:lang w:val="vi-VN"/>
              </w:rPr>
              <w:t>5</w:t>
            </w:r>
          </w:p>
        </w:tc>
        <w:tc>
          <w:tcPr>
            <w:tcW w:w="1011" w:type="dxa"/>
          </w:tcPr>
          <w:p w14:paraId="6F930109" w14:textId="0FE57FA4" w:rsidR="00F76A42" w:rsidRPr="00534549" w:rsidRDefault="00F76A42" w:rsidP="00F76A42">
            <w:pPr>
              <w:ind w:firstLine="0"/>
              <w:rPr>
                <w:rFonts w:cs="Times New Roman"/>
                <w:noProof/>
                <w:lang w:val="vi-VN"/>
              </w:rPr>
            </w:pPr>
            <w:r w:rsidRPr="00534549">
              <w:rPr>
                <w:rFonts w:cs="Times New Roman"/>
                <w:noProof/>
                <w:lang w:val="vi-VN"/>
              </w:rPr>
              <w:t>35</w:t>
            </w:r>
          </w:p>
        </w:tc>
      </w:tr>
      <w:tr w:rsidR="00F76A42" w:rsidRPr="00534549" w14:paraId="6603537A" w14:textId="77777777" w:rsidTr="00B27860">
        <w:tc>
          <w:tcPr>
            <w:tcW w:w="1530" w:type="dxa"/>
          </w:tcPr>
          <w:p w14:paraId="51E207D5" w14:textId="1405B9DF" w:rsidR="00F76A42" w:rsidRPr="00534549" w:rsidRDefault="00F76A42" w:rsidP="00F76A42">
            <w:pPr>
              <w:ind w:firstLine="0"/>
              <w:rPr>
                <w:rFonts w:cs="Times New Roman"/>
                <w:noProof/>
                <w:lang w:val="vi-VN"/>
              </w:rPr>
            </w:pPr>
            <w:r w:rsidRPr="00534549">
              <w:rPr>
                <w:rFonts w:cs="Times New Roman"/>
                <w:noProof/>
                <w:lang w:val="vi-VN"/>
              </w:rPr>
              <w:t>Y4</w:t>
            </w:r>
          </w:p>
        </w:tc>
        <w:tc>
          <w:tcPr>
            <w:tcW w:w="1620" w:type="dxa"/>
          </w:tcPr>
          <w:p w14:paraId="6753450D" w14:textId="3AB86386" w:rsidR="00F76A42" w:rsidRPr="00534549" w:rsidRDefault="00F76A42" w:rsidP="00F76A42">
            <w:pPr>
              <w:ind w:firstLine="0"/>
              <w:rPr>
                <w:rFonts w:cs="Times New Roman"/>
                <w:noProof/>
                <w:lang w:val="vi-VN"/>
              </w:rPr>
            </w:pPr>
            <w:r w:rsidRPr="00534549">
              <w:rPr>
                <w:rFonts w:cs="Times New Roman"/>
                <w:noProof/>
                <w:lang w:val="vi-VN"/>
              </w:rPr>
              <w:t>7</w:t>
            </w:r>
          </w:p>
        </w:tc>
        <w:tc>
          <w:tcPr>
            <w:tcW w:w="990" w:type="dxa"/>
          </w:tcPr>
          <w:p w14:paraId="008CF94A" w14:textId="4ECED868" w:rsidR="00F76A42" w:rsidRPr="00534549" w:rsidRDefault="00F76A42" w:rsidP="00F76A42">
            <w:pPr>
              <w:ind w:firstLine="0"/>
              <w:rPr>
                <w:rFonts w:cs="Times New Roman"/>
                <w:noProof/>
                <w:lang w:val="vi-VN"/>
              </w:rPr>
            </w:pPr>
            <w:r w:rsidRPr="00534549">
              <w:rPr>
                <w:rFonts w:cs="Times New Roman"/>
                <w:noProof/>
                <w:lang w:val="vi-VN"/>
              </w:rPr>
              <w:t>5</w:t>
            </w:r>
          </w:p>
        </w:tc>
        <w:tc>
          <w:tcPr>
            <w:tcW w:w="1170" w:type="dxa"/>
          </w:tcPr>
          <w:p w14:paraId="3B443F22" w14:textId="6AD2906E" w:rsidR="00F76A42" w:rsidRPr="00534549" w:rsidRDefault="00F76A42" w:rsidP="00F76A42">
            <w:pPr>
              <w:ind w:firstLine="0"/>
              <w:rPr>
                <w:rFonts w:cs="Times New Roman"/>
                <w:noProof/>
                <w:lang w:val="vi-VN"/>
              </w:rPr>
            </w:pPr>
            <w:r w:rsidRPr="00534549">
              <w:rPr>
                <w:rFonts w:cs="Times New Roman"/>
                <w:noProof/>
                <w:lang w:val="vi-VN"/>
              </w:rPr>
              <w:t>35</w:t>
            </w:r>
          </w:p>
        </w:tc>
        <w:tc>
          <w:tcPr>
            <w:tcW w:w="1080" w:type="dxa"/>
          </w:tcPr>
          <w:p w14:paraId="4436DE7C" w14:textId="6B9AA483" w:rsidR="00F76A42" w:rsidRPr="00534549" w:rsidRDefault="00F76A42" w:rsidP="00F76A42">
            <w:pPr>
              <w:ind w:firstLine="0"/>
              <w:rPr>
                <w:rFonts w:cs="Times New Roman"/>
                <w:noProof/>
                <w:lang w:val="vi-VN"/>
              </w:rPr>
            </w:pPr>
            <w:r w:rsidRPr="00534549">
              <w:rPr>
                <w:rFonts w:cs="Times New Roman"/>
                <w:noProof/>
                <w:lang w:val="vi-VN"/>
              </w:rPr>
              <w:t>1</w:t>
            </w:r>
          </w:p>
        </w:tc>
        <w:tc>
          <w:tcPr>
            <w:tcW w:w="990" w:type="dxa"/>
          </w:tcPr>
          <w:p w14:paraId="080205E7" w14:textId="18C8B986" w:rsidR="00F76A42" w:rsidRPr="00534549" w:rsidRDefault="00F76A42" w:rsidP="00F76A42">
            <w:pPr>
              <w:ind w:firstLine="0"/>
              <w:rPr>
                <w:rFonts w:cs="Times New Roman"/>
                <w:noProof/>
                <w:lang w:val="vi-VN"/>
              </w:rPr>
            </w:pPr>
            <w:r w:rsidRPr="00534549">
              <w:rPr>
                <w:rFonts w:cs="Times New Roman"/>
                <w:noProof/>
                <w:lang w:val="vi-VN"/>
              </w:rPr>
              <w:t>7</w:t>
            </w:r>
          </w:p>
        </w:tc>
        <w:tc>
          <w:tcPr>
            <w:tcW w:w="990" w:type="dxa"/>
          </w:tcPr>
          <w:p w14:paraId="50A93400" w14:textId="67821428" w:rsidR="00F76A42" w:rsidRPr="00534549" w:rsidRDefault="00F76A42" w:rsidP="00F76A42">
            <w:pPr>
              <w:ind w:firstLine="0"/>
              <w:rPr>
                <w:rFonts w:cs="Times New Roman"/>
                <w:noProof/>
                <w:lang w:val="vi-VN"/>
              </w:rPr>
            </w:pPr>
            <w:r w:rsidRPr="00534549">
              <w:rPr>
                <w:rFonts w:cs="Times New Roman"/>
                <w:noProof/>
                <w:lang w:val="vi-VN"/>
              </w:rPr>
              <w:t>5</w:t>
            </w:r>
          </w:p>
        </w:tc>
        <w:tc>
          <w:tcPr>
            <w:tcW w:w="1011" w:type="dxa"/>
          </w:tcPr>
          <w:p w14:paraId="063CCFFA" w14:textId="7A13D5B6" w:rsidR="00F76A42" w:rsidRPr="00534549" w:rsidRDefault="00F76A42" w:rsidP="00F76A42">
            <w:pPr>
              <w:ind w:firstLine="0"/>
              <w:rPr>
                <w:rFonts w:cs="Times New Roman"/>
                <w:noProof/>
                <w:lang w:val="vi-VN"/>
              </w:rPr>
            </w:pPr>
            <w:r w:rsidRPr="00534549">
              <w:rPr>
                <w:rFonts w:cs="Times New Roman"/>
                <w:noProof/>
                <w:lang w:val="vi-VN"/>
              </w:rPr>
              <w:t>35</w:t>
            </w:r>
          </w:p>
        </w:tc>
      </w:tr>
      <w:tr w:rsidR="00F76A42" w:rsidRPr="00534549" w14:paraId="7BD7ABB0" w14:textId="77777777" w:rsidTr="00B27860">
        <w:tc>
          <w:tcPr>
            <w:tcW w:w="1530" w:type="dxa"/>
          </w:tcPr>
          <w:p w14:paraId="08173D5A" w14:textId="5785843E" w:rsidR="00F76A42" w:rsidRPr="00534549" w:rsidRDefault="00F76A42" w:rsidP="00F76A42">
            <w:pPr>
              <w:ind w:firstLine="0"/>
              <w:rPr>
                <w:rFonts w:cs="Times New Roman"/>
                <w:noProof/>
                <w:lang w:val="vi-VN"/>
              </w:rPr>
            </w:pPr>
            <w:r w:rsidRPr="00534549">
              <w:rPr>
                <w:rFonts w:cs="Times New Roman"/>
                <w:noProof/>
                <w:lang w:val="vi-VN"/>
              </w:rPr>
              <w:t>Y5</w:t>
            </w:r>
          </w:p>
        </w:tc>
        <w:tc>
          <w:tcPr>
            <w:tcW w:w="1620" w:type="dxa"/>
          </w:tcPr>
          <w:p w14:paraId="7E99538C" w14:textId="382F27E0" w:rsidR="00F76A42" w:rsidRPr="00534549" w:rsidRDefault="00F76A42" w:rsidP="00F76A42">
            <w:pPr>
              <w:ind w:firstLine="0"/>
              <w:rPr>
                <w:rFonts w:cs="Times New Roman"/>
                <w:noProof/>
                <w:lang w:val="vi-VN"/>
              </w:rPr>
            </w:pPr>
            <w:r w:rsidRPr="00534549">
              <w:rPr>
                <w:rFonts w:cs="Times New Roman"/>
                <w:noProof/>
                <w:lang w:val="vi-VN"/>
              </w:rPr>
              <w:t>6</w:t>
            </w:r>
          </w:p>
        </w:tc>
        <w:tc>
          <w:tcPr>
            <w:tcW w:w="990" w:type="dxa"/>
          </w:tcPr>
          <w:p w14:paraId="5B27285B" w14:textId="1380FE36" w:rsidR="00F76A42"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084406B3" w14:textId="15BE7532" w:rsidR="00F76A42" w:rsidRPr="00534549" w:rsidRDefault="005649CD" w:rsidP="00F76A42">
            <w:pPr>
              <w:ind w:firstLine="0"/>
              <w:rPr>
                <w:rFonts w:cs="Times New Roman"/>
                <w:noProof/>
                <w:lang w:val="vi-VN"/>
              </w:rPr>
            </w:pPr>
            <w:r w:rsidRPr="00534549">
              <w:rPr>
                <w:rFonts w:cs="Times New Roman"/>
                <w:noProof/>
                <w:lang w:val="vi-VN"/>
              </w:rPr>
              <w:t>30</w:t>
            </w:r>
          </w:p>
        </w:tc>
        <w:tc>
          <w:tcPr>
            <w:tcW w:w="1080" w:type="dxa"/>
          </w:tcPr>
          <w:p w14:paraId="34C1BA20" w14:textId="26A63891" w:rsidR="00F76A42" w:rsidRPr="00534549" w:rsidRDefault="005649CD" w:rsidP="00F76A42">
            <w:pPr>
              <w:ind w:firstLine="0"/>
              <w:rPr>
                <w:rFonts w:cs="Times New Roman"/>
                <w:noProof/>
                <w:lang w:val="vi-VN"/>
              </w:rPr>
            </w:pPr>
            <w:r w:rsidRPr="00534549">
              <w:rPr>
                <w:rFonts w:cs="Times New Roman"/>
                <w:noProof/>
                <w:lang w:val="vi-VN"/>
              </w:rPr>
              <w:t>1</w:t>
            </w:r>
          </w:p>
        </w:tc>
        <w:tc>
          <w:tcPr>
            <w:tcW w:w="990" w:type="dxa"/>
          </w:tcPr>
          <w:p w14:paraId="070E20D7" w14:textId="51D4D9A2" w:rsidR="00F76A42" w:rsidRPr="00534549" w:rsidRDefault="005649CD" w:rsidP="00F76A42">
            <w:pPr>
              <w:ind w:firstLine="0"/>
              <w:rPr>
                <w:rFonts w:cs="Times New Roman"/>
                <w:noProof/>
                <w:lang w:val="vi-VN"/>
              </w:rPr>
            </w:pPr>
            <w:r w:rsidRPr="00534549">
              <w:rPr>
                <w:rFonts w:cs="Times New Roman"/>
                <w:noProof/>
                <w:lang w:val="vi-VN"/>
              </w:rPr>
              <w:t>6</w:t>
            </w:r>
          </w:p>
        </w:tc>
        <w:tc>
          <w:tcPr>
            <w:tcW w:w="990" w:type="dxa"/>
          </w:tcPr>
          <w:p w14:paraId="440E88F5" w14:textId="6DADF636" w:rsidR="00F76A42" w:rsidRPr="00534549" w:rsidRDefault="005649CD" w:rsidP="00F76A42">
            <w:pPr>
              <w:ind w:firstLine="0"/>
              <w:rPr>
                <w:rFonts w:cs="Times New Roman"/>
                <w:noProof/>
                <w:lang w:val="vi-VN"/>
              </w:rPr>
            </w:pPr>
            <w:r w:rsidRPr="00534549">
              <w:rPr>
                <w:rFonts w:cs="Times New Roman"/>
                <w:noProof/>
                <w:lang w:val="vi-VN"/>
              </w:rPr>
              <w:t>5</w:t>
            </w:r>
          </w:p>
        </w:tc>
        <w:tc>
          <w:tcPr>
            <w:tcW w:w="1011" w:type="dxa"/>
          </w:tcPr>
          <w:p w14:paraId="7CA90953" w14:textId="29CA0728" w:rsidR="00F76A42" w:rsidRPr="00534549" w:rsidRDefault="005649CD" w:rsidP="00F76A42">
            <w:pPr>
              <w:ind w:firstLine="0"/>
              <w:rPr>
                <w:rFonts w:cs="Times New Roman"/>
                <w:noProof/>
                <w:lang w:val="vi-VN"/>
              </w:rPr>
            </w:pPr>
            <w:r w:rsidRPr="00534549">
              <w:rPr>
                <w:rFonts w:cs="Times New Roman"/>
                <w:noProof/>
                <w:lang w:val="vi-VN"/>
              </w:rPr>
              <w:t>30</w:t>
            </w:r>
          </w:p>
        </w:tc>
      </w:tr>
      <w:tr w:rsidR="005649CD" w:rsidRPr="00534549" w14:paraId="727AD97E" w14:textId="77777777" w:rsidTr="00B27860">
        <w:tc>
          <w:tcPr>
            <w:tcW w:w="1530" w:type="dxa"/>
          </w:tcPr>
          <w:p w14:paraId="7D49B470" w14:textId="2C6C0B6E" w:rsidR="005649CD" w:rsidRPr="00534549" w:rsidRDefault="005649CD" w:rsidP="00F76A42">
            <w:pPr>
              <w:ind w:firstLine="0"/>
              <w:rPr>
                <w:rFonts w:cs="Times New Roman"/>
                <w:noProof/>
                <w:lang w:val="vi-VN"/>
              </w:rPr>
            </w:pPr>
            <w:r w:rsidRPr="00534549">
              <w:rPr>
                <w:rFonts w:cs="Times New Roman"/>
                <w:noProof/>
                <w:lang w:val="vi-VN"/>
              </w:rPr>
              <w:t>Y6</w:t>
            </w:r>
          </w:p>
        </w:tc>
        <w:tc>
          <w:tcPr>
            <w:tcW w:w="1620" w:type="dxa"/>
          </w:tcPr>
          <w:p w14:paraId="0F9C318A" w14:textId="47FF3B06"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7625308E" w14:textId="25883AA2"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0BC4A4FC" w14:textId="4AD545DA" w:rsidR="005649CD" w:rsidRPr="00534549" w:rsidRDefault="005649CD" w:rsidP="00F76A42">
            <w:pPr>
              <w:ind w:firstLine="0"/>
              <w:rPr>
                <w:rFonts w:cs="Times New Roman"/>
                <w:noProof/>
                <w:lang w:val="vi-VN"/>
              </w:rPr>
            </w:pPr>
            <w:r w:rsidRPr="00534549">
              <w:rPr>
                <w:rFonts w:cs="Times New Roman"/>
                <w:noProof/>
                <w:lang w:val="vi-VN"/>
              </w:rPr>
              <w:t>25</w:t>
            </w:r>
          </w:p>
        </w:tc>
        <w:tc>
          <w:tcPr>
            <w:tcW w:w="1080" w:type="dxa"/>
          </w:tcPr>
          <w:p w14:paraId="11FA1285" w14:textId="72E59E20" w:rsidR="005649CD" w:rsidRPr="00534549" w:rsidRDefault="005649CD" w:rsidP="00F76A42">
            <w:pPr>
              <w:ind w:firstLine="0"/>
              <w:rPr>
                <w:rFonts w:cs="Times New Roman"/>
                <w:noProof/>
                <w:lang w:val="vi-VN"/>
              </w:rPr>
            </w:pPr>
            <w:r w:rsidRPr="00534549">
              <w:rPr>
                <w:rFonts w:cs="Times New Roman"/>
                <w:noProof/>
                <w:lang w:val="vi-VN"/>
              </w:rPr>
              <w:t>1</w:t>
            </w:r>
          </w:p>
        </w:tc>
        <w:tc>
          <w:tcPr>
            <w:tcW w:w="990" w:type="dxa"/>
          </w:tcPr>
          <w:p w14:paraId="41A529EB" w14:textId="6DF01AF9"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7845FFA6" w14:textId="2F47AB48" w:rsidR="005649CD" w:rsidRPr="00534549" w:rsidRDefault="005649CD" w:rsidP="00F76A42">
            <w:pPr>
              <w:ind w:firstLine="0"/>
              <w:rPr>
                <w:rFonts w:cs="Times New Roman"/>
                <w:noProof/>
                <w:lang w:val="vi-VN"/>
              </w:rPr>
            </w:pPr>
            <w:r w:rsidRPr="00534549">
              <w:rPr>
                <w:rFonts w:cs="Times New Roman"/>
                <w:noProof/>
                <w:lang w:val="vi-VN"/>
              </w:rPr>
              <w:t>1</w:t>
            </w:r>
          </w:p>
        </w:tc>
        <w:tc>
          <w:tcPr>
            <w:tcW w:w="1011" w:type="dxa"/>
          </w:tcPr>
          <w:p w14:paraId="306D76FF" w14:textId="6B82C77D" w:rsidR="005649CD" w:rsidRPr="00534549" w:rsidRDefault="005649CD" w:rsidP="00F76A42">
            <w:pPr>
              <w:ind w:firstLine="0"/>
              <w:rPr>
                <w:rFonts w:cs="Times New Roman"/>
                <w:noProof/>
                <w:lang w:val="vi-VN"/>
              </w:rPr>
            </w:pPr>
            <w:r w:rsidRPr="00534549">
              <w:rPr>
                <w:rFonts w:cs="Times New Roman"/>
                <w:noProof/>
                <w:lang w:val="vi-VN"/>
              </w:rPr>
              <w:t>5</w:t>
            </w:r>
          </w:p>
        </w:tc>
      </w:tr>
      <w:tr w:rsidR="005649CD" w:rsidRPr="00534549" w14:paraId="222A622E" w14:textId="77777777" w:rsidTr="00B27860">
        <w:tc>
          <w:tcPr>
            <w:tcW w:w="1530" w:type="dxa"/>
          </w:tcPr>
          <w:p w14:paraId="3597398F" w14:textId="18E9C481" w:rsidR="005649CD" w:rsidRPr="00534549" w:rsidRDefault="005649CD" w:rsidP="00F76A42">
            <w:pPr>
              <w:ind w:firstLine="0"/>
              <w:rPr>
                <w:rFonts w:cs="Times New Roman"/>
                <w:noProof/>
                <w:lang w:val="vi-VN"/>
              </w:rPr>
            </w:pPr>
            <w:r w:rsidRPr="00534549">
              <w:rPr>
                <w:rFonts w:cs="Times New Roman"/>
                <w:noProof/>
                <w:lang w:val="vi-VN"/>
              </w:rPr>
              <w:t>Y7</w:t>
            </w:r>
          </w:p>
        </w:tc>
        <w:tc>
          <w:tcPr>
            <w:tcW w:w="1620" w:type="dxa"/>
          </w:tcPr>
          <w:p w14:paraId="0587FA65" w14:textId="5B24463A"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4C9DA731" w14:textId="19A71635"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5723ECF9" w14:textId="7014BC10" w:rsidR="005649CD" w:rsidRPr="00534549" w:rsidRDefault="005649CD" w:rsidP="00F76A42">
            <w:pPr>
              <w:ind w:firstLine="0"/>
              <w:rPr>
                <w:rFonts w:cs="Times New Roman"/>
                <w:noProof/>
                <w:lang w:val="vi-VN"/>
              </w:rPr>
            </w:pPr>
            <w:r w:rsidRPr="00534549">
              <w:rPr>
                <w:rFonts w:cs="Times New Roman"/>
                <w:noProof/>
                <w:lang w:val="vi-VN"/>
              </w:rPr>
              <w:t>25</w:t>
            </w:r>
          </w:p>
        </w:tc>
        <w:tc>
          <w:tcPr>
            <w:tcW w:w="1080" w:type="dxa"/>
          </w:tcPr>
          <w:p w14:paraId="1846F50F" w14:textId="667F9F6E"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753409CD" w14:textId="274C9101" w:rsidR="005649CD" w:rsidRPr="00534549" w:rsidRDefault="005649CD" w:rsidP="00F76A42">
            <w:pPr>
              <w:ind w:firstLine="0"/>
              <w:rPr>
                <w:rFonts w:cs="Times New Roman"/>
                <w:noProof/>
                <w:lang w:val="vi-VN"/>
              </w:rPr>
            </w:pPr>
            <w:r w:rsidRPr="00534549">
              <w:rPr>
                <w:rFonts w:cs="Times New Roman"/>
                <w:noProof/>
                <w:lang w:val="vi-VN"/>
              </w:rPr>
              <w:t>25</w:t>
            </w:r>
          </w:p>
        </w:tc>
        <w:tc>
          <w:tcPr>
            <w:tcW w:w="990" w:type="dxa"/>
          </w:tcPr>
          <w:p w14:paraId="6868F701" w14:textId="3F638D49" w:rsidR="005649CD" w:rsidRPr="00534549" w:rsidRDefault="005649CD" w:rsidP="00F76A42">
            <w:pPr>
              <w:ind w:firstLine="0"/>
              <w:rPr>
                <w:rFonts w:cs="Times New Roman"/>
                <w:noProof/>
                <w:lang w:val="vi-VN"/>
              </w:rPr>
            </w:pPr>
            <w:r w:rsidRPr="00534549">
              <w:rPr>
                <w:rFonts w:cs="Times New Roman"/>
                <w:noProof/>
                <w:lang w:val="vi-VN"/>
              </w:rPr>
              <w:t>5</w:t>
            </w:r>
          </w:p>
        </w:tc>
        <w:tc>
          <w:tcPr>
            <w:tcW w:w="1011" w:type="dxa"/>
          </w:tcPr>
          <w:p w14:paraId="1DD8D32F" w14:textId="6E96B947" w:rsidR="005649CD" w:rsidRPr="00534549" w:rsidRDefault="005649CD" w:rsidP="00F76A42">
            <w:pPr>
              <w:ind w:firstLine="0"/>
              <w:rPr>
                <w:rFonts w:cs="Times New Roman"/>
                <w:noProof/>
                <w:lang w:val="vi-VN"/>
              </w:rPr>
            </w:pPr>
            <w:r w:rsidRPr="00534549">
              <w:rPr>
                <w:rFonts w:cs="Times New Roman"/>
                <w:noProof/>
                <w:lang w:val="vi-VN"/>
              </w:rPr>
              <w:t>25</w:t>
            </w:r>
          </w:p>
        </w:tc>
      </w:tr>
      <w:tr w:rsidR="005649CD" w:rsidRPr="00534549" w14:paraId="1770B3E0" w14:textId="77777777" w:rsidTr="00B27860">
        <w:tc>
          <w:tcPr>
            <w:tcW w:w="1530" w:type="dxa"/>
          </w:tcPr>
          <w:p w14:paraId="0783C04D" w14:textId="04837BAB" w:rsidR="005649CD" w:rsidRPr="00534549" w:rsidRDefault="005649CD" w:rsidP="00F76A42">
            <w:pPr>
              <w:ind w:firstLine="0"/>
              <w:rPr>
                <w:rFonts w:cs="Times New Roman"/>
                <w:noProof/>
                <w:lang w:val="vi-VN"/>
              </w:rPr>
            </w:pPr>
            <w:r w:rsidRPr="00534549">
              <w:rPr>
                <w:rFonts w:cs="Times New Roman"/>
                <w:noProof/>
                <w:lang w:val="vi-VN"/>
              </w:rPr>
              <w:t>Y8</w:t>
            </w:r>
          </w:p>
        </w:tc>
        <w:tc>
          <w:tcPr>
            <w:tcW w:w="1620" w:type="dxa"/>
          </w:tcPr>
          <w:p w14:paraId="647503E4" w14:textId="432C0BD0" w:rsidR="005649CD" w:rsidRPr="00534549" w:rsidRDefault="005649CD" w:rsidP="00F76A42">
            <w:pPr>
              <w:ind w:firstLine="0"/>
              <w:rPr>
                <w:rFonts w:cs="Times New Roman"/>
                <w:noProof/>
                <w:lang w:val="vi-VN"/>
              </w:rPr>
            </w:pPr>
            <w:r w:rsidRPr="00534549">
              <w:rPr>
                <w:rFonts w:cs="Times New Roman"/>
                <w:noProof/>
                <w:lang w:val="vi-VN"/>
              </w:rPr>
              <w:t>4</w:t>
            </w:r>
          </w:p>
        </w:tc>
        <w:tc>
          <w:tcPr>
            <w:tcW w:w="990" w:type="dxa"/>
          </w:tcPr>
          <w:p w14:paraId="78232B53" w14:textId="0BCE095A"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784205C3" w14:textId="6DD65987" w:rsidR="005649CD" w:rsidRPr="00534549" w:rsidRDefault="005649CD" w:rsidP="00F76A42">
            <w:pPr>
              <w:ind w:firstLine="0"/>
              <w:rPr>
                <w:rFonts w:cs="Times New Roman"/>
                <w:noProof/>
                <w:lang w:val="vi-VN"/>
              </w:rPr>
            </w:pPr>
            <w:r w:rsidRPr="00534549">
              <w:rPr>
                <w:rFonts w:cs="Times New Roman"/>
                <w:noProof/>
                <w:lang w:val="vi-VN"/>
              </w:rPr>
              <w:t>20</w:t>
            </w:r>
          </w:p>
        </w:tc>
        <w:tc>
          <w:tcPr>
            <w:tcW w:w="1080" w:type="dxa"/>
          </w:tcPr>
          <w:p w14:paraId="17E3F85D" w14:textId="53357712" w:rsidR="005649CD" w:rsidRPr="00534549" w:rsidRDefault="005649CD" w:rsidP="00F76A42">
            <w:pPr>
              <w:ind w:firstLine="0"/>
              <w:rPr>
                <w:rFonts w:cs="Times New Roman"/>
                <w:noProof/>
                <w:lang w:val="vi-VN"/>
              </w:rPr>
            </w:pPr>
            <w:r w:rsidRPr="00534549">
              <w:rPr>
                <w:rFonts w:cs="Times New Roman"/>
                <w:noProof/>
                <w:lang w:val="vi-VN"/>
              </w:rPr>
              <w:t>1</w:t>
            </w:r>
          </w:p>
        </w:tc>
        <w:tc>
          <w:tcPr>
            <w:tcW w:w="990" w:type="dxa"/>
          </w:tcPr>
          <w:p w14:paraId="1FBBB844" w14:textId="4525BE16" w:rsidR="005649CD" w:rsidRPr="00534549" w:rsidRDefault="005649CD" w:rsidP="00F76A42">
            <w:pPr>
              <w:ind w:firstLine="0"/>
              <w:rPr>
                <w:rFonts w:cs="Times New Roman"/>
                <w:noProof/>
                <w:lang w:val="vi-VN"/>
              </w:rPr>
            </w:pPr>
            <w:r w:rsidRPr="00534549">
              <w:rPr>
                <w:rFonts w:cs="Times New Roman"/>
                <w:noProof/>
                <w:lang w:val="vi-VN"/>
              </w:rPr>
              <w:t>4</w:t>
            </w:r>
          </w:p>
        </w:tc>
        <w:tc>
          <w:tcPr>
            <w:tcW w:w="990" w:type="dxa"/>
          </w:tcPr>
          <w:p w14:paraId="7F98D02E" w14:textId="53FA35F2" w:rsidR="005649CD" w:rsidRPr="00534549" w:rsidRDefault="005649CD" w:rsidP="00F76A42">
            <w:pPr>
              <w:ind w:firstLine="0"/>
              <w:rPr>
                <w:rFonts w:cs="Times New Roman"/>
                <w:noProof/>
                <w:lang w:val="vi-VN"/>
              </w:rPr>
            </w:pPr>
            <w:r w:rsidRPr="00534549">
              <w:rPr>
                <w:rFonts w:cs="Times New Roman"/>
                <w:noProof/>
                <w:lang w:val="vi-VN"/>
              </w:rPr>
              <w:t>1</w:t>
            </w:r>
          </w:p>
        </w:tc>
        <w:tc>
          <w:tcPr>
            <w:tcW w:w="1011" w:type="dxa"/>
          </w:tcPr>
          <w:p w14:paraId="24777FDB" w14:textId="40F46A98" w:rsidR="005649CD" w:rsidRPr="00534549" w:rsidRDefault="005649CD" w:rsidP="00F76A42">
            <w:pPr>
              <w:ind w:firstLine="0"/>
              <w:rPr>
                <w:rFonts w:cs="Times New Roman"/>
                <w:noProof/>
                <w:lang w:val="vi-VN"/>
              </w:rPr>
            </w:pPr>
            <w:r w:rsidRPr="00534549">
              <w:rPr>
                <w:rFonts w:cs="Times New Roman"/>
                <w:noProof/>
                <w:lang w:val="vi-VN"/>
              </w:rPr>
              <w:t>4</w:t>
            </w:r>
          </w:p>
        </w:tc>
      </w:tr>
      <w:tr w:rsidR="005649CD" w:rsidRPr="00534549" w14:paraId="78EE909D" w14:textId="77777777" w:rsidTr="00B27860">
        <w:tc>
          <w:tcPr>
            <w:tcW w:w="1530" w:type="dxa"/>
          </w:tcPr>
          <w:p w14:paraId="367B242F" w14:textId="77777777" w:rsidR="005649CD" w:rsidRPr="00534549" w:rsidRDefault="005649CD" w:rsidP="00F76A42">
            <w:pPr>
              <w:ind w:firstLine="0"/>
              <w:rPr>
                <w:rFonts w:cs="Times New Roman"/>
                <w:b/>
                <w:noProof/>
                <w:lang w:val="vi-VN"/>
              </w:rPr>
            </w:pPr>
          </w:p>
        </w:tc>
        <w:tc>
          <w:tcPr>
            <w:tcW w:w="1620" w:type="dxa"/>
          </w:tcPr>
          <w:p w14:paraId="2D27F6E4" w14:textId="685D0163" w:rsidR="005649CD" w:rsidRPr="00534549" w:rsidRDefault="005649CD" w:rsidP="00F76A42">
            <w:pPr>
              <w:ind w:firstLine="0"/>
              <w:rPr>
                <w:rFonts w:cs="Times New Roman"/>
                <w:b/>
                <w:noProof/>
                <w:lang w:val="vi-VN"/>
              </w:rPr>
            </w:pPr>
            <w:r w:rsidRPr="00534549">
              <w:rPr>
                <w:rFonts w:cs="Times New Roman"/>
                <w:b/>
                <w:noProof/>
                <w:lang w:val="vi-VN"/>
              </w:rPr>
              <w:t>50</w:t>
            </w:r>
          </w:p>
        </w:tc>
        <w:tc>
          <w:tcPr>
            <w:tcW w:w="990" w:type="dxa"/>
          </w:tcPr>
          <w:p w14:paraId="71375E2B" w14:textId="77777777" w:rsidR="005649CD" w:rsidRPr="00534549" w:rsidRDefault="005649CD" w:rsidP="00F76A42">
            <w:pPr>
              <w:ind w:firstLine="0"/>
              <w:rPr>
                <w:rFonts w:cs="Times New Roman"/>
                <w:b/>
                <w:noProof/>
                <w:lang w:val="vi-VN"/>
              </w:rPr>
            </w:pPr>
          </w:p>
        </w:tc>
        <w:tc>
          <w:tcPr>
            <w:tcW w:w="1170" w:type="dxa"/>
          </w:tcPr>
          <w:p w14:paraId="7424938D" w14:textId="4D4340DF" w:rsidR="005649CD" w:rsidRPr="00534549" w:rsidRDefault="005649CD" w:rsidP="00F76A42">
            <w:pPr>
              <w:ind w:firstLine="0"/>
              <w:rPr>
                <w:rFonts w:cs="Times New Roman"/>
                <w:b/>
                <w:noProof/>
                <w:lang w:val="vi-VN"/>
              </w:rPr>
            </w:pPr>
            <w:r w:rsidRPr="00534549">
              <w:rPr>
                <w:rFonts w:cs="Times New Roman"/>
                <w:b/>
                <w:noProof/>
                <w:lang w:val="vi-VN"/>
              </w:rPr>
              <w:t>250</w:t>
            </w:r>
          </w:p>
        </w:tc>
        <w:tc>
          <w:tcPr>
            <w:tcW w:w="1080" w:type="dxa"/>
          </w:tcPr>
          <w:p w14:paraId="3A3D72D9" w14:textId="77777777" w:rsidR="005649CD" w:rsidRPr="00534549" w:rsidRDefault="005649CD" w:rsidP="00F76A42">
            <w:pPr>
              <w:ind w:firstLine="0"/>
              <w:rPr>
                <w:rFonts w:cs="Times New Roman"/>
                <w:b/>
                <w:noProof/>
                <w:lang w:val="vi-VN"/>
              </w:rPr>
            </w:pPr>
          </w:p>
        </w:tc>
        <w:tc>
          <w:tcPr>
            <w:tcW w:w="990" w:type="dxa"/>
          </w:tcPr>
          <w:p w14:paraId="626BB497" w14:textId="05CE2423" w:rsidR="005649CD" w:rsidRPr="00534549" w:rsidRDefault="005649CD" w:rsidP="00F76A42">
            <w:pPr>
              <w:ind w:firstLine="0"/>
              <w:rPr>
                <w:rFonts w:cs="Times New Roman"/>
                <w:b/>
                <w:noProof/>
                <w:lang w:val="vi-VN"/>
              </w:rPr>
            </w:pPr>
            <w:r w:rsidRPr="00534549">
              <w:rPr>
                <w:rFonts w:cs="Times New Roman"/>
                <w:b/>
                <w:noProof/>
                <w:lang w:val="vi-VN"/>
              </w:rPr>
              <w:t>162</w:t>
            </w:r>
          </w:p>
        </w:tc>
        <w:tc>
          <w:tcPr>
            <w:tcW w:w="990" w:type="dxa"/>
          </w:tcPr>
          <w:p w14:paraId="58FBE2D0" w14:textId="77777777" w:rsidR="005649CD" w:rsidRPr="00534549" w:rsidRDefault="005649CD" w:rsidP="00F76A42">
            <w:pPr>
              <w:ind w:firstLine="0"/>
              <w:rPr>
                <w:rFonts w:cs="Times New Roman"/>
                <w:b/>
                <w:noProof/>
                <w:lang w:val="vi-VN"/>
              </w:rPr>
            </w:pPr>
          </w:p>
        </w:tc>
        <w:tc>
          <w:tcPr>
            <w:tcW w:w="1011" w:type="dxa"/>
          </w:tcPr>
          <w:p w14:paraId="52393D39" w14:textId="5D1127C5" w:rsidR="005649CD" w:rsidRPr="00534549" w:rsidRDefault="005649CD" w:rsidP="00F76A42">
            <w:pPr>
              <w:ind w:firstLine="0"/>
              <w:rPr>
                <w:rFonts w:cs="Times New Roman"/>
                <w:b/>
                <w:noProof/>
                <w:lang w:val="vi-VN"/>
              </w:rPr>
            </w:pPr>
            <w:r w:rsidRPr="00534549">
              <w:rPr>
                <w:rFonts w:cs="Times New Roman"/>
                <w:b/>
                <w:noProof/>
                <w:lang w:val="vi-VN"/>
              </w:rPr>
              <w:t>214</w:t>
            </w:r>
          </w:p>
        </w:tc>
      </w:tr>
      <w:tr w:rsidR="005649CD" w:rsidRPr="00534549" w14:paraId="1BA0CF2F" w14:textId="77777777" w:rsidTr="00B27860">
        <w:tc>
          <w:tcPr>
            <w:tcW w:w="1530" w:type="dxa"/>
          </w:tcPr>
          <w:p w14:paraId="12D11DDB" w14:textId="77777777" w:rsidR="005649CD" w:rsidRPr="00534549" w:rsidRDefault="005649CD" w:rsidP="00F76A42">
            <w:pPr>
              <w:ind w:firstLine="0"/>
              <w:rPr>
                <w:rFonts w:cs="Times New Roman"/>
                <w:i/>
                <w:noProof/>
                <w:u w:val="single"/>
                <w:lang w:val="vi-VN"/>
              </w:rPr>
            </w:pPr>
            <w:r w:rsidRPr="00534549">
              <w:rPr>
                <w:rFonts w:cs="Times New Roman"/>
                <w:i/>
                <w:noProof/>
                <w:u w:val="single"/>
                <w:lang w:val="vi-VN"/>
              </w:rPr>
              <w:t>Ràng buộc:</w:t>
            </w:r>
          </w:p>
          <w:p w14:paraId="10B7A1EA" w14:textId="541CBBFF" w:rsidR="005649CD" w:rsidRPr="00534549" w:rsidRDefault="005649CD" w:rsidP="00F76A42">
            <w:pPr>
              <w:ind w:firstLine="0"/>
              <w:rPr>
                <w:rFonts w:cs="Times New Roman"/>
                <w:noProof/>
                <w:lang w:val="vi-VN"/>
              </w:rPr>
            </w:pPr>
            <w:r w:rsidRPr="00534549">
              <w:rPr>
                <w:rFonts w:cs="Times New Roman"/>
                <w:noProof/>
                <w:lang w:val="vi-VN"/>
              </w:rPr>
              <w:t>R1</w:t>
            </w:r>
          </w:p>
        </w:tc>
        <w:tc>
          <w:tcPr>
            <w:tcW w:w="1620" w:type="dxa"/>
          </w:tcPr>
          <w:p w14:paraId="5A2A94A4" w14:textId="77777777" w:rsidR="005649CD" w:rsidRPr="00534549" w:rsidRDefault="005649CD" w:rsidP="00F76A42">
            <w:pPr>
              <w:ind w:firstLine="0"/>
              <w:rPr>
                <w:rFonts w:cs="Times New Roman"/>
                <w:noProof/>
                <w:lang w:val="vi-VN"/>
              </w:rPr>
            </w:pPr>
          </w:p>
          <w:p w14:paraId="6FCB4A8C" w14:textId="2F5307FD" w:rsidR="005649CD" w:rsidRPr="00534549" w:rsidRDefault="005649CD" w:rsidP="00F76A42">
            <w:pPr>
              <w:ind w:firstLine="0"/>
              <w:rPr>
                <w:rFonts w:cs="Times New Roman"/>
                <w:noProof/>
                <w:lang w:val="vi-VN"/>
              </w:rPr>
            </w:pPr>
            <w:r w:rsidRPr="00534549">
              <w:rPr>
                <w:rFonts w:cs="Times New Roman"/>
                <w:noProof/>
                <w:lang w:val="vi-VN"/>
              </w:rPr>
              <w:t>15</w:t>
            </w:r>
          </w:p>
        </w:tc>
        <w:tc>
          <w:tcPr>
            <w:tcW w:w="990" w:type="dxa"/>
          </w:tcPr>
          <w:p w14:paraId="31A03C2B" w14:textId="77777777" w:rsidR="005649CD" w:rsidRPr="00534549" w:rsidRDefault="005649CD" w:rsidP="00F76A42">
            <w:pPr>
              <w:ind w:firstLine="0"/>
              <w:rPr>
                <w:rFonts w:cs="Times New Roman"/>
                <w:noProof/>
                <w:lang w:val="vi-VN"/>
              </w:rPr>
            </w:pPr>
          </w:p>
          <w:p w14:paraId="64F7D412" w14:textId="6B30FA16" w:rsidR="005649CD" w:rsidRPr="00534549" w:rsidRDefault="005649CD" w:rsidP="00F76A42">
            <w:pPr>
              <w:ind w:firstLine="0"/>
              <w:rPr>
                <w:rFonts w:cs="Times New Roman"/>
                <w:noProof/>
                <w:lang w:val="vi-VN"/>
              </w:rPr>
            </w:pPr>
            <w:r w:rsidRPr="00534549">
              <w:rPr>
                <w:rFonts w:cs="Times New Roman"/>
                <w:noProof/>
                <w:lang w:val="vi-VN"/>
              </w:rPr>
              <w:t>4</w:t>
            </w:r>
          </w:p>
        </w:tc>
        <w:tc>
          <w:tcPr>
            <w:tcW w:w="1170" w:type="dxa"/>
          </w:tcPr>
          <w:p w14:paraId="5477A4F5" w14:textId="77777777" w:rsidR="005649CD" w:rsidRPr="00534549" w:rsidRDefault="005649CD" w:rsidP="00F76A42">
            <w:pPr>
              <w:ind w:firstLine="0"/>
              <w:rPr>
                <w:rFonts w:cs="Times New Roman"/>
                <w:noProof/>
                <w:lang w:val="vi-VN"/>
              </w:rPr>
            </w:pPr>
          </w:p>
          <w:p w14:paraId="128F9015" w14:textId="484FD2EC" w:rsidR="005649CD" w:rsidRPr="00534549" w:rsidRDefault="005649CD" w:rsidP="00F76A42">
            <w:pPr>
              <w:ind w:firstLine="0"/>
              <w:rPr>
                <w:rFonts w:cs="Times New Roman"/>
                <w:noProof/>
                <w:lang w:val="vi-VN"/>
              </w:rPr>
            </w:pPr>
            <w:r w:rsidRPr="00534549">
              <w:rPr>
                <w:rFonts w:cs="Times New Roman"/>
                <w:noProof/>
                <w:lang w:val="vi-VN"/>
              </w:rPr>
              <w:t>60</w:t>
            </w:r>
          </w:p>
        </w:tc>
        <w:tc>
          <w:tcPr>
            <w:tcW w:w="1080" w:type="dxa"/>
          </w:tcPr>
          <w:p w14:paraId="5DA5B532" w14:textId="21958705" w:rsidR="005649CD" w:rsidRPr="00534549" w:rsidRDefault="005649CD" w:rsidP="00F76A42">
            <w:pPr>
              <w:ind w:firstLine="0"/>
              <w:rPr>
                <w:rFonts w:cs="Times New Roman"/>
                <w:noProof/>
                <w:lang w:val="vi-VN"/>
              </w:rPr>
            </w:pPr>
          </w:p>
          <w:p w14:paraId="28972B6E" w14:textId="185503EC"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5F346D6C" w14:textId="1E8CFB68" w:rsidR="005649CD" w:rsidRPr="00534549" w:rsidRDefault="005649CD" w:rsidP="00F76A42">
            <w:pPr>
              <w:ind w:firstLine="0"/>
              <w:rPr>
                <w:rFonts w:cs="Times New Roman"/>
                <w:noProof/>
                <w:lang w:val="vi-VN"/>
              </w:rPr>
            </w:pPr>
          </w:p>
          <w:p w14:paraId="4A69DE79" w14:textId="3B5A7685" w:rsidR="005649CD" w:rsidRPr="00534549" w:rsidRDefault="005649CD" w:rsidP="00F76A42">
            <w:pPr>
              <w:ind w:firstLine="0"/>
              <w:rPr>
                <w:rFonts w:cs="Times New Roman"/>
                <w:noProof/>
                <w:lang w:val="vi-VN"/>
              </w:rPr>
            </w:pPr>
            <w:r w:rsidRPr="00534549">
              <w:rPr>
                <w:rFonts w:cs="Times New Roman"/>
                <w:noProof/>
                <w:lang w:val="vi-VN"/>
              </w:rPr>
              <w:t>75</w:t>
            </w:r>
          </w:p>
        </w:tc>
        <w:tc>
          <w:tcPr>
            <w:tcW w:w="990" w:type="dxa"/>
          </w:tcPr>
          <w:p w14:paraId="0D5D9004" w14:textId="77777777" w:rsidR="005649CD" w:rsidRPr="00534549" w:rsidRDefault="005649CD" w:rsidP="00F76A42">
            <w:pPr>
              <w:ind w:firstLine="0"/>
              <w:rPr>
                <w:rFonts w:cs="Times New Roman"/>
                <w:noProof/>
                <w:lang w:val="vi-VN"/>
              </w:rPr>
            </w:pPr>
          </w:p>
          <w:p w14:paraId="5A8894AF" w14:textId="18819CA4" w:rsidR="005649CD" w:rsidRPr="00534549" w:rsidRDefault="005649CD" w:rsidP="00F76A42">
            <w:pPr>
              <w:ind w:firstLine="0"/>
              <w:rPr>
                <w:rFonts w:cs="Times New Roman"/>
                <w:noProof/>
                <w:lang w:val="vi-VN"/>
              </w:rPr>
            </w:pPr>
            <w:r w:rsidRPr="00534549">
              <w:rPr>
                <w:rFonts w:cs="Times New Roman"/>
                <w:noProof/>
                <w:lang w:val="vi-VN"/>
              </w:rPr>
              <w:t>5</w:t>
            </w:r>
          </w:p>
        </w:tc>
        <w:tc>
          <w:tcPr>
            <w:tcW w:w="1011" w:type="dxa"/>
          </w:tcPr>
          <w:p w14:paraId="698EEE14" w14:textId="77777777" w:rsidR="005649CD" w:rsidRPr="00534549" w:rsidRDefault="005649CD" w:rsidP="00F76A42">
            <w:pPr>
              <w:ind w:firstLine="0"/>
              <w:rPr>
                <w:rFonts w:cs="Times New Roman"/>
                <w:noProof/>
                <w:lang w:val="vi-VN"/>
              </w:rPr>
            </w:pPr>
          </w:p>
          <w:p w14:paraId="44BCD76A" w14:textId="5635022A" w:rsidR="005649CD" w:rsidRPr="00534549" w:rsidRDefault="005649CD" w:rsidP="00F76A42">
            <w:pPr>
              <w:ind w:firstLine="0"/>
              <w:rPr>
                <w:rFonts w:cs="Times New Roman"/>
                <w:noProof/>
                <w:lang w:val="vi-VN"/>
              </w:rPr>
            </w:pPr>
            <w:r w:rsidRPr="00534549">
              <w:rPr>
                <w:rFonts w:cs="Times New Roman"/>
                <w:noProof/>
                <w:lang w:val="vi-VN"/>
              </w:rPr>
              <w:t>75</w:t>
            </w:r>
          </w:p>
        </w:tc>
      </w:tr>
      <w:tr w:rsidR="005649CD" w:rsidRPr="00534549" w14:paraId="75E25C64" w14:textId="77777777" w:rsidTr="00B27860">
        <w:tc>
          <w:tcPr>
            <w:tcW w:w="1530" w:type="dxa"/>
          </w:tcPr>
          <w:p w14:paraId="0250E695" w14:textId="6AD8CC7B" w:rsidR="005649CD" w:rsidRPr="00534549" w:rsidRDefault="005649CD" w:rsidP="00F76A42">
            <w:pPr>
              <w:ind w:firstLine="0"/>
              <w:rPr>
                <w:rFonts w:cs="Times New Roman"/>
                <w:noProof/>
                <w:lang w:val="vi-VN"/>
              </w:rPr>
            </w:pPr>
            <w:r w:rsidRPr="00534549">
              <w:rPr>
                <w:rFonts w:cs="Times New Roman"/>
                <w:noProof/>
                <w:lang w:val="vi-VN"/>
              </w:rPr>
              <w:t>R2</w:t>
            </w:r>
          </w:p>
        </w:tc>
        <w:tc>
          <w:tcPr>
            <w:tcW w:w="1620" w:type="dxa"/>
          </w:tcPr>
          <w:p w14:paraId="74AA88F0" w14:textId="4440F4FA" w:rsidR="005649CD" w:rsidRPr="00534549" w:rsidRDefault="005649CD" w:rsidP="00F76A42">
            <w:pPr>
              <w:ind w:firstLine="0"/>
              <w:rPr>
                <w:rFonts w:cs="Times New Roman"/>
                <w:noProof/>
                <w:lang w:val="vi-VN"/>
              </w:rPr>
            </w:pPr>
            <w:r w:rsidRPr="00534549">
              <w:rPr>
                <w:rFonts w:cs="Times New Roman"/>
                <w:noProof/>
                <w:lang w:val="vi-VN"/>
              </w:rPr>
              <w:t>10</w:t>
            </w:r>
          </w:p>
        </w:tc>
        <w:tc>
          <w:tcPr>
            <w:tcW w:w="990" w:type="dxa"/>
          </w:tcPr>
          <w:p w14:paraId="4D5462D7" w14:textId="0B02F27D"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3960A20E" w14:textId="02E46BBD" w:rsidR="005649CD" w:rsidRPr="00534549" w:rsidRDefault="005649CD" w:rsidP="00F76A42">
            <w:pPr>
              <w:ind w:firstLine="0"/>
              <w:rPr>
                <w:rFonts w:cs="Times New Roman"/>
                <w:noProof/>
                <w:lang w:val="vi-VN"/>
              </w:rPr>
            </w:pPr>
            <w:r w:rsidRPr="00534549">
              <w:rPr>
                <w:rFonts w:cs="Times New Roman"/>
                <w:noProof/>
                <w:lang w:val="vi-VN"/>
              </w:rPr>
              <w:t>50</w:t>
            </w:r>
          </w:p>
        </w:tc>
        <w:tc>
          <w:tcPr>
            <w:tcW w:w="1080" w:type="dxa"/>
          </w:tcPr>
          <w:p w14:paraId="4B35C5A8" w14:textId="1005F506"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68EC9E50" w14:textId="3B0D142E" w:rsidR="005649CD" w:rsidRPr="00534549" w:rsidRDefault="005649CD" w:rsidP="00F76A42">
            <w:pPr>
              <w:ind w:firstLine="0"/>
              <w:rPr>
                <w:rFonts w:cs="Times New Roman"/>
                <w:noProof/>
                <w:lang w:val="vi-VN"/>
              </w:rPr>
            </w:pPr>
            <w:r w:rsidRPr="00534549">
              <w:rPr>
                <w:rFonts w:cs="Times New Roman"/>
                <w:noProof/>
                <w:lang w:val="vi-VN"/>
              </w:rPr>
              <w:t>50</w:t>
            </w:r>
          </w:p>
        </w:tc>
        <w:tc>
          <w:tcPr>
            <w:tcW w:w="990" w:type="dxa"/>
          </w:tcPr>
          <w:p w14:paraId="58824C8F" w14:textId="7FCBF090" w:rsidR="005649CD" w:rsidRPr="00534549" w:rsidRDefault="005649CD" w:rsidP="00F76A42">
            <w:pPr>
              <w:ind w:firstLine="0"/>
              <w:rPr>
                <w:rFonts w:cs="Times New Roman"/>
                <w:noProof/>
                <w:lang w:val="vi-VN"/>
              </w:rPr>
            </w:pPr>
            <w:r w:rsidRPr="00534549">
              <w:rPr>
                <w:rFonts w:cs="Times New Roman"/>
                <w:noProof/>
                <w:lang w:val="vi-VN"/>
              </w:rPr>
              <w:t>5</w:t>
            </w:r>
          </w:p>
        </w:tc>
        <w:tc>
          <w:tcPr>
            <w:tcW w:w="1011" w:type="dxa"/>
          </w:tcPr>
          <w:p w14:paraId="19C00090" w14:textId="111460FA" w:rsidR="005649CD" w:rsidRPr="00534549" w:rsidRDefault="005649CD" w:rsidP="00F76A42">
            <w:pPr>
              <w:ind w:firstLine="0"/>
              <w:rPr>
                <w:rFonts w:cs="Times New Roman"/>
                <w:noProof/>
                <w:lang w:val="vi-VN"/>
              </w:rPr>
            </w:pPr>
            <w:r w:rsidRPr="00534549">
              <w:rPr>
                <w:rFonts w:cs="Times New Roman"/>
                <w:noProof/>
                <w:lang w:val="vi-VN"/>
              </w:rPr>
              <w:t>50</w:t>
            </w:r>
          </w:p>
        </w:tc>
      </w:tr>
      <w:tr w:rsidR="005649CD" w:rsidRPr="00534549" w14:paraId="2ABD68DA" w14:textId="77777777" w:rsidTr="00B27860">
        <w:tc>
          <w:tcPr>
            <w:tcW w:w="1530" w:type="dxa"/>
          </w:tcPr>
          <w:p w14:paraId="3FD33093" w14:textId="35A3C8AC" w:rsidR="005649CD" w:rsidRPr="00534549" w:rsidRDefault="005649CD" w:rsidP="00F76A42">
            <w:pPr>
              <w:ind w:firstLine="0"/>
              <w:rPr>
                <w:rFonts w:cs="Times New Roman"/>
                <w:noProof/>
                <w:lang w:val="vi-VN"/>
              </w:rPr>
            </w:pPr>
            <w:r w:rsidRPr="00534549">
              <w:rPr>
                <w:rFonts w:cs="Times New Roman"/>
                <w:noProof/>
                <w:lang w:val="vi-VN"/>
              </w:rPr>
              <w:t>R3</w:t>
            </w:r>
          </w:p>
        </w:tc>
        <w:tc>
          <w:tcPr>
            <w:tcW w:w="1620" w:type="dxa"/>
          </w:tcPr>
          <w:p w14:paraId="23FB5D4F" w14:textId="675634FD"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7D37545F" w14:textId="713BCB30"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4EACB4F3" w14:textId="70DDA8FB" w:rsidR="005649CD" w:rsidRPr="00534549" w:rsidRDefault="005649CD" w:rsidP="00F76A42">
            <w:pPr>
              <w:ind w:firstLine="0"/>
              <w:rPr>
                <w:rFonts w:cs="Times New Roman"/>
                <w:noProof/>
                <w:lang w:val="vi-VN"/>
              </w:rPr>
            </w:pPr>
            <w:r w:rsidRPr="00534549">
              <w:rPr>
                <w:rFonts w:cs="Times New Roman"/>
                <w:noProof/>
                <w:lang w:val="vi-VN"/>
              </w:rPr>
              <w:t>25</w:t>
            </w:r>
          </w:p>
        </w:tc>
        <w:tc>
          <w:tcPr>
            <w:tcW w:w="1080" w:type="dxa"/>
          </w:tcPr>
          <w:p w14:paraId="52A6B29B" w14:textId="02A89222"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601EC677" w14:textId="0D8AF073" w:rsidR="005649CD" w:rsidRPr="00534549" w:rsidRDefault="005649CD" w:rsidP="00F76A42">
            <w:pPr>
              <w:ind w:firstLine="0"/>
              <w:rPr>
                <w:rFonts w:cs="Times New Roman"/>
                <w:noProof/>
                <w:lang w:val="vi-VN"/>
              </w:rPr>
            </w:pPr>
            <w:r w:rsidRPr="00534549">
              <w:rPr>
                <w:rFonts w:cs="Times New Roman"/>
                <w:noProof/>
                <w:lang w:val="vi-VN"/>
              </w:rPr>
              <w:t>25</w:t>
            </w:r>
          </w:p>
        </w:tc>
        <w:tc>
          <w:tcPr>
            <w:tcW w:w="990" w:type="dxa"/>
          </w:tcPr>
          <w:p w14:paraId="17B09B20" w14:textId="26373535" w:rsidR="005649CD" w:rsidRPr="00534549" w:rsidRDefault="005649CD" w:rsidP="00F76A42">
            <w:pPr>
              <w:ind w:firstLine="0"/>
              <w:rPr>
                <w:rFonts w:cs="Times New Roman"/>
                <w:noProof/>
                <w:lang w:val="vi-VN"/>
              </w:rPr>
            </w:pPr>
            <w:r w:rsidRPr="00534549">
              <w:rPr>
                <w:rFonts w:cs="Times New Roman"/>
                <w:noProof/>
                <w:lang w:val="vi-VN"/>
              </w:rPr>
              <w:t>5</w:t>
            </w:r>
          </w:p>
        </w:tc>
        <w:tc>
          <w:tcPr>
            <w:tcW w:w="1011" w:type="dxa"/>
          </w:tcPr>
          <w:p w14:paraId="6D3BD092" w14:textId="564545DF" w:rsidR="005649CD" w:rsidRPr="00534549" w:rsidRDefault="005649CD" w:rsidP="00F76A42">
            <w:pPr>
              <w:ind w:firstLine="0"/>
              <w:rPr>
                <w:rFonts w:cs="Times New Roman"/>
                <w:noProof/>
                <w:lang w:val="vi-VN"/>
              </w:rPr>
            </w:pPr>
            <w:r w:rsidRPr="00534549">
              <w:rPr>
                <w:rFonts w:cs="Times New Roman"/>
                <w:noProof/>
                <w:lang w:val="vi-VN"/>
              </w:rPr>
              <w:t>25</w:t>
            </w:r>
          </w:p>
        </w:tc>
      </w:tr>
      <w:tr w:rsidR="005649CD" w:rsidRPr="00534549" w14:paraId="7C479DF1" w14:textId="77777777" w:rsidTr="00B27860">
        <w:tc>
          <w:tcPr>
            <w:tcW w:w="1530" w:type="dxa"/>
          </w:tcPr>
          <w:p w14:paraId="15996CB5" w14:textId="5A648373" w:rsidR="005649CD" w:rsidRPr="00534549" w:rsidRDefault="005649CD" w:rsidP="00F76A42">
            <w:pPr>
              <w:ind w:firstLine="0"/>
              <w:rPr>
                <w:rFonts w:cs="Times New Roman"/>
                <w:noProof/>
                <w:lang w:val="vi-VN"/>
              </w:rPr>
            </w:pPr>
            <w:r w:rsidRPr="00534549">
              <w:rPr>
                <w:rFonts w:cs="Times New Roman"/>
                <w:noProof/>
                <w:lang w:val="vi-VN"/>
              </w:rPr>
              <w:t>R4</w:t>
            </w:r>
          </w:p>
        </w:tc>
        <w:tc>
          <w:tcPr>
            <w:tcW w:w="1620" w:type="dxa"/>
          </w:tcPr>
          <w:p w14:paraId="39EC2017" w14:textId="5D13C56B" w:rsidR="005649CD" w:rsidRPr="00534549" w:rsidRDefault="005649CD" w:rsidP="00F76A42">
            <w:pPr>
              <w:ind w:firstLine="0"/>
              <w:rPr>
                <w:rFonts w:cs="Times New Roman"/>
                <w:noProof/>
                <w:lang w:val="vi-VN"/>
              </w:rPr>
            </w:pPr>
            <w:r w:rsidRPr="00534549">
              <w:rPr>
                <w:rFonts w:cs="Times New Roman"/>
                <w:noProof/>
                <w:lang w:val="vi-VN"/>
              </w:rPr>
              <w:t>7</w:t>
            </w:r>
          </w:p>
        </w:tc>
        <w:tc>
          <w:tcPr>
            <w:tcW w:w="990" w:type="dxa"/>
          </w:tcPr>
          <w:p w14:paraId="3297DF02" w14:textId="5A897043"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0753229A" w14:textId="7850BDCC" w:rsidR="005649CD" w:rsidRPr="00534549" w:rsidRDefault="005649CD" w:rsidP="00F76A42">
            <w:pPr>
              <w:ind w:firstLine="0"/>
              <w:rPr>
                <w:rFonts w:cs="Times New Roman"/>
                <w:noProof/>
                <w:lang w:val="vi-VN"/>
              </w:rPr>
            </w:pPr>
            <w:r w:rsidRPr="00534549">
              <w:rPr>
                <w:rFonts w:cs="Times New Roman"/>
                <w:noProof/>
                <w:lang w:val="vi-VN"/>
              </w:rPr>
              <w:t>35</w:t>
            </w:r>
          </w:p>
        </w:tc>
        <w:tc>
          <w:tcPr>
            <w:tcW w:w="1080" w:type="dxa"/>
          </w:tcPr>
          <w:p w14:paraId="1B631D61" w14:textId="4C8E44D4" w:rsidR="005649CD" w:rsidRPr="00534549" w:rsidRDefault="005649CD" w:rsidP="00F76A42">
            <w:pPr>
              <w:ind w:firstLine="0"/>
              <w:rPr>
                <w:rFonts w:cs="Times New Roman"/>
                <w:noProof/>
                <w:lang w:val="vi-VN"/>
              </w:rPr>
            </w:pPr>
            <w:r w:rsidRPr="00534549">
              <w:rPr>
                <w:rFonts w:cs="Times New Roman"/>
                <w:noProof/>
                <w:lang w:val="vi-VN"/>
              </w:rPr>
              <w:t>3</w:t>
            </w:r>
          </w:p>
        </w:tc>
        <w:tc>
          <w:tcPr>
            <w:tcW w:w="990" w:type="dxa"/>
          </w:tcPr>
          <w:p w14:paraId="446AC4E4" w14:textId="78EF768A" w:rsidR="005649CD" w:rsidRPr="00534549" w:rsidRDefault="005649CD" w:rsidP="00F76A42">
            <w:pPr>
              <w:ind w:firstLine="0"/>
              <w:rPr>
                <w:rFonts w:cs="Times New Roman"/>
                <w:noProof/>
                <w:lang w:val="vi-VN"/>
              </w:rPr>
            </w:pPr>
            <w:r w:rsidRPr="00534549">
              <w:rPr>
                <w:rFonts w:cs="Times New Roman"/>
                <w:noProof/>
                <w:lang w:val="vi-VN"/>
              </w:rPr>
              <w:t>21</w:t>
            </w:r>
          </w:p>
        </w:tc>
        <w:tc>
          <w:tcPr>
            <w:tcW w:w="990" w:type="dxa"/>
          </w:tcPr>
          <w:p w14:paraId="4F103093" w14:textId="15A381B3" w:rsidR="005649CD" w:rsidRPr="00534549" w:rsidRDefault="005649CD" w:rsidP="00F76A42">
            <w:pPr>
              <w:ind w:firstLine="0"/>
              <w:rPr>
                <w:rFonts w:cs="Times New Roman"/>
                <w:noProof/>
                <w:lang w:val="vi-VN"/>
              </w:rPr>
            </w:pPr>
            <w:r w:rsidRPr="00534549">
              <w:rPr>
                <w:rFonts w:cs="Times New Roman"/>
                <w:noProof/>
                <w:lang w:val="vi-VN"/>
              </w:rPr>
              <w:t>3</w:t>
            </w:r>
          </w:p>
        </w:tc>
        <w:tc>
          <w:tcPr>
            <w:tcW w:w="1011" w:type="dxa"/>
          </w:tcPr>
          <w:p w14:paraId="3B2457C3" w14:textId="48F75DCB" w:rsidR="005649CD" w:rsidRPr="00534549" w:rsidRDefault="005649CD" w:rsidP="00F76A42">
            <w:pPr>
              <w:ind w:firstLine="0"/>
              <w:rPr>
                <w:rFonts w:cs="Times New Roman"/>
                <w:noProof/>
                <w:lang w:val="vi-VN"/>
              </w:rPr>
            </w:pPr>
            <w:r w:rsidRPr="00534549">
              <w:rPr>
                <w:rFonts w:cs="Times New Roman"/>
                <w:noProof/>
                <w:lang w:val="vi-VN"/>
              </w:rPr>
              <w:t>21</w:t>
            </w:r>
          </w:p>
        </w:tc>
      </w:tr>
      <w:tr w:rsidR="005649CD" w:rsidRPr="00534549" w14:paraId="3EEE3D0C" w14:textId="77777777" w:rsidTr="00B27860">
        <w:tc>
          <w:tcPr>
            <w:tcW w:w="1530" w:type="dxa"/>
          </w:tcPr>
          <w:p w14:paraId="06DBDBBD" w14:textId="6A2D5431" w:rsidR="005649CD" w:rsidRPr="00534549" w:rsidRDefault="005649CD" w:rsidP="00F76A42">
            <w:pPr>
              <w:ind w:firstLine="0"/>
              <w:rPr>
                <w:rFonts w:cs="Times New Roman"/>
                <w:noProof/>
                <w:lang w:val="vi-VN"/>
              </w:rPr>
            </w:pPr>
            <w:r w:rsidRPr="00534549">
              <w:rPr>
                <w:rFonts w:cs="Times New Roman"/>
                <w:noProof/>
                <w:lang w:val="vi-VN"/>
              </w:rPr>
              <w:t>R5</w:t>
            </w:r>
          </w:p>
        </w:tc>
        <w:tc>
          <w:tcPr>
            <w:tcW w:w="1620" w:type="dxa"/>
          </w:tcPr>
          <w:p w14:paraId="3B89955C" w14:textId="6803BA35"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2833D100" w14:textId="720B7E5C"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66E5BA06" w14:textId="73830452" w:rsidR="005649CD" w:rsidRPr="00534549" w:rsidRDefault="005649CD" w:rsidP="00F76A42">
            <w:pPr>
              <w:ind w:firstLine="0"/>
              <w:rPr>
                <w:rFonts w:cs="Times New Roman"/>
                <w:noProof/>
                <w:lang w:val="vi-VN"/>
              </w:rPr>
            </w:pPr>
            <w:r w:rsidRPr="00534549">
              <w:rPr>
                <w:rFonts w:cs="Times New Roman"/>
                <w:noProof/>
                <w:lang w:val="vi-VN"/>
              </w:rPr>
              <w:t>25</w:t>
            </w:r>
          </w:p>
        </w:tc>
        <w:tc>
          <w:tcPr>
            <w:tcW w:w="1080" w:type="dxa"/>
          </w:tcPr>
          <w:p w14:paraId="161E6DE5" w14:textId="0449A6D8" w:rsidR="005649CD" w:rsidRPr="00534549" w:rsidRDefault="005649CD" w:rsidP="00F76A42">
            <w:pPr>
              <w:ind w:firstLine="0"/>
              <w:rPr>
                <w:rFonts w:cs="Times New Roman"/>
                <w:noProof/>
                <w:lang w:val="vi-VN"/>
              </w:rPr>
            </w:pPr>
            <w:r w:rsidRPr="00534549">
              <w:rPr>
                <w:rFonts w:cs="Times New Roman"/>
                <w:noProof/>
                <w:lang w:val="vi-VN"/>
              </w:rPr>
              <w:t>1</w:t>
            </w:r>
          </w:p>
        </w:tc>
        <w:tc>
          <w:tcPr>
            <w:tcW w:w="990" w:type="dxa"/>
          </w:tcPr>
          <w:p w14:paraId="286AAB61" w14:textId="1892530F" w:rsidR="005649CD" w:rsidRPr="00534549" w:rsidRDefault="005649CD" w:rsidP="00F76A42">
            <w:pPr>
              <w:ind w:firstLine="0"/>
              <w:rPr>
                <w:rFonts w:cs="Times New Roman"/>
                <w:noProof/>
                <w:lang w:val="vi-VN"/>
              </w:rPr>
            </w:pPr>
            <w:r w:rsidRPr="00534549">
              <w:rPr>
                <w:rFonts w:cs="Times New Roman"/>
                <w:noProof/>
                <w:lang w:val="vi-VN"/>
              </w:rPr>
              <w:t>5</w:t>
            </w:r>
          </w:p>
        </w:tc>
        <w:tc>
          <w:tcPr>
            <w:tcW w:w="990" w:type="dxa"/>
          </w:tcPr>
          <w:p w14:paraId="1F3D8321" w14:textId="40892ED5" w:rsidR="005649CD" w:rsidRPr="00534549" w:rsidRDefault="005649CD" w:rsidP="00F76A42">
            <w:pPr>
              <w:ind w:firstLine="0"/>
              <w:rPr>
                <w:rFonts w:cs="Times New Roman"/>
                <w:noProof/>
                <w:lang w:val="vi-VN"/>
              </w:rPr>
            </w:pPr>
            <w:r w:rsidRPr="00534549">
              <w:rPr>
                <w:rFonts w:cs="Times New Roman"/>
                <w:noProof/>
                <w:lang w:val="vi-VN"/>
              </w:rPr>
              <w:t>5</w:t>
            </w:r>
          </w:p>
        </w:tc>
        <w:tc>
          <w:tcPr>
            <w:tcW w:w="1011" w:type="dxa"/>
          </w:tcPr>
          <w:p w14:paraId="15DC4921" w14:textId="612E4873" w:rsidR="005649CD" w:rsidRPr="00534549" w:rsidRDefault="005649CD" w:rsidP="00F76A42">
            <w:pPr>
              <w:ind w:firstLine="0"/>
              <w:rPr>
                <w:rFonts w:cs="Times New Roman"/>
                <w:noProof/>
                <w:lang w:val="vi-VN"/>
              </w:rPr>
            </w:pPr>
            <w:r w:rsidRPr="00534549">
              <w:rPr>
                <w:rFonts w:cs="Times New Roman"/>
                <w:noProof/>
                <w:lang w:val="vi-VN"/>
              </w:rPr>
              <w:t>25</w:t>
            </w:r>
          </w:p>
        </w:tc>
      </w:tr>
      <w:tr w:rsidR="005649CD" w:rsidRPr="00534549" w14:paraId="4ED5E12F" w14:textId="77777777" w:rsidTr="00B27860">
        <w:tc>
          <w:tcPr>
            <w:tcW w:w="1530" w:type="dxa"/>
          </w:tcPr>
          <w:p w14:paraId="18DF98FF" w14:textId="1140F734" w:rsidR="005649CD" w:rsidRPr="00534549" w:rsidRDefault="005649CD" w:rsidP="00F76A42">
            <w:pPr>
              <w:ind w:firstLine="0"/>
              <w:rPr>
                <w:rFonts w:cs="Times New Roman"/>
                <w:noProof/>
                <w:lang w:val="vi-VN"/>
              </w:rPr>
            </w:pPr>
            <w:r w:rsidRPr="00534549">
              <w:rPr>
                <w:rFonts w:cs="Times New Roman"/>
                <w:noProof/>
                <w:lang w:val="vi-VN"/>
              </w:rPr>
              <w:t>R6</w:t>
            </w:r>
          </w:p>
        </w:tc>
        <w:tc>
          <w:tcPr>
            <w:tcW w:w="1620" w:type="dxa"/>
          </w:tcPr>
          <w:p w14:paraId="54FD36E7" w14:textId="0458406A" w:rsidR="005649CD" w:rsidRPr="00534549" w:rsidRDefault="005649CD" w:rsidP="00F76A42">
            <w:pPr>
              <w:ind w:firstLine="0"/>
              <w:rPr>
                <w:rFonts w:cs="Times New Roman"/>
                <w:noProof/>
                <w:lang w:val="vi-VN"/>
              </w:rPr>
            </w:pPr>
            <w:r w:rsidRPr="00534549">
              <w:rPr>
                <w:rFonts w:cs="Times New Roman"/>
                <w:noProof/>
                <w:lang w:val="vi-VN"/>
              </w:rPr>
              <w:t>8</w:t>
            </w:r>
          </w:p>
        </w:tc>
        <w:tc>
          <w:tcPr>
            <w:tcW w:w="990" w:type="dxa"/>
          </w:tcPr>
          <w:p w14:paraId="11301952" w14:textId="48ABD0AA" w:rsidR="005649CD" w:rsidRPr="00534549" w:rsidRDefault="005649CD" w:rsidP="00F76A42">
            <w:pPr>
              <w:ind w:firstLine="0"/>
              <w:rPr>
                <w:rFonts w:cs="Times New Roman"/>
                <w:noProof/>
                <w:lang w:val="vi-VN"/>
              </w:rPr>
            </w:pPr>
            <w:r w:rsidRPr="00534549">
              <w:rPr>
                <w:rFonts w:cs="Times New Roman"/>
                <w:noProof/>
                <w:lang w:val="vi-VN"/>
              </w:rPr>
              <w:t>5</w:t>
            </w:r>
          </w:p>
        </w:tc>
        <w:tc>
          <w:tcPr>
            <w:tcW w:w="1170" w:type="dxa"/>
          </w:tcPr>
          <w:p w14:paraId="7D480F0A" w14:textId="3F373D7F" w:rsidR="005649CD" w:rsidRPr="00534549" w:rsidRDefault="005649CD" w:rsidP="00F76A42">
            <w:pPr>
              <w:ind w:firstLine="0"/>
              <w:rPr>
                <w:rFonts w:cs="Times New Roman"/>
                <w:noProof/>
                <w:lang w:val="vi-VN"/>
              </w:rPr>
            </w:pPr>
            <w:r w:rsidRPr="00534549">
              <w:rPr>
                <w:rFonts w:cs="Times New Roman"/>
                <w:noProof/>
                <w:lang w:val="vi-VN"/>
              </w:rPr>
              <w:t>40</w:t>
            </w:r>
          </w:p>
        </w:tc>
        <w:tc>
          <w:tcPr>
            <w:tcW w:w="1080" w:type="dxa"/>
          </w:tcPr>
          <w:p w14:paraId="5075F1EF" w14:textId="453F0B21" w:rsidR="005649CD" w:rsidRPr="00534549" w:rsidRDefault="005649CD" w:rsidP="00F76A42">
            <w:pPr>
              <w:ind w:firstLine="0"/>
              <w:rPr>
                <w:rFonts w:cs="Times New Roman"/>
                <w:noProof/>
                <w:lang w:val="vi-VN"/>
              </w:rPr>
            </w:pPr>
            <w:r w:rsidRPr="00534549">
              <w:rPr>
                <w:rFonts w:cs="Times New Roman"/>
                <w:noProof/>
                <w:lang w:val="vi-VN"/>
              </w:rPr>
              <w:t>1</w:t>
            </w:r>
          </w:p>
        </w:tc>
        <w:tc>
          <w:tcPr>
            <w:tcW w:w="990" w:type="dxa"/>
          </w:tcPr>
          <w:p w14:paraId="57CF4F0A" w14:textId="1E9AC13D" w:rsidR="005649CD" w:rsidRPr="00534549" w:rsidRDefault="005649CD" w:rsidP="00F76A42">
            <w:pPr>
              <w:ind w:firstLine="0"/>
              <w:rPr>
                <w:rFonts w:cs="Times New Roman"/>
                <w:noProof/>
                <w:lang w:val="vi-VN"/>
              </w:rPr>
            </w:pPr>
            <w:r w:rsidRPr="00534549">
              <w:rPr>
                <w:rFonts w:cs="Times New Roman"/>
                <w:noProof/>
                <w:lang w:val="vi-VN"/>
              </w:rPr>
              <w:t>8</w:t>
            </w:r>
          </w:p>
        </w:tc>
        <w:tc>
          <w:tcPr>
            <w:tcW w:w="990" w:type="dxa"/>
          </w:tcPr>
          <w:p w14:paraId="47181E14" w14:textId="31F4093E" w:rsidR="005649CD" w:rsidRPr="00534549" w:rsidRDefault="005649CD" w:rsidP="00F76A42">
            <w:pPr>
              <w:ind w:firstLine="0"/>
              <w:rPr>
                <w:rFonts w:cs="Times New Roman"/>
                <w:noProof/>
                <w:lang w:val="vi-VN"/>
              </w:rPr>
            </w:pPr>
            <w:r w:rsidRPr="00534549">
              <w:rPr>
                <w:rFonts w:cs="Times New Roman"/>
                <w:noProof/>
                <w:lang w:val="vi-VN"/>
              </w:rPr>
              <w:t>1</w:t>
            </w:r>
          </w:p>
        </w:tc>
        <w:tc>
          <w:tcPr>
            <w:tcW w:w="1011" w:type="dxa"/>
          </w:tcPr>
          <w:p w14:paraId="0346D13E" w14:textId="7A135F52" w:rsidR="005649CD" w:rsidRPr="00534549" w:rsidRDefault="005649CD" w:rsidP="00F76A42">
            <w:pPr>
              <w:ind w:firstLine="0"/>
              <w:rPr>
                <w:rFonts w:cs="Times New Roman"/>
                <w:noProof/>
                <w:lang w:val="vi-VN"/>
              </w:rPr>
            </w:pPr>
            <w:r w:rsidRPr="00534549">
              <w:rPr>
                <w:rFonts w:cs="Times New Roman"/>
                <w:noProof/>
                <w:lang w:val="vi-VN"/>
              </w:rPr>
              <w:t>8</w:t>
            </w:r>
          </w:p>
        </w:tc>
      </w:tr>
      <w:tr w:rsidR="005649CD" w:rsidRPr="00534549" w14:paraId="1CDB3172" w14:textId="77777777" w:rsidTr="00B27860">
        <w:tc>
          <w:tcPr>
            <w:tcW w:w="1530" w:type="dxa"/>
          </w:tcPr>
          <w:p w14:paraId="3B206146" w14:textId="77777777" w:rsidR="005649CD" w:rsidRPr="00534549" w:rsidRDefault="005649CD" w:rsidP="00F76A42">
            <w:pPr>
              <w:ind w:firstLine="0"/>
              <w:rPr>
                <w:rFonts w:cs="Times New Roman"/>
                <w:b/>
                <w:noProof/>
                <w:lang w:val="vi-VN"/>
              </w:rPr>
            </w:pPr>
          </w:p>
        </w:tc>
        <w:tc>
          <w:tcPr>
            <w:tcW w:w="1620" w:type="dxa"/>
          </w:tcPr>
          <w:p w14:paraId="6440825C" w14:textId="6F32CCBE" w:rsidR="005649CD" w:rsidRPr="00534549" w:rsidRDefault="005649CD" w:rsidP="00F76A42">
            <w:pPr>
              <w:ind w:firstLine="0"/>
              <w:rPr>
                <w:rFonts w:cs="Times New Roman"/>
                <w:b/>
                <w:noProof/>
                <w:lang w:val="vi-VN"/>
              </w:rPr>
            </w:pPr>
            <w:r w:rsidRPr="00534549">
              <w:rPr>
                <w:rFonts w:cs="Times New Roman"/>
                <w:b/>
                <w:noProof/>
                <w:lang w:val="vi-VN"/>
              </w:rPr>
              <w:t>50</w:t>
            </w:r>
          </w:p>
        </w:tc>
        <w:tc>
          <w:tcPr>
            <w:tcW w:w="990" w:type="dxa"/>
          </w:tcPr>
          <w:p w14:paraId="19D5EBA6" w14:textId="77777777" w:rsidR="005649CD" w:rsidRPr="00534549" w:rsidRDefault="005649CD" w:rsidP="00F76A42">
            <w:pPr>
              <w:ind w:firstLine="0"/>
              <w:rPr>
                <w:rFonts w:cs="Times New Roman"/>
                <w:b/>
                <w:noProof/>
                <w:lang w:val="vi-VN"/>
              </w:rPr>
            </w:pPr>
          </w:p>
        </w:tc>
        <w:tc>
          <w:tcPr>
            <w:tcW w:w="1170" w:type="dxa"/>
          </w:tcPr>
          <w:p w14:paraId="3EBE0C2E" w14:textId="6DC453B0" w:rsidR="005649CD" w:rsidRPr="00534549" w:rsidRDefault="005649CD" w:rsidP="00F76A42">
            <w:pPr>
              <w:ind w:firstLine="0"/>
              <w:rPr>
                <w:rFonts w:cs="Times New Roman"/>
                <w:b/>
                <w:noProof/>
                <w:lang w:val="vi-VN"/>
              </w:rPr>
            </w:pPr>
            <w:r w:rsidRPr="00534549">
              <w:rPr>
                <w:rFonts w:cs="Times New Roman"/>
                <w:b/>
                <w:noProof/>
                <w:lang w:val="vi-VN"/>
              </w:rPr>
              <w:t>225</w:t>
            </w:r>
          </w:p>
        </w:tc>
        <w:tc>
          <w:tcPr>
            <w:tcW w:w="1080" w:type="dxa"/>
          </w:tcPr>
          <w:p w14:paraId="1BE6287D" w14:textId="77777777" w:rsidR="005649CD" w:rsidRPr="00534549" w:rsidRDefault="005649CD" w:rsidP="00F76A42">
            <w:pPr>
              <w:ind w:firstLine="0"/>
              <w:rPr>
                <w:rFonts w:cs="Times New Roman"/>
                <w:b/>
                <w:noProof/>
                <w:lang w:val="vi-VN"/>
              </w:rPr>
            </w:pPr>
          </w:p>
        </w:tc>
        <w:tc>
          <w:tcPr>
            <w:tcW w:w="990" w:type="dxa"/>
          </w:tcPr>
          <w:p w14:paraId="67AC0CD6" w14:textId="71EC0BBA" w:rsidR="005649CD" w:rsidRPr="00534549" w:rsidRDefault="005649CD" w:rsidP="00F76A42">
            <w:pPr>
              <w:ind w:firstLine="0"/>
              <w:rPr>
                <w:rFonts w:cs="Times New Roman"/>
                <w:b/>
                <w:noProof/>
                <w:lang w:val="vi-VN"/>
              </w:rPr>
            </w:pPr>
            <w:r w:rsidRPr="00534549">
              <w:rPr>
                <w:rFonts w:cs="Times New Roman"/>
                <w:b/>
                <w:noProof/>
                <w:lang w:val="vi-VN"/>
              </w:rPr>
              <w:t>184</w:t>
            </w:r>
          </w:p>
        </w:tc>
        <w:tc>
          <w:tcPr>
            <w:tcW w:w="990" w:type="dxa"/>
          </w:tcPr>
          <w:p w14:paraId="4E756E3E" w14:textId="09254DC4" w:rsidR="005649CD" w:rsidRPr="00534549" w:rsidRDefault="005649CD" w:rsidP="00F76A42">
            <w:pPr>
              <w:ind w:firstLine="0"/>
              <w:rPr>
                <w:rFonts w:cs="Times New Roman"/>
                <w:b/>
                <w:noProof/>
                <w:lang w:val="vi-VN"/>
              </w:rPr>
            </w:pPr>
          </w:p>
        </w:tc>
        <w:tc>
          <w:tcPr>
            <w:tcW w:w="1011" w:type="dxa"/>
          </w:tcPr>
          <w:p w14:paraId="0A132E12" w14:textId="1F61A41D" w:rsidR="005649CD" w:rsidRPr="00534549" w:rsidRDefault="005649CD" w:rsidP="00F76A42">
            <w:pPr>
              <w:ind w:firstLine="0"/>
              <w:rPr>
                <w:rFonts w:cs="Times New Roman"/>
                <w:b/>
                <w:noProof/>
                <w:lang w:val="vi-VN"/>
              </w:rPr>
            </w:pPr>
            <w:r w:rsidRPr="00534549">
              <w:rPr>
                <w:rFonts w:cs="Times New Roman"/>
                <w:b/>
                <w:noProof/>
                <w:lang w:val="vi-VN"/>
              </w:rPr>
              <w:t>179</w:t>
            </w:r>
          </w:p>
        </w:tc>
      </w:tr>
      <w:tr w:rsidR="005649CD" w:rsidRPr="00534549" w14:paraId="077A4EBD" w14:textId="77777777" w:rsidTr="00B27860">
        <w:tc>
          <w:tcPr>
            <w:tcW w:w="1530" w:type="dxa"/>
          </w:tcPr>
          <w:p w14:paraId="41BAEE2E" w14:textId="2D4B9BA5" w:rsidR="005649CD" w:rsidRPr="00534549" w:rsidRDefault="005649CD" w:rsidP="00F76A42">
            <w:pPr>
              <w:ind w:firstLine="0"/>
              <w:rPr>
                <w:rFonts w:cs="Times New Roman"/>
                <w:b/>
                <w:noProof/>
                <w:lang w:val="vi-VN"/>
              </w:rPr>
            </w:pPr>
            <w:r w:rsidRPr="00534549">
              <w:rPr>
                <w:rFonts w:cs="Times New Roman"/>
                <w:b/>
                <w:noProof/>
                <w:lang w:val="vi-VN"/>
              </w:rPr>
              <w:t>Tổng</w:t>
            </w:r>
          </w:p>
        </w:tc>
        <w:tc>
          <w:tcPr>
            <w:tcW w:w="1620" w:type="dxa"/>
          </w:tcPr>
          <w:p w14:paraId="3B50262A" w14:textId="4F3F2DD2" w:rsidR="005649CD" w:rsidRPr="00534549" w:rsidRDefault="005649CD" w:rsidP="00F76A42">
            <w:pPr>
              <w:ind w:firstLine="0"/>
              <w:rPr>
                <w:rFonts w:cs="Times New Roman"/>
                <w:b/>
                <w:noProof/>
                <w:lang w:val="vi-VN"/>
              </w:rPr>
            </w:pPr>
            <w:r w:rsidRPr="00534549">
              <w:rPr>
                <w:rFonts w:cs="Times New Roman"/>
                <w:b/>
                <w:noProof/>
                <w:lang w:val="vi-VN"/>
              </w:rPr>
              <w:t>100</w:t>
            </w:r>
          </w:p>
        </w:tc>
        <w:tc>
          <w:tcPr>
            <w:tcW w:w="990" w:type="dxa"/>
          </w:tcPr>
          <w:p w14:paraId="0CD4EFBA" w14:textId="77777777" w:rsidR="005649CD" w:rsidRPr="00534549" w:rsidRDefault="005649CD" w:rsidP="00F76A42">
            <w:pPr>
              <w:ind w:firstLine="0"/>
              <w:rPr>
                <w:rFonts w:cs="Times New Roman"/>
                <w:b/>
                <w:noProof/>
                <w:lang w:val="vi-VN"/>
              </w:rPr>
            </w:pPr>
          </w:p>
        </w:tc>
        <w:tc>
          <w:tcPr>
            <w:tcW w:w="1170" w:type="dxa"/>
          </w:tcPr>
          <w:p w14:paraId="5FFD7D92" w14:textId="4D47F632" w:rsidR="005649CD" w:rsidRPr="00534549" w:rsidRDefault="005649CD" w:rsidP="00F76A42">
            <w:pPr>
              <w:ind w:firstLine="0"/>
              <w:rPr>
                <w:rFonts w:cs="Times New Roman"/>
                <w:b/>
                <w:noProof/>
                <w:lang w:val="vi-VN"/>
              </w:rPr>
            </w:pPr>
            <w:r w:rsidRPr="00534549">
              <w:rPr>
                <w:rFonts w:cs="Times New Roman"/>
                <w:b/>
                <w:noProof/>
                <w:lang w:val="vi-VN"/>
              </w:rPr>
              <w:t>475</w:t>
            </w:r>
          </w:p>
        </w:tc>
        <w:tc>
          <w:tcPr>
            <w:tcW w:w="1080" w:type="dxa"/>
          </w:tcPr>
          <w:p w14:paraId="1AC7436D" w14:textId="77777777" w:rsidR="005649CD" w:rsidRPr="00534549" w:rsidRDefault="005649CD" w:rsidP="00F76A42">
            <w:pPr>
              <w:ind w:firstLine="0"/>
              <w:rPr>
                <w:rFonts w:cs="Times New Roman"/>
                <w:b/>
                <w:noProof/>
                <w:lang w:val="vi-VN"/>
              </w:rPr>
            </w:pPr>
          </w:p>
        </w:tc>
        <w:tc>
          <w:tcPr>
            <w:tcW w:w="990" w:type="dxa"/>
          </w:tcPr>
          <w:p w14:paraId="697269F6" w14:textId="59796F72" w:rsidR="005649CD" w:rsidRPr="00534549" w:rsidRDefault="005649CD" w:rsidP="00F76A42">
            <w:pPr>
              <w:ind w:firstLine="0"/>
              <w:rPr>
                <w:rFonts w:cs="Times New Roman"/>
                <w:b/>
                <w:noProof/>
                <w:lang w:val="vi-VN"/>
              </w:rPr>
            </w:pPr>
            <w:r w:rsidRPr="00534549">
              <w:rPr>
                <w:rFonts w:cs="Times New Roman"/>
                <w:b/>
                <w:noProof/>
                <w:lang w:val="vi-VN"/>
              </w:rPr>
              <w:t>346</w:t>
            </w:r>
          </w:p>
        </w:tc>
        <w:tc>
          <w:tcPr>
            <w:tcW w:w="990" w:type="dxa"/>
          </w:tcPr>
          <w:p w14:paraId="6557F980" w14:textId="034E5771" w:rsidR="005649CD" w:rsidRPr="00534549" w:rsidRDefault="005649CD" w:rsidP="00F76A42">
            <w:pPr>
              <w:ind w:firstLine="0"/>
              <w:rPr>
                <w:rFonts w:cs="Times New Roman"/>
                <w:b/>
                <w:noProof/>
                <w:lang w:val="vi-VN"/>
              </w:rPr>
            </w:pPr>
          </w:p>
        </w:tc>
        <w:tc>
          <w:tcPr>
            <w:tcW w:w="1011" w:type="dxa"/>
          </w:tcPr>
          <w:p w14:paraId="7B0B9C5B" w14:textId="5A3D9A5C" w:rsidR="005649CD" w:rsidRPr="00534549" w:rsidRDefault="005649CD" w:rsidP="00F76A42">
            <w:pPr>
              <w:ind w:firstLine="0"/>
              <w:rPr>
                <w:rFonts w:cs="Times New Roman"/>
                <w:b/>
                <w:noProof/>
                <w:lang w:val="vi-VN"/>
              </w:rPr>
            </w:pPr>
            <w:r w:rsidRPr="00534549">
              <w:rPr>
                <w:rFonts w:cs="Times New Roman"/>
                <w:b/>
                <w:noProof/>
                <w:lang w:val="vi-VN"/>
              </w:rPr>
              <w:t>393</w:t>
            </w:r>
          </w:p>
        </w:tc>
      </w:tr>
    </w:tbl>
    <w:p w14:paraId="575FCA76" w14:textId="3A26B207" w:rsidR="008F5C93" w:rsidRPr="00534549" w:rsidRDefault="005649CD" w:rsidP="005649CD">
      <w:pPr>
        <w:pStyle w:val="ListParagraph"/>
        <w:numPr>
          <w:ilvl w:val="0"/>
          <w:numId w:val="39"/>
        </w:numPr>
        <w:rPr>
          <w:rFonts w:cs="Times New Roman"/>
          <w:noProof/>
          <w:lang w:val="vi-VN"/>
        </w:rPr>
      </w:pPr>
      <w:r w:rsidRPr="00534549">
        <w:rPr>
          <w:rFonts w:cs="Times New Roman"/>
          <w:noProof/>
          <w:lang w:val="vi-VN"/>
        </w:rPr>
        <w:t>Phương án A được chọn.</w:t>
      </w:r>
    </w:p>
    <w:p w14:paraId="59508BF9" w14:textId="703FA949" w:rsidR="00977236" w:rsidRPr="00534549" w:rsidRDefault="00977236" w:rsidP="00977236">
      <w:pPr>
        <w:pStyle w:val="ListParagraph"/>
        <w:ind w:left="1080" w:firstLine="0"/>
        <w:rPr>
          <w:rFonts w:cs="Times New Roman"/>
          <w:noProof/>
          <w:lang w:val="vi-VN"/>
        </w:rPr>
      </w:pPr>
    </w:p>
    <w:p w14:paraId="554E52F3" w14:textId="34CFDE38" w:rsidR="00977236" w:rsidRPr="00534549" w:rsidRDefault="00977236" w:rsidP="00977236">
      <w:pPr>
        <w:pStyle w:val="ListParagraph"/>
        <w:ind w:left="1080" w:firstLine="0"/>
        <w:rPr>
          <w:rFonts w:cs="Times New Roman"/>
          <w:noProof/>
          <w:lang w:val="vi-VN"/>
        </w:rPr>
      </w:pPr>
    </w:p>
    <w:p w14:paraId="258CD5A6" w14:textId="70A588BF" w:rsidR="00875167" w:rsidRPr="00534549" w:rsidRDefault="00144574" w:rsidP="00144574">
      <w:pPr>
        <w:pStyle w:val="Heading1"/>
        <w:rPr>
          <w:rFonts w:cs="Times New Roman"/>
          <w:noProof/>
          <w:lang w:val="vi-VN"/>
        </w:rPr>
      </w:pPr>
      <w:bookmarkStart w:id="77" w:name="_Toc534701625"/>
      <w:r w:rsidRPr="00534549">
        <w:rPr>
          <w:rFonts w:cs="Times New Roman"/>
          <w:noProof/>
          <w:lang w:val="vi-VN"/>
        </w:rPr>
        <w:lastRenderedPageBreak/>
        <w:t>Chương II: Mô hình Use Case</w:t>
      </w:r>
      <w:bookmarkEnd w:id="77"/>
    </w:p>
    <w:p w14:paraId="06BFF460" w14:textId="489D94EE" w:rsidR="00144574" w:rsidRPr="00534549" w:rsidRDefault="00144574" w:rsidP="00144574">
      <w:pPr>
        <w:pStyle w:val="Heading2"/>
        <w:rPr>
          <w:rFonts w:cs="Times New Roman"/>
          <w:noProof/>
          <w:lang w:val="vi-VN"/>
        </w:rPr>
      </w:pPr>
      <w:bookmarkStart w:id="78" w:name="_Toc534701626"/>
      <w:r w:rsidRPr="00534549">
        <w:rPr>
          <w:rFonts w:cs="Times New Roman"/>
          <w:noProof/>
          <w:lang w:val="vi-VN"/>
        </w:rPr>
        <w:t>Mô hình Use Case</w:t>
      </w:r>
      <w:bookmarkEnd w:id="78"/>
    </w:p>
    <w:p w14:paraId="60675064" w14:textId="746773A7" w:rsidR="008C49F7" w:rsidRPr="00534549" w:rsidRDefault="008C49F7" w:rsidP="008C49F7">
      <w:pPr>
        <w:rPr>
          <w:rFonts w:cs="Times New Roman"/>
          <w:noProof/>
          <w:lang w:val="vi-VN"/>
        </w:rPr>
      </w:pPr>
      <w:r w:rsidRPr="00534549">
        <w:rPr>
          <w:rFonts w:cs="Times New Roman"/>
          <w:noProof/>
          <w:lang w:val="vi-VN"/>
        </w:rPr>
        <w:drawing>
          <wp:inline distT="0" distB="0" distL="0" distR="0" wp14:anchorId="20D31414" wp14:editId="0DEBAF28">
            <wp:extent cx="5731510" cy="4702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422B6C6B" w14:textId="5DED7F8C" w:rsidR="00144574" w:rsidRPr="00534549" w:rsidRDefault="00144574" w:rsidP="008C49F7">
      <w:pPr>
        <w:pStyle w:val="Heading2"/>
        <w:rPr>
          <w:rFonts w:cs="Times New Roman"/>
          <w:noProof/>
          <w:lang w:val="vi-VN"/>
        </w:rPr>
      </w:pPr>
      <w:bookmarkStart w:id="79" w:name="_Toc534701627"/>
      <w:r w:rsidRPr="00534549">
        <w:rPr>
          <w:rFonts w:cs="Times New Roman"/>
          <w:noProof/>
          <w:lang w:val="vi-VN"/>
        </w:rPr>
        <w:t>Danh sách các Actor</w:t>
      </w:r>
      <w:bookmarkEnd w:id="79"/>
    </w:p>
    <w:tbl>
      <w:tblPr>
        <w:tblStyle w:val="Heading5Char"/>
        <w:tblW w:w="0" w:type="auto"/>
        <w:tblLook w:val="04A0" w:firstRow="1" w:lastRow="0" w:firstColumn="1" w:lastColumn="0" w:noHBand="0" w:noVBand="1"/>
      </w:tblPr>
      <w:tblGrid>
        <w:gridCol w:w="704"/>
        <w:gridCol w:w="2410"/>
        <w:gridCol w:w="5902"/>
      </w:tblGrid>
      <w:tr w:rsidR="008C49F7" w:rsidRPr="00534549" w14:paraId="20603A06" w14:textId="77777777" w:rsidTr="004F18DA">
        <w:tc>
          <w:tcPr>
            <w:tcW w:w="704" w:type="dxa"/>
            <w:tcBorders>
              <w:top w:val="single" w:sz="4" w:space="0" w:color="auto"/>
              <w:left w:val="single" w:sz="4" w:space="0" w:color="auto"/>
              <w:bottom w:val="single" w:sz="4" w:space="0" w:color="auto"/>
              <w:right w:val="single" w:sz="4" w:space="0" w:color="auto"/>
            </w:tcBorders>
            <w:hideMark/>
          </w:tcPr>
          <w:p w14:paraId="3DD4D288" w14:textId="77777777" w:rsidR="008C49F7" w:rsidRPr="00534549" w:rsidRDefault="008C49F7" w:rsidP="004F18DA">
            <w:pPr>
              <w:ind w:firstLine="0"/>
              <w:rPr>
                <w:rFonts w:cs="Times New Roman"/>
                <w:noProof/>
                <w:lang w:val="vi-VN"/>
              </w:rPr>
            </w:pPr>
            <w:r w:rsidRPr="00534549">
              <w:rPr>
                <w:rFonts w:cs="Times New Roman"/>
                <w:noProof/>
                <w:lang w:val="vi-VN"/>
              </w:rPr>
              <w:t>STT</w:t>
            </w:r>
          </w:p>
        </w:tc>
        <w:tc>
          <w:tcPr>
            <w:tcW w:w="2410" w:type="dxa"/>
            <w:tcBorders>
              <w:top w:val="single" w:sz="4" w:space="0" w:color="auto"/>
              <w:left w:val="single" w:sz="4" w:space="0" w:color="auto"/>
              <w:bottom w:val="single" w:sz="4" w:space="0" w:color="auto"/>
              <w:right w:val="single" w:sz="4" w:space="0" w:color="auto"/>
            </w:tcBorders>
            <w:hideMark/>
          </w:tcPr>
          <w:p w14:paraId="289D77C3" w14:textId="77777777" w:rsidR="008C49F7" w:rsidRPr="00534549" w:rsidRDefault="008C49F7" w:rsidP="004F18DA">
            <w:pPr>
              <w:ind w:firstLine="0"/>
              <w:rPr>
                <w:rFonts w:cs="Times New Roman"/>
                <w:noProof/>
                <w:lang w:val="vi-VN"/>
              </w:rPr>
            </w:pPr>
            <w:r w:rsidRPr="00534549">
              <w:rPr>
                <w:rFonts w:cs="Times New Roman"/>
                <w:noProof/>
                <w:lang w:val="vi-VN"/>
              </w:rPr>
              <w:t>Tên Actor</w:t>
            </w:r>
          </w:p>
        </w:tc>
        <w:tc>
          <w:tcPr>
            <w:tcW w:w="5902" w:type="dxa"/>
            <w:tcBorders>
              <w:top w:val="single" w:sz="4" w:space="0" w:color="auto"/>
              <w:left w:val="single" w:sz="4" w:space="0" w:color="auto"/>
              <w:bottom w:val="single" w:sz="4" w:space="0" w:color="auto"/>
              <w:right w:val="single" w:sz="4" w:space="0" w:color="auto"/>
            </w:tcBorders>
            <w:hideMark/>
          </w:tcPr>
          <w:p w14:paraId="3C082AD6" w14:textId="77777777" w:rsidR="008C49F7" w:rsidRPr="00534549" w:rsidRDefault="008C49F7" w:rsidP="004F18DA">
            <w:pPr>
              <w:ind w:firstLine="0"/>
              <w:rPr>
                <w:rFonts w:cs="Times New Roman"/>
                <w:noProof/>
                <w:lang w:val="vi-VN"/>
              </w:rPr>
            </w:pPr>
            <w:r w:rsidRPr="00534549">
              <w:rPr>
                <w:rFonts w:cs="Times New Roman"/>
                <w:noProof/>
                <w:lang w:val="vi-VN"/>
              </w:rPr>
              <w:t>Ý nghĩa/Ghi chú</w:t>
            </w:r>
          </w:p>
        </w:tc>
      </w:tr>
      <w:tr w:rsidR="008C49F7" w:rsidRPr="00534549" w14:paraId="029C1F9A" w14:textId="77777777" w:rsidTr="004F18DA">
        <w:tc>
          <w:tcPr>
            <w:tcW w:w="704" w:type="dxa"/>
            <w:tcBorders>
              <w:top w:val="single" w:sz="4" w:space="0" w:color="auto"/>
              <w:left w:val="single" w:sz="4" w:space="0" w:color="auto"/>
              <w:bottom w:val="single" w:sz="4" w:space="0" w:color="auto"/>
              <w:right w:val="single" w:sz="4" w:space="0" w:color="auto"/>
            </w:tcBorders>
            <w:hideMark/>
          </w:tcPr>
          <w:p w14:paraId="269EA956" w14:textId="77777777" w:rsidR="008C49F7" w:rsidRPr="00534549" w:rsidRDefault="008C49F7" w:rsidP="004F18DA">
            <w:pPr>
              <w:ind w:firstLine="0"/>
              <w:rPr>
                <w:rFonts w:cs="Times New Roman"/>
                <w:noProof/>
                <w:lang w:val="vi-VN"/>
              </w:rPr>
            </w:pPr>
            <w:r w:rsidRPr="00534549">
              <w:rPr>
                <w:rFonts w:cs="Times New Roman"/>
                <w:noProof/>
                <w:lang w:val="vi-VN"/>
              </w:rPr>
              <w:t>1</w:t>
            </w:r>
          </w:p>
        </w:tc>
        <w:tc>
          <w:tcPr>
            <w:tcW w:w="2410" w:type="dxa"/>
            <w:tcBorders>
              <w:top w:val="single" w:sz="4" w:space="0" w:color="auto"/>
              <w:left w:val="single" w:sz="4" w:space="0" w:color="auto"/>
              <w:bottom w:val="single" w:sz="4" w:space="0" w:color="auto"/>
              <w:right w:val="single" w:sz="4" w:space="0" w:color="auto"/>
            </w:tcBorders>
            <w:hideMark/>
          </w:tcPr>
          <w:p w14:paraId="2FD301B7" w14:textId="77777777" w:rsidR="008C49F7" w:rsidRPr="00534549" w:rsidRDefault="008C49F7" w:rsidP="004F18DA">
            <w:pPr>
              <w:ind w:firstLine="0"/>
              <w:rPr>
                <w:rFonts w:cs="Times New Roman"/>
                <w:noProof/>
                <w:lang w:val="vi-VN"/>
              </w:rPr>
            </w:pPr>
            <w:r w:rsidRPr="00534549">
              <w:rPr>
                <w:rFonts w:cs="Times New Roman"/>
                <w:noProof/>
                <w:lang w:val="vi-VN"/>
              </w:rPr>
              <w:t>Quản trị viên</w:t>
            </w:r>
          </w:p>
        </w:tc>
        <w:tc>
          <w:tcPr>
            <w:tcW w:w="5902" w:type="dxa"/>
            <w:tcBorders>
              <w:top w:val="single" w:sz="4" w:space="0" w:color="auto"/>
              <w:left w:val="single" w:sz="4" w:space="0" w:color="auto"/>
              <w:bottom w:val="single" w:sz="4" w:space="0" w:color="auto"/>
              <w:right w:val="single" w:sz="4" w:space="0" w:color="auto"/>
            </w:tcBorders>
            <w:hideMark/>
          </w:tcPr>
          <w:p w14:paraId="4CF5892B" w14:textId="77777777" w:rsidR="008C49F7" w:rsidRPr="00534549" w:rsidRDefault="008C49F7" w:rsidP="004F18DA">
            <w:pPr>
              <w:ind w:firstLine="0"/>
              <w:rPr>
                <w:rFonts w:cs="Times New Roman"/>
                <w:noProof/>
                <w:lang w:val="vi-VN"/>
              </w:rPr>
            </w:pPr>
            <w:r w:rsidRPr="00534549">
              <w:rPr>
                <w:rFonts w:cs="Times New Roman"/>
                <w:noProof/>
                <w:lang w:val="vi-VN"/>
              </w:rPr>
              <w:t xml:space="preserve"> Người có vị trí cao nhất, chịu trách nhiệm quản lý điều hành phòng mạch.</w:t>
            </w:r>
          </w:p>
        </w:tc>
      </w:tr>
      <w:tr w:rsidR="008C49F7" w:rsidRPr="00534549" w14:paraId="2479A1DF" w14:textId="77777777" w:rsidTr="004F18DA">
        <w:tc>
          <w:tcPr>
            <w:tcW w:w="704" w:type="dxa"/>
            <w:tcBorders>
              <w:top w:val="single" w:sz="4" w:space="0" w:color="auto"/>
              <w:left w:val="single" w:sz="4" w:space="0" w:color="auto"/>
              <w:bottom w:val="single" w:sz="4" w:space="0" w:color="auto"/>
              <w:right w:val="single" w:sz="4" w:space="0" w:color="auto"/>
            </w:tcBorders>
            <w:hideMark/>
          </w:tcPr>
          <w:p w14:paraId="3A74F66A" w14:textId="77777777" w:rsidR="008C49F7" w:rsidRPr="00534549" w:rsidRDefault="008C49F7" w:rsidP="004F18DA">
            <w:pPr>
              <w:ind w:firstLine="0"/>
              <w:rPr>
                <w:rFonts w:cs="Times New Roman"/>
                <w:noProof/>
                <w:lang w:val="vi-VN"/>
              </w:rPr>
            </w:pPr>
            <w:r w:rsidRPr="00534549">
              <w:rPr>
                <w:rFonts w:cs="Times New Roman"/>
                <w:noProof/>
                <w:lang w:val="vi-VN"/>
              </w:rPr>
              <w:t>2</w:t>
            </w:r>
          </w:p>
        </w:tc>
        <w:tc>
          <w:tcPr>
            <w:tcW w:w="2410" w:type="dxa"/>
            <w:tcBorders>
              <w:top w:val="single" w:sz="4" w:space="0" w:color="auto"/>
              <w:left w:val="single" w:sz="4" w:space="0" w:color="auto"/>
              <w:bottom w:val="single" w:sz="4" w:space="0" w:color="auto"/>
              <w:right w:val="single" w:sz="4" w:space="0" w:color="auto"/>
            </w:tcBorders>
            <w:hideMark/>
          </w:tcPr>
          <w:p w14:paraId="341E2571" w14:textId="77777777" w:rsidR="008C49F7" w:rsidRPr="00534549" w:rsidRDefault="008C49F7" w:rsidP="004F18DA">
            <w:pPr>
              <w:ind w:firstLine="0"/>
              <w:rPr>
                <w:rFonts w:cs="Times New Roman"/>
                <w:noProof/>
                <w:lang w:val="vi-VN"/>
              </w:rPr>
            </w:pPr>
            <w:r w:rsidRPr="00534549">
              <w:rPr>
                <w:rFonts w:cs="Times New Roman"/>
                <w:noProof/>
                <w:lang w:val="vi-VN"/>
              </w:rPr>
              <w:t>Nhân viên</w:t>
            </w:r>
          </w:p>
        </w:tc>
        <w:tc>
          <w:tcPr>
            <w:tcW w:w="5902" w:type="dxa"/>
            <w:tcBorders>
              <w:top w:val="single" w:sz="4" w:space="0" w:color="auto"/>
              <w:left w:val="single" w:sz="4" w:space="0" w:color="auto"/>
              <w:bottom w:val="single" w:sz="4" w:space="0" w:color="auto"/>
              <w:right w:val="single" w:sz="4" w:space="0" w:color="auto"/>
            </w:tcBorders>
            <w:hideMark/>
          </w:tcPr>
          <w:p w14:paraId="038F1DDF" w14:textId="77777777" w:rsidR="008C49F7" w:rsidRPr="00534549" w:rsidRDefault="008C49F7" w:rsidP="004F18DA">
            <w:pPr>
              <w:ind w:firstLine="0"/>
              <w:rPr>
                <w:rFonts w:cs="Times New Roman"/>
                <w:noProof/>
                <w:lang w:val="vi-VN"/>
              </w:rPr>
            </w:pPr>
            <w:r w:rsidRPr="00534549">
              <w:rPr>
                <w:rFonts w:cs="Times New Roman"/>
                <w:noProof/>
                <w:lang w:val="vi-VN"/>
              </w:rPr>
              <w:t xml:space="preserve"> Chịu trách nhiệm về việc tiếp nhận bệnh nhân, khám bệnh, kê toa thuốc.</w:t>
            </w:r>
          </w:p>
        </w:tc>
      </w:tr>
      <w:tr w:rsidR="008C49F7" w:rsidRPr="00534549" w14:paraId="4F0A3E13" w14:textId="77777777" w:rsidTr="004F18DA">
        <w:tc>
          <w:tcPr>
            <w:tcW w:w="704" w:type="dxa"/>
            <w:tcBorders>
              <w:top w:val="single" w:sz="4" w:space="0" w:color="auto"/>
              <w:left w:val="single" w:sz="4" w:space="0" w:color="auto"/>
              <w:bottom w:val="single" w:sz="4" w:space="0" w:color="auto"/>
              <w:right w:val="single" w:sz="4" w:space="0" w:color="auto"/>
            </w:tcBorders>
          </w:tcPr>
          <w:p w14:paraId="6943A1C7" w14:textId="77777777" w:rsidR="008C49F7" w:rsidRPr="00534549" w:rsidRDefault="008C49F7" w:rsidP="004F18DA">
            <w:pPr>
              <w:ind w:firstLine="0"/>
              <w:rPr>
                <w:rFonts w:cs="Times New Roman"/>
                <w:noProof/>
                <w:lang w:val="vi-VN"/>
              </w:rPr>
            </w:pPr>
            <w:r w:rsidRPr="00534549">
              <w:rPr>
                <w:rFonts w:cs="Times New Roman"/>
                <w:noProof/>
                <w:lang w:val="vi-VN"/>
              </w:rPr>
              <w:t>3</w:t>
            </w:r>
          </w:p>
        </w:tc>
        <w:tc>
          <w:tcPr>
            <w:tcW w:w="2410" w:type="dxa"/>
            <w:tcBorders>
              <w:top w:val="single" w:sz="4" w:space="0" w:color="auto"/>
              <w:left w:val="single" w:sz="4" w:space="0" w:color="auto"/>
              <w:bottom w:val="single" w:sz="4" w:space="0" w:color="auto"/>
              <w:right w:val="single" w:sz="4" w:space="0" w:color="auto"/>
            </w:tcBorders>
          </w:tcPr>
          <w:p w14:paraId="62A25138" w14:textId="77777777" w:rsidR="008C49F7" w:rsidRPr="00534549" w:rsidRDefault="008C49F7" w:rsidP="004F18DA">
            <w:pPr>
              <w:ind w:firstLine="0"/>
              <w:rPr>
                <w:rFonts w:cs="Times New Roman"/>
                <w:noProof/>
                <w:lang w:val="vi-VN"/>
              </w:rPr>
            </w:pPr>
            <w:r w:rsidRPr="00534549">
              <w:rPr>
                <w:rFonts w:cs="Times New Roman"/>
                <w:noProof/>
                <w:lang w:val="vi-VN"/>
              </w:rPr>
              <w:t>Người dùng</w:t>
            </w:r>
          </w:p>
        </w:tc>
        <w:tc>
          <w:tcPr>
            <w:tcW w:w="5902" w:type="dxa"/>
            <w:tcBorders>
              <w:top w:val="single" w:sz="4" w:space="0" w:color="auto"/>
              <w:left w:val="single" w:sz="4" w:space="0" w:color="auto"/>
              <w:bottom w:val="single" w:sz="4" w:space="0" w:color="auto"/>
              <w:right w:val="single" w:sz="4" w:space="0" w:color="auto"/>
            </w:tcBorders>
          </w:tcPr>
          <w:p w14:paraId="0812A9D6" w14:textId="77777777" w:rsidR="008C49F7" w:rsidRPr="00534549" w:rsidRDefault="008C49F7" w:rsidP="004F18DA">
            <w:pPr>
              <w:ind w:firstLine="0"/>
              <w:rPr>
                <w:rFonts w:cs="Times New Roman"/>
                <w:noProof/>
                <w:lang w:val="vi-VN"/>
              </w:rPr>
            </w:pPr>
            <w:r w:rsidRPr="00534549">
              <w:rPr>
                <w:rFonts w:cs="Times New Roman"/>
                <w:noProof/>
                <w:lang w:val="vi-VN"/>
              </w:rPr>
              <w:t>Thực hiện các chức năng đăng nhập, đăng xuất, đổi mật khẩu.</w:t>
            </w:r>
          </w:p>
        </w:tc>
      </w:tr>
    </w:tbl>
    <w:p w14:paraId="7B430628" w14:textId="5FD9FC36" w:rsidR="008C49F7" w:rsidRDefault="008C49F7" w:rsidP="008C49F7">
      <w:pPr>
        <w:ind w:firstLine="0"/>
        <w:rPr>
          <w:rFonts w:cs="Times New Roman"/>
          <w:noProof/>
          <w:lang w:val="vi-VN"/>
        </w:rPr>
      </w:pPr>
    </w:p>
    <w:p w14:paraId="48AD828D" w14:textId="77777777" w:rsidR="00627EF8" w:rsidRPr="00534549" w:rsidRDefault="00627EF8" w:rsidP="008C49F7">
      <w:pPr>
        <w:ind w:firstLine="0"/>
        <w:rPr>
          <w:rFonts w:cs="Times New Roman"/>
          <w:noProof/>
          <w:lang w:val="vi-VN"/>
        </w:rPr>
      </w:pPr>
    </w:p>
    <w:p w14:paraId="263AB763" w14:textId="555026BD" w:rsidR="00144574" w:rsidRPr="00534549" w:rsidRDefault="00144574" w:rsidP="008C49F7">
      <w:pPr>
        <w:pStyle w:val="Heading2"/>
        <w:rPr>
          <w:rFonts w:cs="Times New Roman"/>
          <w:noProof/>
          <w:lang w:val="vi-VN"/>
        </w:rPr>
      </w:pPr>
      <w:bookmarkStart w:id="80" w:name="_Toc534701628"/>
      <w:r w:rsidRPr="00534549">
        <w:rPr>
          <w:rFonts w:cs="Times New Roman"/>
          <w:noProof/>
          <w:lang w:val="vi-VN"/>
        </w:rPr>
        <w:lastRenderedPageBreak/>
        <w:t>Danh sách các Use</w:t>
      </w:r>
      <w:r w:rsidR="008C49F7" w:rsidRPr="00534549">
        <w:rPr>
          <w:rFonts w:cs="Times New Roman"/>
          <w:noProof/>
          <w:lang w:val="vi-VN"/>
        </w:rPr>
        <w:t xml:space="preserve"> </w:t>
      </w:r>
      <w:r w:rsidRPr="00534549">
        <w:rPr>
          <w:rFonts w:cs="Times New Roman"/>
          <w:noProof/>
          <w:lang w:val="vi-VN"/>
        </w:rPr>
        <w:t>Case</w:t>
      </w:r>
      <w:bookmarkEnd w:id="80"/>
    </w:p>
    <w:tbl>
      <w:tblPr>
        <w:tblStyle w:val="Heading5Char"/>
        <w:tblW w:w="0" w:type="auto"/>
        <w:tblLook w:val="04A0" w:firstRow="1" w:lastRow="0" w:firstColumn="1" w:lastColumn="0" w:noHBand="0" w:noVBand="1"/>
      </w:tblPr>
      <w:tblGrid>
        <w:gridCol w:w="805"/>
        <w:gridCol w:w="4140"/>
        <w:gridCol w:w="4071"/>
      </w:tblGrid>
      <w:tr w:rsidR="008C49F7" w:rsidRPr="00534549" w14:paraId="49E7D9C9"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464AE2BA" w14:textId="77777777" w:rsidR="008C49F7" w:rsidRPr="00534549" w:rsidRDefault="008C49F7" w:rsidP="008C49F7">
            <w:pPr>
              <w:ind w:firstLine="0"/>
              <w:jc w:val="center"/>
              <w:rPr>
                <w:rFonts w:cs="Times New Roman"/>
                <w:noProof/>
                <w:lang w:val="vi-VN"/>
              </w:rPr>
            </w:pPr>
            <w:r w:rsidRPr="00534549">
              <w:rPr>
                <w:rFonts w:cs="Times New Roman"/>
                <w:noProof/>
                <w:lang w:val="vi-VN"/>
              </w:rPr>
              <w:t>STT</w:t>
            </w:r>
          </w:p>
        </w:tc>
        <w:tc>
          <w:tcPr>
            <w:tcW w:w="4140" w:type="dxa"/>
            <w:tcBorders>
              <w:top w:val="single" w:sz="4" w:space="0" w:color="auto"/>
              <w:left w:val="single" w:sz="4" w:space="0" w:color="auto"/>
              <w:bottom w:val="single" w:sz="4" w:space="0" w:color="auto"/>
              <w:right w:val="single" w:sz="4" w:space="0" w:color="auto"/>
            </w:tcBorders>
            <w:hideMark/>
          </w:tcPr>
          <w:p w14:paraId="41E8D475" w14:textId="77777777" w:rsidR="008C49F7" w:rsidRPr="00534549" w:rsidRDefault="008C49F7" w:rsidP="008C49F7">
            <w:pPr>
              <w:rPr>
                <w:rFonts w:cs="Times New Roman"/>
                <w:noProof/>
                <w:lang w:val="vi-VN"/>
              </w:rPr>
            </w:pPr>
            <w:r w:rsidRPr="00534549">
              <w:rPr>
                <w:rFonts w:cs="Times New Roman"/>
                <w:noProof/>
                <w:lang w:val="vi-VN"/>
              </w:rPr>
              <w:t>Tên Usecase</w:t>
            </w:r>
          </w:p>
        </w:tc>
        <w:tc>
          <w:tcPr>
            <w:tcW w:w="4071" w:type="dxa"/>
            <w:tcBorders>
              <w:top w:val="single" w:sz="4" w:space="0" w:color="auto"/>
              <w:left w:val="single" w:sz="4" w:space="0" w:color="auto"/>
              <w:bottom w:val="single" w:sz="4" w:space="0" w:color="auto"/>
              <w:right w:val="single" w:sz="4" w:space="0" w:color="auto"/>
            </w:tcBorders>
            <w:hideMark/>
          </w:tcPr>
          <w:p w14:paraId="1C2B7302" w14:textId="77777777" w:rsidR="008C49F7" w:rsidRPr="00534549" w:rsidRDefault="008C49F7" w:rsidP="008C49F7">
            <w:pPr>
              <w:rPr>
                <w:rFonts w:cs="Times New Roman"/>
                <w:noProof/>
                <w:lang w:val="vi-VN"/>
              </w:rPr>
            </w:pPr>
            <w:r w:rsidRPr="00534549">
              <w:rPr>
                <w:rFonts w:cs="Times New Roman"/>
                <w:noProof/>
                <w:lang w:val="vi-VN"/>
              </w:rPr>
              <w:t>Ý nghĩa/Ghi chú</w:t>
            </w:r>
          </w:p>
        </w:tc>
      </w:tr>
      <w:tr w:rsidR="008C49F7" w:rsidRPr="00534549" w14:paraId="04047FAA"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5E9AC77D" w14:textId="77777777" w:rsidR="008C49F7" w:rsidRPr="00534549" w:rsidRDefault="008C49F7" w:rsidP="008C49F7">
            <w:pPr>
              <w:ind w:firstLine="0"/>
              <w:jc w:val="center"/>
              <w:rPr>
                <w:rFonts w:cs="Times New Roman"/>
                <w:noProof/>
                <w:lang w:val="vi-VN"/>
              </w:rPr>
            </w:pPr>
            <w:r w:rsidRPr="00534549">
              <w:rPr>
                <w:rFonts w:cs="Times New Roman"/>
                <w:noProof/>
                <w:lang w:val="vi-VN"/>
              </w:rPr>
              <w:t>1</w:t>
            </w:r>
          </w:p>
        </w:tc>
        <w:tc>
          <w:tcPr>
            <w:tcW w:w="4140" w:type="dxa"/>
            <w:tcBorders>
              <w:top w:val="single" w:sz="4" w:space="0" w:color="auto"/>
              <w:left w:val="single" w:sz="4" w:space="0" w:color="auto"/>
              <w:bottom w:val="single" w:sz="4" w:space="0" w:color="auto"/>
              <w:right w:val="single" w:sz="4" w:space="0" w:color="auto"/>
            </w:tcBorders>
          </w:tcPr>
          <w:p w14:paraId="72E3ED95" w14:textId="77777777" w:rsidR="008C49F7" w:rsidRPr="00534549" w:rsidRDefault="008C49F7" w:rsidP="008C49F7">
            <w:pPr>
              <w:ind w:firstLine="0"/>
              <w:rPr>
                <w:rFonts w:cs="Times New Roman"/>
                <w:noProof/>
                <w:lang w:val="vi-VN"/>
              </w:rPr>
            </w:pPr>
            <w:r w:rsidRPr="00534549">
              <w:rPr>
                <w:rFonts w:cs="Times New Roman"/>
                <w:noProof/>
                <w:lang w:val="vi-VN"/>
              </w:rPr>
              <w:t>Đăng nhập</w:t>
            </w:r>
          </w:p>
        </w:tc>
        <w:tc>
          <w:tcPr>
            <w:tcW w:w="4071" w:type="dxa"/>
            <w:tcBorders>
              <w:top w:val="single" w:sz="4" w:space="0" w:color="auto"/>
              <w:left w:val="single" w:sz="4" w:space="0" w:color="auto"/>
              <w:bottom w:val="single" w:sz="4" w:space="0" w:color="auto"/>
              <w:right w:val="single" w:sz="4" w:space="0" w:color="auto"/>
            </w:tcBorders>
          </w:tcPr>
          <w:p w14:paraId="2D1E71E7" w14:textId="56E1136F" w:rsidR="008C49F7" w:rsidRPr="00534549" w:rsidRDefault="003B3F8C" w:rsidP="008C49F7">
            <w:pPr>
              <w:rPr>
                <w:rFonts w:cs="Times New Roman"/>
                <w:noProof/>
                <w:lang w:val="vi-VN"/>
              </w:rPr>
            </w:pPr>
            <w:r w:rsidRPr="00534549">
              <w:rPr>
                <w:rFonts w:cs="Times New Roman"/>
                <w:noProof/>
                <w:lang w:val="vi-VN"/>
              </w:rPr>
              <w:t>Đăng nhập</w:t>
            </w:r>
          </w:p>
        </w:tc>
      </w:tr>
      <w:tr w:rsidR="008C49F7" w:rsidRPr="00534549" w14:paraId="1FF589FE"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3BA260F1" w14:textId="77777777" w:rsidR="008C49F7" w:rsidRPr="00534549" w:rsidRDefault="008C49F7" w:rsidP="008C49F7">
            <w:pPr>
              <w:ind w:firstLine="0"/>
              <w:jc w:val="center"/>
              <w:rPr>
                <w:rFonts w:cs="Times New Roman"/>
                <w:noProof/>
                <w:lang w:val="vi-VN"/>
              </w:rPr>
            </w:pPr>
            <w:r w:rsidRPr="00534549">
              <w:rPr>
                <w:rFonts w:cs="Times New Roman"/>
                <w:noProof/>
                <w:lang w:val="vi-VN"/>
              </w:rPr>
              <w:t>2</w:t>
            </w:r>
          </w:p>
        </w:tc>
        <w:tc>
          <w:tcPr>
            <w:tcW w:w="4140" w:type="dxa"/>
            <w:tcBorders>
              <w:top w:val="single" w:sz="4" w:space="0" w:color="auto"/>
              <w:left w:val="single" w:sz="4" w:space="0" w:color="auto"/>
              <w:bottom w:val="single" w:sz="4" w:space="0" w:color="auto"/>
              <w:right w:val="single" w:sz="4" w:space="0" w:color="auto"/>
            </w:tcBorders>
          </w:tcPr>
          <w:p w14:paraId="5F6DE2A1" w14:textId="77777777" w:rsidR="008C49F7" w:rsidRPr="00534549" w:rsidRDefault="008C49F7" w:rsidP="008C49F7">
            <w:pPr>
              <w:ind w:firstLine="0"/>
              <w:rPr>
                <w:rFonts w:cs="Times New Roman"/>
                <w:noProof/>
                <w:lang w:val="vi-VN"/>
              </w:rPr>
            </w:pPr>
            <w:r w:rsidRPr="00534549">
              <w:rPr>
                <w:rFonts w:cs="Times New Roman"/>
                <w:noProof/>
                <w:lang w:val="vi-VN"/>
              </w:rPr>
              <w:t>Đăng xuất</w:t>
            </w:r>
          </w:p>
        </w:tc>
        <w:tc>
          <w:tcPr>
            <w:tcW w:w="4071" w:type="dxa"/>
            <w:tcBorders>
              <w:top w:val="single" w:sz="4" w:space="0" w:color="auto"/>
              <w:left w:val="single" w:sz="4" w:space="0" w:color="auto"/>
              <w:bottom w:val="single" w:sz="4" w:space="0" w:color="auto"/>
              <w:right w:val="single" w:sz="4" w:space="0" w:color="auto"/>
            </w:tcBorders>
          </w:tcPr>
          <w:p w14:paraId="159C159B" w14:textId="37943CB3" w:rsidR="008C49F7" w:rsidRPr="00534549" w:rsidRDefault="003B3F8C" w:rsidP="008C49F7">
            <w:pPr>
              <w:rPr>
                <w:rFonts w:cs="Times New Roman"/>
                <w:noProof/>
                <w:lang w:val="vi-VN"/>
              </w:rPr>
            </w:pPr>
            <w:r w:rsidRPr="00534549">
              <w:rPr>
                <w:rFonts w:cs="Times New Roman"/>
                <w:noProof/>
                <w:lang w:val="vi-VN"/>
              </w:rPr>
              <w:t>Đăng Xuất</w:t>
            </w:r>
          </w:p>
        </w:tc>
      </w:tr>
      <w:tr w:rsidR="008C49F7" w:rsidRPr="00534549" w14:paraId="71AAE82D"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29BB8EF8" w14:textId="77777777" w:rsidR="008C49F7" w:rsidRPr="00534549" w:rsidRDefault="008C49F7" w:rsidP="008C49F7">
            <w:pPr>
              <w:ind w:firstLine="0"/>
              <w:jc w:val="center"/>
              <w:rPr>
                <w:rFonts w:cs="Times New Roman"/>
                <w:noProof/>
                <w:lang w:val="vi-VN"/>
              </w:rPr>
            </w:pPr>
            <w:r w:rsidRPr="00534549">
              <w:rPr>
                <w:rFonts w:cs="Times New Roman"/>
                <w:noProof/>
                <w:lang w:val="vi-VN"/>
              </w:rPr>
              <w:t>3</w:t>
            </w:r>
          </w:p>
        </w:tc>
        <w:tc>
          <w:tcPr>
            <w:tcW w:w="4140" w:type="dxa"/>
            <w:tcBorders>
              <w:top w:val="single" w:sz="4" w:space="0" w:color="auto"/>
              <w:left w:val="single" w:sz="4" w:space="0" w:color="auto"/>
              <w:bottom w:val="single" w:sz="4" w:space="0" w:color="auto"/>
              <w:right w:val="single" w:sz="4" w:space="0" w:color="auto"/>
            </w:tcBorders>
          </w:tcPr>
          <w:p w14:paraId="1B6894B1" w14:textId="0CDA65FF" w:rsidR="008C49F7" w:rsidRPr="00534549" w:rsidRDefault="0037516B" w:rsidP="008C49F7">
            <w:pPr>
              <w:ind w:firstLine="0"/>
              <w:rPr>
                <w:rFonts w:cs="Times New Roman"/>
                <w:noProof/>
                <w:lang w:val="vi-VN"/>
              </w:rPr>
            </w:pPr>
            <w:r w:rsidRPr="00534549">
              <w:rPr>
                <w:rFonts w:cs="Times New Roman"/>
                <w:noProof/>
                <w:lang w:val="vi-VN"/>
              </w:rPr>
              <w:t>Đ</w:t>
            </w:r>
            <w:r w:rsidR="008C49F7" w:rsidRPr="00534549">
              <w:rPr>
                <w:rFonts w:cs="Times New Roman"/>
                <w:noProof/>
                <w:lang w:val="vi-VN"/>
              </w:rPr>
              <w:t>ổi mật khẩu</w:t>
            </w:r>
          </w:p>
        </w:tc>
        <w:tc>
          <w:tcPr>
            <w:tcW w:w="4071" w:type="dxa"/>
            <w:tcBorders>
              <w:top w:val="single" w:sz="4" w:space="0" w:color="auto"/>
              <w:left w:val="single" w:sz="4" w:space="0" w:color="auto"/>
              <w:bottom w:val="single" w:sz="4" w:space="0" w:color="auto"/>
              <w:right w:val="single" w:sz="4" w:space="0" w:color="auto"/>
            </w:tcBorders>
          </w:tcPr>
          <w:p w14:paraId="161D008D" w14:textId="63D82B0B" w:rsidR="008C49F7" w:rsidRPr="00534549" w:rsidRDefault="003B3F8C" w:rsidP="008C49F7">
            <w:pPr>
              <w:rPr>
                <w:rFonts w:cs="Times New Roman"/>
                <w:noProof/>
                <w:lang w:val="vi-VN"/>
              </w:rPr>
            </w:pPr>
            <w:r w:rsidRPr="00534549">
              <w:rPr>
                <w:rFonts w:cs="Times New Roman"/>
                <w:noProof/>
                <w:lang w:val="vi-VN"/>
              </w:rPr>
              <w:t>Đổi mật khẩu</w:t>
            </w:r>
          </w:p>
        </w:tc>
      </w:tr>
      <w:tr w:rsidR="008C49F7" w:rsidRPr="00534549" w14:paraId="7827898D"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449A0713" w14:textId="77777777" w:rsidR="008C49F7" w:rsidRPr="00534549" w:rsidRDefault="008C49F7" w:rsidP="008C49F7">
            <w:pPr>
              <w:ind w:firstLine="0"/>
              <w:jc w:val="center"/>
              <w:rPr>
                <w:rFonts w:cs="Times New Roman"/>
                <w:noProof/>
                <w:lang w:val="vi-VN"/>
              </w:rPr>
            </w:pPr>
            <w:r w:rsidRPr="00534549">
              <w:rPr>
                <w:rFonts w:cs="Times New Roman"/>
                <w:noProof/>
                <w:lang w:val="vi-VN"/>
              </w:rPr>
              <w:t>4</w:t>
            </w:r>
          </w:p>
        </w:tc>
        <w:tc>
          <w:tcPr>
            <w:tcW w:w="4140" w:type="dxa"/>
            <w:tcBorders>
              <w:top w:val="single" w:sz="4" w:space="0" w:color="auto"/>
              <w:left w:val="single" w:sz="4" w:space="0" w:color="auto"/>
              <w:bottom w:val="single" w:sz="4" w:space="0" w:color="auto"/>
              <w:right w:val="single" w:sz="4" w:space="0" w:color="auto"/>
            </w:tcBorders>
          </w:tcPr>
          <w:p w14:paraId="640E4023" w14:textId="2437E364" w:rsidR="008C49F7" w:rsidRPr="00534549" w:rsidRDefault="008C49F7" w:rsidP="008C49F7">
            <w:pPr>
              <w:ind w:firstLine="0"/>
              <w:rPr>
                <w:rFonts w:cs="Times New Roman"/>
                <w:noProof/>
                <w:lang w:val="vi-VN"/>
              </w:rPr>
            </w:pPr>
            <w:r w:rsidRPr="00534549">
              <w:rPr>
                <w:rFonts w:cs="Times New Roman"/>
                <w:noProof/>
                <w:lang w:val="vi-VN"/>
              </w:rPr>
              <w:t xml:space="preserve">Quản lý </w:t>
            </w:r>
            <w:r w:rsidR="004F18DA" w:rsidRPr="00534549">
              <w:rPr>
                <w:rFonts w:cs="Times New Roman"/>
                <w:noProof/>
                <w:lang w:val="vi-VN"/>
              </w:rPr>
              <w:t>bệnh nhân</w:t>
            </w:r>
          </w:p>
        </w:tc>
        <w:tc>
          <w:tcPr>
            <w:tcW w:w="4071" w:type="dxa"/>
            <w:tcBorders>
              <w:top w:val="single" w:sz="4" w:space="0" w:color="auto"/>
              <w:left w:val="single" w:sz="4" w:space="0" w:color="auto"/>
              <w:bottom w:val="single" w:sz="4" w:space="0" w:color="auto"/>
              <w:right w:val="single" w:sz="4" w:space="0" w:color="auto"/>
            </w:tcBorders>
          </w:tcPr>
          <w:p w14:paraId="11BF6F8F" w14:textId="2B30FE0A" w:rsidR="008C49F7" w:rsidRPr="00534549" w:rsidRDefault="008C49F7" w:rsidP="008C49F7">
            <w:pPr>
              <w:ind w:firstLine="0"/>
              <w:rPr>
                <w:rFonts w:cs="Times New Roman"/>
                <w:noProof/>
                <w:lang w:val="vi-VN"/>
              </w:rPr>
            </w:pPr>
            <w:r w:rsidRPr="00534549">
              <w:rPr>
                <w:rFonts w:cs="Times New Roman"/>
                <w:noProof/>
                <w:lang w:val="vi-VN"/>
              </w:rPr>
              <w:t>Thêm/Sửa</w:t>
            </w:r>
            <w:r w:rsidR="00E645F5" w:rsidRPr="00534549">
              <w:rPr>
                <w:rFonts w:cs="Times New Roman"/>
                <w:noProof/>
                <w:lang w:val="vi-VN"/>
              </w:rPr>
              <w:t>/Xoá</w:t>
            </w:r>
            <w:r w:rsidRPr="00534549">
              <w:rPr>
                <w:rFonts w:cs="Times New Roman"/>
                <w:noProof/>
                <w:lang w:val="vi-VN"/>
              </w:rPr>
              <w:t xml:space="preserve"> thông tin </w:t>
            </w:r>
            <w:r w:rsidR="00E645F5" w:rsidRPr="00534549">
              <w:rPr>
                <w:rFonts w:cs="Times New Roman"/>
                <w:noProof/>
                <w:lang w:val="vi-VN"/>
              </w:rPr>
              <w:t>bệnh nhân</w:t>
            </w:r>
          </w:p>
        </w:tc>
      </w:tr>
      <w:tr w:rsidR="008C49F7" w:rsidRPr="00534549" w14:paraId="61AF74BE"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1FD4E6CD" w14:textId="77777777" w:rsidR="008C49F7" w:rsidRPr="00534549" w:rsidRDefault="008C49F7" w:rsidP="008C49F7">
            <w:pPr>
              <w:ind w:firstLine="0"/>
              <w:jc w:val="center"/>
              <w:rPr>
                <w:rFonts w:cs="Times New Roman"/>
                <w:noProof/>
                <w:lang w:val="vi-VN"/>
              </w:rPr>
            </w:pPr>
            <w:r w:rsidRPr="00534549">
              <w:rPr>
                <w:rFonts w:cs="Times New Roman"/>
                <w:noProof/>
                <w:lang w:val="vi-VN"/>
              </w:rPr>
              <w:t>5</w:t>
            </w:r>
          </w:p>
        </w:tc>
        <w:tc>
          <w:tcPr>
            <w:tcW w:w="4140" w:type="dxa"/>
            <w:tcBorders>
              <w:top w:val="single" w:sz="4" w:space="0" w:color="auto"/>
              <w:left w:val="single" w:sz="4" w:space="0" w:color="auto"/>
              <w:bottom w:val="single" w:sz="4" w:space="0" w:color="auto"/>
              <w:right w:val="single" w:sz="4" w:space="0" w:color="auto"/>
            </w:tcBorders>
          </w:tcPr>
          <w:p w14:paraId="45A7149F" w14:textId="1BBEFB8E" w:rsidR="008C49F7" w:rsidRPr="00534549" w:rsidRDefault="008C49F7" w:rsidP="008C49F7">
            <w:pPr>
              <w:ind w:firstLine="0"/>
              <w:rPr>
                <w:rFonts w:cs="Times New Roman"/>
                <w:noProof/>
                <w:lang w:val="vi-VN"/>
              </w:rPr>
            </w:pPr>
            <w:r w:rsidRPr="00534549">
              <w:rPr>
                <w:rFonts w:cs="Times New Roman"/>
                <w:noProof/>
                <w:lang w:val="vi-VN"/>
              </w:rPr>
              <w:t xml:space="preserve">Quản lý </w:t>
            </w:r>
            <w:r w:rsidR="004F18DA" w:rsidRPr="00534549">
              <w:rPr>
                <w:rFonts w:cs="Times New Roman"/>
                <w:noProof/>
                <w:lang w:val="vi-VN"/>
              </w:rPr>
              <w:t>khám bệnh</w:t>
            </w:r>
          </w:p>
        </w:tc>
        <w:tc>
          <w:tcPr>
            <w:tcW w:w="4071" w:type="dxa"/>
            <w:tcBorders>
              <w:top w:val="single" w:sz="4" w:space="0" w:color="auto"/>
              <w:left w:val="single" w:sz="4" w:space="0" w:color="auto"/>
              <w:bottom w:val="single" w:sz="4" w:space="0" w:color="auto"/>
              <w:right w:val="single" w:sz="4" w:space="0" w:color="auto"/>
            </w:tcBorders>
          </w:tcPr>
          <w:p w14:paraId="35CF02E9" w14:textId="38827110" w:rsidR="008C49F7" w:rsidRPr="00534549" w:rsidRDefault="008C49F7" w:rsidP="008C49F7">
            <w:pPr>
              <w:ind w:firstLine="0"/>
              <w:rPr>
                <w:rFonts w:cs="Times New Roman"/>
                <w:noProof/>
                <w:lang w:val="vi-VN"/>
              </w:rPr>
            </w:pPr>
            <w:r w:rsidRPr="00534549">
              <w:rPr>
                <w:rFonts w:cs="Times New Roman"/>
                <w:noProof/>
                <w:lang w:val="vi-VN"/>
              </w:rPr>
              <w:t>Thêm/Sửa</w:t>
            </w:r>
            <w:r w:rsidR="00E645F5" w:rsidRPr="00534549">
              <w:rPr>
                <w:rFonts w:cs="Times New Roman"/>
                <w:noProof/>
                <w:lang w:val="vi-VN"/>
              </w:rPr>
              <w:t xml:space="preserve">/Xoá </w:t>
            </w:r>
            <w:r w:rsidRPr="00534549">
              <w:rPr>
                <w:rFonts w:cs="Times New Roman"/>
                <w:noProof/>
                <w:lang w:val="vi-VN"/>
              </w:rPr>
              <w:t xml:space="preserve">thông tin </w:t>
            </w:r>
            <w:r w:rsidR="00E645F5" w:rsidRPr="00534549">
              <w:rPr>
                <w:rFonts w:cs="Times New Roman"/>
                <w:noProof/>
                <w:lang w:val="vi-VN"/>
              </w:rPr>
              <w:t>khám bệnh</w:t>
            </w:r>
          </w:p>
        </w:tc>
      </w:tr>
      <w:tr w:rsidR="008C49F7" w:rsidRPr="00534549" w14:paraId="4C5117F6"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231E7D88" w14:textId="77777777" w:rsidR="008C49F7" w:rsidRPr="00534549" w:rsidRDefault="008C49F7" w:rsidP="008C49F7">
            <w:pPr>
              <w:ind w:firstLine="0"/>
              <w:jc w:val="center"/>
              <w:rPr>
                <w:rFonts w:cs="Times New Roman"/>
                <w:noProof/>
                <w:lang w:val="vi-VN"/>
              </w:rPr>
            </w:pPr>
            <w:r w:rsidRPr="00534549">
              <w:rPr>
                <w:rFonts w:cs="Times New Roman"/>
                <w:noProof/>
                <w:lang w:val="vi-VN"/>
              </w:rPr>
              <w:t>6</w:t>
            </w:r>
          </w:p>
        </w:tc>
        <w:tc>
          <w:tcPr>
            <w:tcW w:w="4140" w:type="dxa"/>
            <w:tcBorders>
              <w:top w:val="single" w:sz="4" w:space="0" w:color="auto"/>
              <w:left w:val="single" w:sz="4" w:space="0" w:color="auto"/>
              <w:bottom w:val="single" w:sz="4" w:space="0" w:color="auto"/>
              <w:right w:val="single" w:sz="4" w:space="0" w:color="auto"/>
            </w:tcBorders>
          </w:tcPr>
          <w:p w14:paraId="63C2A272" w14:textId="27F9FBB6" w:rsidR="008C49F7" w:rsidRPr="00534549" w:rsidRDefault="008C49F7" w:rsidP="008C49F7">
            <w:pPr>
              <w:ind w:firstLine="0"/>
              <w:rPr>
                <w:rFonts w:cs="Times New Roman"/>
                <w:noProof/>
                <w:lang w:val="vi-VN"/>
              </w:rPr>
            </w:pPr>
            <w:r w:rsidRPr="00534549">
              <w:rPr>
                <w:rFonts w:cs="Times New Roman"/>
                <w:noProof/>
                <w:lang w:val="vi-VN"/>
              </w:rPr>
              <w:t xml:space="preserve">Quản lý </w:t>
            </w:r>
            <w:r w:rsidR="004F18DA" w:rsidRPr="00534549">
              <w:rPr>
                <w:rFonts w:cs="Times New Roman"/>
                <w:noProof/>
                <w:lang w:val="vi-VN"/>
              </w:rPr>
              <w:t>danh sách thuốc</w:t>
            </w:r>
          </w:p>
        </w:tc>
        <w:tc>
          <w:tcPr>
            <w:tcW w:w="4071" w:type="dxa"/>
            <w:tcBorders>
              <w:top w:val="single" w:sz="4" w:space="0" w:color="auto"/>
              <w:left w:val="single" w:sz="4" w:space="0" w:color="auto"/>
              <w:bottom w:val="single" w:sz="4" w:space="0" w:color="auto"/>
              <w:right w:val="single" w:sz="4" w:space="0" w:color="auto"/>
            </w:tcBorders>
          </w:tcPr>
          <w:p w14:paraId="3CDED9AA" w14:textId="14A562BB" w:rsidR="008C49F7" w:rsidRPr="00534549" w:rsidRDefault="008C49F7" w:rsidP="008C49F7">
            <w:pPr>
              <w:ind w:firstLine="0"/>
              <w:rPr>
                <w:rFonts w:cs="Times New Roman"/>
                <w:noProof/>
                <w:lang w:val="vi-VN"/>
              </w:rPr>
            </w:pPr>
            <w:r w:rsidRPr="00534549">
              <w:rPr>
                <w:rFonts w:cs="Times New Roman"/>
                <w:noProof/>
                <w:lang w:val="vi-VN"/>
              </w:rPr>
              <w:t>Thêm/Sửa</w:t>
            </w:r>
            <w:r w:rsidR="00E645F5" w:rsidRPr="00534549">
              <w:rPr>
                <w:rFonts w:cs="Times New Roman"/>
                <w:noProof/>
                <w:lang w:val="vi-VN"/>
              </w:rPr>
              <w:t>/Xoá</w:t>
            </w:r>
            <w:r w:rsidRPr="00534549">
              <w:rPr>
                <w:rFonts w:cs="Times New Roman"/>
                <w:noProof/>
                <w:lang w:val="vi-VN"/>
              </w:rPr>
              <w:t xml:space="preserve"> thông tin </w:t>
            </w:r>
            <w:r w:rsidR="00E645F5" w:rsidRPr="00534549">
              <w:rPr>
                <w:rFonts w:cs="Times New Roman"/>
                <w:noProof/>
                <w:lang w:val="vi-VN"/>
              </w:rPr>
              <w:t>thuốc</w:t>
            </w:r>
          </w:p>
        </w:tc>
      </w:tr>
      <w:tr w:rsidR="008C49F7" w:rsidRPr="00534549" w14:paraId="0E113EB2"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5E1123F6" w14:textId="77777777" w:rsidR="008C49F7" w:rsidRPr="00534549" w:rsidRDefault="008C49F7" w:rsidP="008C49F7">
            <w:pPr>
              <w:ind w:firstLine="0"/>
              <w:jc w:val="center"/>
              <w:rPr>
                <w:rFonts w:cs="Times New Roman"/>
                <w:noProof/>
                <w:lang w:val="vi-VN"/>
              </w:rPr>
            </w:pPr>
            <w:r w:rsidRPr="00534549">
              <w:rPr>
                <w:rFonts w:cs="Times New Roman"/>
                <w:noProof/>
                <w:lang w:val="vi-VN"/>
              </w:rPr>
              <w:t>7</w:t>
            </w:r>
          </w:p>
        </w:tc>
        <w:tc>
          <w:tcPr>
            <w:tcW w:w="4140" w:type="dxa"/>
            <w:tcBorders>
              <w:top w:val="single" w:sz="4" w:space="0" w:color="auto"/>
              <w:left w:val="single" w:sz="4" w:space="0" w:color="auto"/>
              <w:bottom w:val="single" w:sz="4" w:space="0" w:color="auto"/>
              <w:right w:val="single" w:sz="4" w:space="0" w:color="auto"/>
            </w:tcBorders>
          </w:tcPr>
          <w:p w14:paraId="529D8E46" w14:textId="39B3D8A2" w:rsidR="008C49F7" w:rsidRPr="00534549" w:rsidRDefault="00292AFF" w:rsidP="008C49F7">
            <w:pPr>
              <w:ind w:firstLine="0"/>
              <w:rPr>
                <w:rFonts w:cs="Times New Roman"/>
                <w:noProof/>
                <w:lang w:val="vi-VN"/>
              </w:rPr>
            </w:pPr>
            <w:r w:rsidRPr="00534549">
              <w:rPr>
                <w:rFonts w:cs="Times New Roman"/>
                <w:noProof/>
                <w:lang w:val="vi-VN"/>
              </w:rPr>
              <w:t>Lập hoá đơn thanh toán</w:t>
            </w:r>
          </w:p>
        </w:tc>
        <w:tc>
          <w:tcPr>
            <w:tcW w:w="4071" w:type="dxa"/>
            <w:tcBorders>
              <w:top w:val="single" w:sz="4" w:space="0" w:color="auto"/>
              <w:left w:val="single" w:sz="4" w:space="0" w:color="auto"/>
              <w:bottom w:val="single" w:sz="4" w:space="0" w:color="auto"/>
              <w:right w:val="single" w:sz="4" w:space="0" w:color="auto"/>
            </w:tcBorders>
          </w:tcPr>
          <w:p w14:paraId="01680194" w14:textId="32CA0A3E" w:rsidR="008C49F7" w:rsidRPr="00534549" w:rsidRDefault="00E645F5" w:rsidP="008C49F7">
            <w:pPr>
              <w:ind w:firstLine="0"/>
              <w:rPr>
                <w:rFonts w:cs="Times New Roman"/>
                <w:noProof/>
                <w:lang w:val="vi-VN"/>
              </w:rPr>
            </w:pPr>
            <w:r w:rsidRPr="00534549">
              <w:rPr>
                <w:rFonts w:cs="Times New Roman"/>
                <w:noProof/>
                <w:lang w:val="vi-VN"/>
              </w:rPr>
              <w:t>Lập hoá đơn thanh toán</w:t>
            </w:r>
          </w:p>
        </w:tc>
      </w:tr>
      <w:tr w:rsidR="008C49F7" w:rsidRPr="00534549" w14:paraId="0A320BAF"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469EE16C" w14:textId="77777777" w:rsidR="008C49F7" w:rsidRPr="00534549" w:rsidRDefault="008C49F7" w:rsidP="008C49F7">
            <w:pPr>
              <w:ind w:firstLine="0"/>
              <w:jc w:val="center"/>
              <w:rPr>
                <w:rFonts w:cs="Times New Roman"/>
                <w:noProof/>
                <w:lang w:val="vi-VN"/>
              </w:rPr>
            </w:pPr>
            <w:r w:rsidRPr="00534549">
              <w:rPr>
                <w:rFonts w:cs="Times New Roman"/>
                <w:noProof/>
                <w:lang w:val="vi-VN"/>
              </w:rPr>
              <w:t>8</w:t>
            </w:r>
          </w:p>
        </w:tc>
        <w:tc>
          <w:tcPr>
            <w:tcW w:w="4140" w:type="dxa"/>
            <w:tcBorders>
              <w:top w:val="single" w:sz="4" w:space="0" w:color="auto"/>
              <w:left w:val="single" w:sz="4" w:space="0" w:color="auto"/>
              <w:bottom w:val="single" w:sz="4" w:space="0" w:color="auto"/>
              <w:right w:val="single" w:sz="4" w:space="0" w:color="auto"/>
            </w:tcBorders>
          </w:tcPr>
          <w:p w14:paraId="583AB866" w14:textId="4920585F" w:rsidR="008C49F7" w:rsidRPr="00534549" w:rsidRDefault="00292AFF" w:rsidP="008C49F7">
            <w:pPr>
              <w:ind w:firstLine="0"/>
              <w:rPr>
                <w:rFonts w:cs="Times New Roman"/>
                <w:noProof/>
                <w:lang w:val="vi-VN"/>
              </w:rPr>
            </w:pPr>
            <w:r w:rsidRPr="00534549">
              <w:rPr>
                <w:rFonts w:cs="Times New Roman"/>
                <w:noProof/>
                <w:lang w:val="vi-VN"/>
              </w:rPr>
              <w:t>Kê toa thuốc</w:t>
            </w:r>
          </w:p>
        </w:tc>
        <w:tc>
          <w:tcPr>
            <w:tcW w:w="4071" w:type="dxa"/>
            <w:tcBorders>
              <w:top w:val="single" w:sz="4" w:space="0" w:color="auto"/>
              <w:left w:val="single" w:sz="4" w:space="0" w:color="auto"/>
              <w:bottom w:val="single" w:sz="4" w:space="0" w:color="auto"/>
              <w:right w:val="single" w:sz="4" w:space="0" w:color="auto"/>
            </w:tcBorders>
          </w:tcPr>
          <w:p w14:paraId="5FC10036" w14:textId="26C1CB9F" w:rsidR="008C49F7" w:rsidRPr="00534549" w:rsidRDefault="00E645F5" w:rsidP="008C49F7">
            <w:pPr>
              <w:ind w:firstLine="0"/>
              <w:rPr>
                <w:rFonts w:cs="Times New Roman"/>
                <w:noProof/>
                <w:lang w:val="vi-VN"/>
              </w:rPr>
            </w:pPr>
            <w:r w:rsidRPr="00534549">
              <w:rPr>
                <w:rFonts w:cs="Times New Roman"/>
                <w:noProof/>
                <w:lang w:val="vi-VN"/>
              </w:rPr>
              <w:t xml:space="preserve">Kê toa thuốc </w:t>
            </w:r>
            <w:r w:rsidR="005C5340" w:rsidRPr="00534549">
              <w:rPr>
                <w:rFonts w:cs="Times New Roman"/>
                <w:noProof/>
                <w:lang w:val="vi-VN"/>
              </w:rPr>
              <w:t>cho bệnh nhân</w:t>
            </w:r>
          </w:p>
        </w:tc>
      </w:tr>
      <w:tr w:rsidR="008C49F7" w:rsidRPr="00534549" w14:paraId="66DD843F"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493FE393" w14:textId="77777777" w:rsidR="008C49F7" w:rsidRPr="00534549" w:rsidRDefault="008C49F7" w:rsidP="008C49F7">
            <w:pPr>
              <w:ind w:firstLine="0"/>
              <w:jc w:val="center"/>
              <w:rPr>
                <w:rFonts w:cs="Times New Roman"/>
                <w:noProof/>
                <w:lang w:val="vi-VN"/>
              </w:rPr>
            </w:pPr>
            <w:r w:rsidRPr="00534549">
              <w:rPr>
                <w:rFonts w:cs="Times New Roman"/>
                <w:noProof/>
                <w:lang w:val="vi-VN"/>
              </w:rPr>
              <w:t>10</w:t>
            </w:r>
          </w:p>
        </w:tc>
        <w:tc>
          <w:tcPr>
            <w:tcW w:w="4140" w:type="dxa"/>
            <w:tcBorders>
              <w:top w:val="single" w:sz="4" w:space="0" w:color="auto"/>
              <w:left w:val="single" w:sz="4" w:space="0" w:color="auto"/>
              <w:bottom w:val="single" w:sz="4" w:space="0" w:color="auto"/>
              <w:right w:val="single" w:sz="4" w:space="0" w:color="auto"/>
            </w:tcBorders>
          </w:tcPr>
          <w:p w14:paraId="330A62BC" w14:textId="722FE26F" w:rsidR="008C49F7" w:rsidRPr="00534549" w:rsidRDefault="008C49F7" w:rsidP="008C49F7">
            <w:pPr>
              <w:ind w:firstLine="0"/>
              <w:rPr>
                <w:rFonts w:cs="Times New Roman"/>
                <w:noProof/>
                <w:lang w:val="vi-VN"/>
              </w:rPr>
            </w:pPr>
            <w:r w:rsidRPr="00534549">
              <w:rPr>
                <w:rFonts w:cs="Times New Roman"/>
                <w:noProof/>
                <w:lang w:val="vi-VN"/>
              </w:rPr>
              <w:t xml:space="preserve">Lập báo cáo doanh thu </w:t>
            </w:r>
            <w:r w:rsidR="00292AFF" w:rsidRPr="00534549">
              <w:rPr>
                <w:rFonts w:cs="Times New Roman"/>
                <w:noProof/>
                <w:lang w:val="vi-VN"/>
              </w:rPr>
              <w:t>trong ngày</w:t>
            </w:r>
          </w:p>
        </w:tc>
        <w:tc>
          <w:tcPr>
            <w:tcW w:w="4071" w:type="dxa"/>
            <w:tcBorders>
              <w:top w:val="single" w:sz="4" w:space="0" w:color="auto"/>
              <w:left w:val="single" w:sz="4" w:space="0" w:color="auto"/>
              <w:bottom w:val="single" w:sz="4" w:space="0" w:color="auto"/>
              <w:right w:val="single" w:sz="4" w:space="0" w:color="auto"/>
            </w:tcBorders>
          </w:tcPr>
          <w:p w14:paraId="307A8217" w14:textId="1B391474" w:rsidR="008C49F7" w:rsidRPr="00534549" w:rsidRDefault="00E645F5" w:rsidP="008C49F7">
            <w:pPr>
              <w:ind w:firstLine="0"/>
              <w:rPr>
                <w:rFonts w:cs="Times New Roman"/>
                <w:noProof/>
                <w:lang w:val="vi-VN"/>
              </w:rPr>
            </w:pPr>
            <w:r w:rsidRPr="00534549">
              <w:rPr>
                <w:rFonts w:cs="Times New Roman"/>
                <w:noProof/>
                <w:lang w:val="vi-VN"/>
              </w:rPr>
              <w:t>Xuất file Word/pdf</w:t>
            </w:r>
          </w:p>
        </w:tc>
      </w:tr>
      <w:tr w:rsidR="008C49F7" w:rsidRPr="00534549" w14:paraId="1F171BED"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5B274132" w14:textId="77777777" w:rsidR="008C49F7" w:rsidRPr="00534549" w:rsidRDefault="008C49F7" w:rsidP="008C49F7">
            <w:pPr>
              <w:ind w:firstLine="0"/>
              <w:jc w:val="center"/>
              <w:rPr>
                <w:rFonts w:cs="Times New Roman"/>
                <w:noProof/>
                <w:lang w:val="vi-VN"/>
              </w:rPr>
            </w:pPr>
            <w:r w:rsidRPr="00534549">
              <w:rPr>
                <w:rFonts w:cs="Times New Roman"/>
                <w:noProof/>
                <w:lang w:val="vi-VN"/>
              </w:rPr>
              <w:t>11</w:t>
            </w:r>
          </w:p>
        </w:tc>
        <w:tc>
          <w:tcPr>
            <w:tcW w:w="4140" w:type="dxa"/>
            <w:tcBorders>
              <w:top w:val="single" w:sz="4" w:space="0" w:color="auto"/>
              <w:left w:val="single" w:sz="4" w:space="0" w:color="auto"/>
              <w:bottom w:val="single" w:sz="4" w:space="0" w:color="auto"/>
              <w:right w:val="single" w:sz="4" w:space="0" w:color="auto"/>
            </w:tcBorders>
          </w:tcPr>
          <w:p w14:paraId="0BFD12FA" w14:textId="460C9771" w:rsidR="008C49F7" w:rsidRPr="00534549" w:rsidRDefault="008C49F7" w:rsidP="008C49F7">
            <w:pPr>
              <w:ind w:firstLine="0"/>
              <w:rPr>
                <w:rFonts w:cs="Times New Roman"/>
                <w:noProof/>
                <w:lang w:val="vi-VN"/>
              </w:rPr>
            </w:pPr>
            <w:r w:rsidRPr="00534549">
              <w:rPr>
                <w:rFonts w:cs="Times New Roman"/>
                <w:noProof/>
                <w:lang w:val="vi-VN"/>
              </w:rPr>
              <w:t xml:space="preserve">Lập báo cáo </w:t>
            </w:r>
            <w:r w:rsidR="00292AFF" w:rsidRPr="00534549">
              <w:rPr>
                <w:rFonts w:cs="Times New Roman"/>
                <w:noProof/>
                <w:lang w:val="vi-VN"/>
              </w:rPr>
              <w:t>sử dụng thuốc</w:t>
            </w:r>
          </w:p>
        </w:tc>
        <w:tc>
          <w:tcPr>
            <w:tcW w:w="4071" w:type="dxa"/>
            <w:tcBorders>
              <w:top w:val="single" w:sz="4" w:space="0" w:color="auto"/>
              <w:left w:val="single" w:sz="4" w:space="0" w:color="auto"/>
              <w:bottom w:val="single" w:sz="4" w:space="0" w:color="auto"/>
              <w:right w:val="single" w:sz="4" w:space="0" w:color="auto"/>
            </w:tcBorders>
          </w:tcPr>
          <w:p w14:paraId="06CDC54F" w14:textId="5C320F28" w:rsidR="008C49F7" w:rsidRPr="00534549" w:rsidRDefault="00E645F5" w:rsidP="008C49F7">
            <w:pPr>
              <w:ind w:firstLine="0"/>
              <w:rPr>
                <w:rFonts w:cs="Times New Roman"/>
                <w:noProof/>
                <w:lang w:val="vi-VN"/>
              </w:rPr>
            </w:pPr>
            <w:r w:rsidRPr="00534549">
              <w:rPr>
                <w:rFonts w:cs="Times New Roman"/>
                <w:noProof/>
                <w:lang w:val="vi-VN"/>
              </w:rPr>
              <w:t>Xuất file Word/pdf</w:t>
            </w:r>
          </w:p>
        </w:tc>
      </w:tr>
      <w:tr w:rsidR="008C49F7" w:rsidRPr="00534549" w14:paraId="44890320"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54971DBA" w14:textId="77777777" w:rsidR="008C49F7" w:rsidRPr="00534549" w:rsidRDefault="008C49F7" w:rsidP="008C49F7">
            <w:pPr>
              <w:ind w:firstLine="0"/>
              <w:jc w:val="center"/>
              <w:rPr>
                <w:rFonts w:cs="Times New Roman"/>
                <w:noProof/>
                <w:lang w:val="vi-VN"/>
              </w:rPr>
            </w:pPr>
            <w:r w:rsidRPr="00534549">
              <w:rPr>
                <w:rFonts w:cs="Times New Roman"/>
                <w:noProof/>
                <w:lang w:val="vi-VN"/>
              </w:rPr>
              <w:t>12</w:t>
            </w:r>
          </w:p>
        </w:tc>
        <w:tc>
          <w:tcPr>
            <w:tcW w:w="4140" w:type="dxa"/>
            <w:tcBorders>
              <w:top w:val="single" w:sz="4" w:space="0" w:color="auto"/>
              <w:left w:val="single" w:sz="4" w:space="0" w:color="auto"/>
              <w:bottom w:val="single" w:sz="4" w:space="0" w:color="auto"/>
              <w:right w:val="single" w:sz="4" w:space="0" w:color="auto"/>
            </w:tcBorders>
          </w:tcPr>
          <w:p w14:paraId="445C3F1D" w14:textId="15ADFF7C" w:rsidR="008C49F7" w:rsidRPr="00534549" w:rsidRDefault="00292AFF" w:rsidP="008C49F7">
            <w:pPr>
              <w:ind w:firstLine="0"/>
              <w:rPr>
                <w:rFonts w:cs="Times New Roman"/>
                <w:noProof/>
                <w:lang w:val="vi-VN"/>
              </w:rPr>
            </w:pPr>
            <w:r w:rsidRPr="00534549">
              <w:rPr>
                <w:rFonts w:cs="Times New Roman"/>
                <w:noProof/>
                <w:lang w:val="vi-VN"/>
              </w:rPr>
              <w:t>Quản lý người dùng</w:t>
            </w:r>
          </w:p>
        </w:tc>
        <w:tc>
          <w:tcPr>
            <w:tcW w:w="4071" w:type="dxa"/>
            <w:tcBorders>
              <w:top w:val="single" w:sz="4" w:space="0" w:color="auto"/>
              <w:left w:val="single" w:sz="4" w:space="0" w:color="auto"/>
              <w:bottom w:val="single" w:sz="4" w:space="0" w:color="auto"/>
              <w:right w:val="single" w:sz="4" w:space="0" w:color="auto"/>
            </w:tcBorders>
          </w:tcPr>
          <w:p w14:paraId="21EE0D82" w14:textId="3FB58A6F" w:rsidR="008C49F7" w:rsidRPr="00534549" w:rsidRDefault="005C5340" w:rsidP="008C49F7">
            <w:pPr>
              <w:ind w:firstLine="0"/>
              <w:rPr>
                <w:rFonts w:cs="Times New Roman"/>
                <w:noProof/>
                <w:lang w:val="vi-VN"/>
              </w:rPr>
            </w:pPr>
            <w:r w:rsidRPr="00534549">
              <w:rPr>
                <w:rFonts w:cs="Times New Roman"/>
                <w:noProof/>
                <w:lang w:val="vi-VN"/>
              </w:rPr>
              <w:t>Thêm/Sửa/Xoá thông tin người dùng</w:t>
            </w:r>
          </w:p>
        </w:tc>
      </w:tr>
      <w:tr w:rsidR="008C49F7" w:rsidRPr="00534549" w14:paraId="53C6CDB4"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5749C6BA" w14:textId="77777777" w:rsidR="008C49F7" w:rsidRPr="00534549" w:rsidRDefault="008C49F7" w:rsidP="008C49F7">
            <w:pPr>
              <w:ind w:firstLine="0"/>
              <w:jc w:val="center"/>
              <w:rPr>
                <w:rFonts w:cs="Times New Roman"/>
                <w:noProof/>
                <w:lang w:val="vi-VN"/>
              </w:rPr>
            </w:pPr>
            <w:r w:rsidRPr="00534549">
              <w:rPr>
                <w:rFonts w:cs="Times New Roman"/>
                <w:noProof/>
                <w:lang w:val="vi-VN"/>
              </w:rPr>
              <w:t>13</w:t>
            </w:r>
          </w:p>
        </w:tc>
        <w:tc>
          <w:tcPr>
            <w:tcW w:w="4140" w:type="dxa"/>
            <w:tcBorders>
              <w:top w:val="single" w:sz="4" w:space="0" w:color="auto"/>
              <w:left w:val="single" w:sz="4" w:space="0" w:color="auto"/>
              <w:bottom w:val="single" w:sz="4" w:space="0" w:color="auto"/>
              <w:right w:val="single" w:sz="4" w:space="0" w:color="auto"/>
            </w:tcBorders>
          </w:tcPr>
          <w:p w14:paraId="4459C12F" w14:textId="46BDE986" w:rsidR="008C49F7" w:rsidRPr="00534549" w:rsidRDefault="00292AFF" w:rsidP="008C49F7">
            <w:pPr>
              <w:ind w:firstLine="0"/>
              <w:rPr>
                <w:rFonts w:cs="Times New Roman"/>
                <w:noProof/>
                <w:lang w:val="vi-VN"/>
              </w:rPr>
            </w:pPr>
            <w:r w:rsidRPr="00534549">
              <w:rPr>
                <w:rFonts w:cs="Times New Roman"/>
                <w:noProof/>
                <w:lang w:val="vi-VN"/>
              </w:rPr>
              <w:t>Thay đổi quy định</w:t>
            </w:r>
          </w:p>
        </w:tc>
        <w:tc>
          <w:tcPr>
            <w:tcW w:w="4071" w:type="dxa"/>
            <w:tcBorders>
              <w:top w:val="single" w:sz="4" w:space="0" w:color="auto"/>
              <w:left w:val="single" w:sz="4" w:space="0" w:color="auto"/>
              <w:bottom w:val="single" w:sz="4" w:space="0" w:color="auto"/>
              <w:right w:val="single" w:sz="4" w:space="0" w:color="auto"/>
            </w:tcBorders>
          </w:tcPr>
          <w:p w14:paraId="42550C54" w14:textId="55F795EE" w:rsidR="008C49F7" w:rsidRPr="00534549" w:rsidRDefault="005C5340" w:rsidP="008C49F7">
            <w:pPr>
              <w:ind w:firstLine="0"/>
              <w:rPr>
                <w:rFonts w:cs="Times New Roman"/>
                <w:noProof/>
                <w:lang w:val="vi-VN"/>
              </w:rPr>
            </w:pPr>
            <w:r w:rsidRPr="00534549">
              <w:rPr>
                <w:rFonts w:cs="Times New Roman"/>
                <w:noProof/>
                <w:lang w:val="vi-VN"/>
              </w:rPr>
              <w:t>Thay đổi số lượng bệnh nhân khám trong ngày.</w:t>
            </w:r>
          </w:p>
        </w:tc>
      </w:tr>
      <w:tr w:rsidR="008C49F7" w:rsidRPr="00534549" w14:paraId="3A08E6A2"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0CCE4E68" w14:textId="77777777" w:rsidR="008C49F7" w:rsidRPr="00534549" w:rsidRDefault="008C49F7" w:rsidP="008C49F7">
            <w:pPr>
              <w:ind w:firstLine="0"/>
              <w:jc w:val="center"/>
              <w:rPr>
                <w:rFonts w:cs="Times New Roman"/>
                <w:noProof/>
                <w:lang w:val="vi-VN"/>
              </w:rPr>
            </w:pPr>
            <w:r w:rsidRPr="00534549">
              <w:rPr>
                <w:rFonts w:cs="Times New Roman"/>
                <w:noProof/>
                <w:lang w:val="vi-VN"/>
              </w:rPr>
              <w:t>14</w:t>
            </w:r>
          </w:p>
        </w:tc>
        <w:tc>
          <w:tcPr>
            <w:tcW w:w="4140" w:type="dxa"/>
            <w:tcBorders>
              <w:top w:val="single" w:sz="4" w:space="0" w:color="auto"/>
              <w:left w:val="single" w:sz="4" w:space="0" w:color="auto"/>
              <w:bottom w:val="single" w:sz="4" w:space="0" w:color="auto"/>
              <w:right w:val="single" w:sz="4" w:space="0" w:color="auto"/>
            </w:tcBorders>
          </w:tcPr>
          <w:p w14:paraId="61A2A15A" w14:textId="01C4D14F" w:rsidR="008C49F7" w:rsidRPr="00534549" w:rsidRDefault="00292AFF" w:rsidP="008C49F7">
            <w:pPr>
              <w:ind w:firstLine="0"/>
              <w:rPr>
                <w:rFonts w:cs="Times New Roman"/>
                <w:noProof/>
                <w:lang w:val="vi-VN"/>
              </w:rPr>
            </w:pPr>
            <w:r w:rsidRPr="00534549">
              <w:rPr>
                <w:rFonts w:cs="Times New Roman"/>
                <w:noProof/>
                <w:lang w:val="vi-VN"/>
              </w:rPr>
              <w:t>Tra cứu bệnh nhân theo tên</w:t>
            </w:r>
          </w:p>
        </w:tc>
        <w:tc>
          <w:tcPr>
            <w:tcW w:w="4071" w:type="dxa"/>
            <w:tcBorders>
              <w:top w:val="single" w:sz="4" w:space="0" w:color="auto"/>
              <w:left w:val="single" w:sz="4" w:space="0" w:color="auto"/>
              <w:bottom w:val="single" w:sz="4" w:space="0" w:color="auto"/>
              <w:right w:val="single" w:sz="4" w:space="0" w:color="auto"/>
            </w:tcBorders>
          </w:tcPr>
          <w:p w14:paraId="3714F507" w14:textId="47898ED4" w:rsidR="008C49F7" w:rsidRPr="00534549" w:rsidRDefault="005C5340" w:rsidP="008C49F7">
            <w:pPr>
              <w:ind w:firstLine="0"/>
              <w:rPr>
                <w:rFonts w:cs="Times New Roman"/>
                <w:noProof/>
                <w:lang w:val="vi-VN"/>
              </w:rPr>
            </w:pPr>
            <w:r w:rsidRPr="00534549">
              <w:rPr>
                <w:rFonts w:cs="Times New Roman"/>
                <w:noProof/>
                <w:lang w:val="vi-VN"/>
              </w:rPr>
              <w:t>Tra cứu bệnh nhân theo tên</w:t>
            </w:r>
          </w:p>
        </w:tc>
      </w:tr>
      <w:tr w:rsidR="008C49F7" w:rsidRPr="00534549" w14:paraId="21A95105" w14:textId="77777777" w:rsidTr="00E645F5">
        <w:tc>
          <w:tcPr>
            <w:tcW w:w="805" w:type="dxa"/>
            <w:tcBorders>
              <w:top w:val="single" w:sz="4" w:space="0" w:color="auto"/>
              <w:left w:val="single" w:sz="4" w:space="0" w:color="auto"/>
              <w:bottom w:val="single" w:sz="4" w:space="0" w:color="auto"/>
              <w:right w:val="single" w:sz="4" w:space="0" w:color="auto"/>
            </w:tcBorders>
            <w:hideMark/>
          </w:tcPr>
          <w:p w14:paraId="0284AD92" w14:textId="77777777" w:rsidR="008C49F7" w:rsidRPr="00534549" w:rsidRDefault="008C49F7" w:rsidP="008C49F7">
            <w:pPr>
              <w:ind w:firstLine="0"/>
              <w:jc w:val="center"/>
              <w:rPr>
                <w:rFonts w:cs="Times New Roman"/>
                <w:noProof/>
                <w:lang w:val="vi-VN"/>
              </w:rPr>
            </w:pPr>
            <w:r w:rsidRPr="00534549">
              <w:rPr>
                <w:rFonts w:cs="Times New Roman"/>
                <w:noProof/>
                <w:lang w:val="vi-VN"/>
              </w:rPr>
              <w:t>15</w:t>
            </w:r>
          </w:p>
        </w:tc>
        <w:tc>
          <w:tcPr>
            <w:tcW w:w="4140" w:type="dxa"/>
            <w:tcBorders>
              <w:top w:val="single" w:sz="4" w:space="0" w:color="auto"/>
              <w:left w:val="single" w:sz="4" w:space="0" w:color="auto"/>
              <w:bottom w:val="single" w:sz="4" w:space="0" w:color="auto"/>
              <w:right w:val="single" w:sz="4" w:space="0" w:color="auto"/>
            </w:tcBorders>
          </w:tcPr>
          <w:p w14:paraId="37036FEA" w14:textId="014878D8" w:rsidR="008C49F7" w:rsidRPr="00534549" w:rsidRDefault="00292AFF" w:rsidP="008C49F7">
            <w:pPr>
              <w:ind w:firstLine="0"/>
              <w:rPr>
                <w:rFonts w:cs="Times New Roman"/>
                <w:noProof/>
                <w:lang w:val="vi-VN"/>
              </w:rPr>
            </w:pPr>
            <w:r w:rsidRPr="00534549">
              <w:rPr>
                <w:rFonts w:cs="Times New Roman"/>
                <w:noProof/>
                <w:lang w:val="vi-VN"/>
              </w:rPr>
              <w:t>Tra cứu bệnh nhân theo ngày khám</w:t>
            </w:r>
          </w:p>
        </w:tc>
        <w:tc>
          <w:tcPr>
            <w:tcW w:w="4071" w:type="dxa"/>
            <w:tcBorders>
              <w:top w:val="single" w:sz="4" w:space="0" w:color="auto"/>
              <w:left w:val="single" w:sz="4" w:space="0" w:color="auto"/>
              <w:bottom w:val="single" w:sz="4" w:space="0" w:color="auto"/>
              <w:right w:val="single" w:sz="4" w:space="0" w:color="auto"/>
            </w:tcBorders>
          </w:tcPr>
          <w:p w14:paraId="19E92E7E" w14:textId="0C794F8B" w:rsidR="008C49F7" w:rsidRPr="00534549" w:rsidRDefault="005C5340" w:rsidP="008C49F7">
            <w:pPr>
              <w:ind w:firstLine="0"/>
              <w:rPr>
                <w:rFonts w:cs="Times New Roman"/>
                <w:noProof/>
                <w:lang w:val="vi-VN"/>
              </w:rPr>
            </w:pPr>
            <w:r w:rsidRPr="00534549">
              <w:rPr>
                <w:rFonts w:cs="Times New Roman"/>
                <w:noProof/>
                <w:lang w:val="vi-VN"/>
              </w:rPr>
              <w:t>Tra cứu bệnh nhân theo ngày khám</w:t>
            </w:r>
          </w:p>
        </w:tc>
      </w:tr>
    </w:tbl>
    <w:p w14:paraId="7EEB0463" w14:textId="77777777" w:rsidR="008C49F7" w:rsidRPr="00534549" w:rsidRDefault="008C49F7" w:rsidP="008C49F7">
      <w:pPr>
        <w:rPr>
          <w:rFonts w:cs="Times New Roman"/>
          <w:noProof/>
          <w:lang w:val="vi-VN"/>
        </w:rPr>
      </w:pPr>
    </w:p>
    <w:p w14:paraId="2E8534DD" w14:textId="56240B16" w:rsidR="008C49F7" w:rsidRPr="00534549" w:rsidRDefault="008C49F7" w:rsidP="008C49F7">
      <w:pPr>
        <w:pStyle w:val="Heading2"/>
        <w:rPr>
          <w:rFonts w:cs="Times New Roman"/>
          <w:noProof/>
          <w:lang w:val="vi-VN"/>
        </w:rPr>
      </w:pPr>
      <w:bookmarkStart w:id="81" w:name="_Toc534701629"/>
      <w:r w:rsidRPr="00534549">
        <w:rPr>
          <w:rFonts w:cs="Times New Roman"/>
          <w:noProof/>
          <w:lang w:val="vi-VN"/>
        </w:rPr>
        <w:t>Đặc tả Use Case</w:t>
      </w:r>
      <w:bookmarkEnd w:id="81"/>
    </w:p>
    <w:p w14:paraId="3C1D5082" w14:textId="77777777" w:rsidR="008C49F7" w:rsidRPr="00534549" w:rsidRDefault="008C49F7" w:rsidP="008C49F7">
      <w:pPr>
        <w:pStyle w:val="Heading3"/>
        <w:rPr>
          <w:rFonts w:cs="Times New Roman"/>
          <w:noProof/>
          <w:lang w:val="vi-VN"/>
        </w:rPr>
      </w:pPr>
      <w:bookmarkStart w:id="82" w:name="_Toc534701630"/>
      <w:r w:rsidRPr="00534549">
        <w:rPr>
          <w:rFonts w:cs="Times New Roman"/>
          <w:noProof/>
          <w:lang w:val="vi-VN"/>
        </w:rPr>
        <w:t>Đặc tả Use Case “Đăng nhập”</w:t>
      </w:r>
      <w:bookmarkEnd w:id="82"/>
    </w:p>
    <w:tbl>
      <w:tblPr>
        <w:tblStyle w:val="Heading5Char"/>
        <w:tblW w:w="0" w:type="auto"/>
        <w:tblLook w:val="04A0" w:firstRow="1" w:lastRow="0" w:firstColumn="1" w:lastColumn="0" w:noHBand="0" w:noVBand="1"/>
      </w:tblPr>
      <w:tblGrid>
        <w:gridCol w:w="2830"/>
        <w:gridCol w:w="6186"/>
      </w:tblGrid>
      <w:tr w:rsidR="00DA4F5F" w:rsidRPr="00534549" w14:paraId="1DD04FA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2754FA1"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597CA4EF"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đăng nhập. Hệ thống sẽ xử lý yêu cầu đăng nhập của người dùng.</w:t>
            </w:r>
          </w:p>
        </w:tc>
      </w:tr>
      <w:tr w:rsidR="00DA4F5F" w:rsidRPr="00534549" w14:paraId="71CBA9E8"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B8D5412"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7DF2788" w14:textId="77777777" w:rsidR="00DA4F5F" w:rsidRPr="00534549" w:rsidRDefault="00DA4F5F" w:rsidP="004F18DA">
            <w:pPr>
              <w:ind w:firstLine="0"/>
              <w:rPr>
                <w:rFonts w:cs="Times New Roman"/>
                <w:noProof/>
                <w:lang w:val="vi-VN"/>
              </w:rPr>
            </w:pPr>
            <w:r w:rsidRPr="00534549">
              <w:rPr>
                <w:rFonts w:cs="Times New Roman"/>
                <w:noProof/>
                <w:lang w:val="vi-VN"/>
              </w:rPr>
              <w:t>1. Hệ thống hiển thị giao diện màn hình đăng nhập.</w:t>
            </w:r>
          </w:p>
          <w:p w14:paraId="26FC62F3" w14:textId="77777777" w:rsidR="00DA4F5F" w:rsidRPr="00534549" w:rsidRDefault="00DA4F5F" w:rsidP="004F18DA">
            <w:pPr>
              <w:ind w:firstLine="0"/>
              <w:rPr>
                <w:rFonts w:cs="Times New Roman"/>
                <w:noProof/>
                <w:lang w:val="vi-VN"/>
              </w:rPr>
            </w:pPr>
            <w:r w:rsidRPr="00534549">
              <w:rPr>
                <w:rFonts w:cs="Times New Roman"/>
                <w:noProof/>
                <w:lang w:val="vi-VN"/>
              </w:rPr>
              <w:t>2. Người dùng nhập tên tài khoản và mật khẩu (cả 2 trường này đều bắt buộc nhập) và nhấn “Đăng nhập”.</w:t>
            </w:r>
          </w:p>
          <w:p w14:paraId="3B6CD640" w14:textId="77777777" w:rsidR="00DA4F5F" w:rsidRPr="00534549" w:rsidRDefault="00DA4F5F" w:rsidP="004F18DA">
            <w:pPr>
              <w:ind w:firstLine="0"/>
              <w:rPr>
                <w:rFonts w:cs="Times New Roman"/>
                <w:noProof/>
                <w:lang w:val="vi-VN"/>
              </w:rPr>
            </w:pPr>
            <w:r w:rsidRPr="00534549">
              <w:rPr>
                <w:rFonts w:cs="Times New Roman"/>
                <w:noProof/>
                <w:lang w:val="vi-VN"/>
              </w:rPr>
              <w:t>3. Hệ thống kiểm tra thông tin đăng nhập (Dòng sự kiện khác: Thông tin đăng nhập sai).</w:t>
            </w:r>
          </w:p>
          <w:p w14:paraId="59642426"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4. Hệ thống hiển thị giao diện trang chủ của phần mềm.</w:t>
            </w:r>
          </w:p>
        </w:tc>
      </w:tr>
      <w:tr w:rsidR="00DA4F5F" w:rsidRPr="00534549" w14:paraId="2E46B2D9"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D421CE6"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5C5B6185" w14:textId="77777777" w:rsidR="00DA4F5F" w:rsidRPr="00534549" w:rsidRDefault="00DA4F5F" w:rsidP="004F18DA">
            <w:pPr>
              <w:ind w:firstLine="0"/>
              <w:rPr>
                <w:rFonts w:cs="Times New Roman"/>
                <w:noProof/>
                <w:lang w:val="vi-VN"/>
              </w:rPr>
            </w:pPr>
            <w:r w:rsidRPr="00534549">
              <w:rPr>
                <w:rFonts w:cs="Times New Roman"/>
                <w:noProof/>
                <w:lang w:val="vi-VN"/>
              </w:rPr>
              <w:t>1. Thông tin đăng nhập sai:</w:t>
            </w:r>
          </w:p>
          <w:p w14:paraId="38B90D79" w14:textId="77777777" w:rsidR="00DA4F5F" w:rsidRPr="00534549" w:rsidRDefault="00DA4F5F" w:rsidP="004F18DA">
            <w:pPr>
              <w:ind w:firstLine="0"/>
              <w:rPr>
                <w:rFonts w:cs="Times New Roman"/>
                <w:noProof/>
                <w:lang w:val="vi-VN"/>
              </w:rPr>
            </w:pPr>
            <w:r w:rsidRPr="00534549">
              <w:rPr>
                <w:rFonts w:cs="Times New Roman"/>
                <w:noProof/>
                <w:lang w:val="vi-VN"/>
              </w:rPr>
              <w:t>Hệ thống hiển thị thông báo tài khoản đăng nhập không hợp lệ.</w:t>
            </w:r>
          </w:p>
        </w:tc>
      </w:tr>
      <w:tr w:rsidR="00DA4F5F" w:rsidRPr="00534549" w14:paraId="4DF61DA6"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9480B24"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0BE05BE4" w14:textId="77777777" w:rsidR="00DA4F5F" w:rsidRPr="00534549" w:rsidRDefault="00DA4F5F" w:rsidP="004F18DA">
            <w:pPr>
              <w:ind w:firstLine="0"/>
              <w:rPr>
                <w:rFonts w:cs="Times New Roman"/>
                <w:noProof/>
                <w:lang w:val="vi-VN"/>
              </w:rPr>
            </w:pPr>
            <w:r w:rsidRPr="00534549">
              <w:rPr>
                <w:rFonts w:cs="Times New Roman"/>
                <w:noProof/>
                <w:lang w:val="vi-VN"/>
              </w:rPr>
              <w:t>Không có</w:t>
            </w:r>
          </w:p>
          <w:p w14:paraId="3931FE50" w14:textId="77777777" w:rsidR="00DA4F5F" w:rsidRPr="00534549" w:rsidRDefault="00DA4F5F" w:rsidP="004F18DA">
            <w:pPr>
              <w:ind w:firstLine="0"/>
              <w:rPr>
                <w:rFonts w:cs="Times New Roman"/>
                <w:noProof/>
                <w:lang w:val="vi-VN"/>
              </w:rPr>
            </w:pPr>
          </w:p>
        </w:tc>
      </w:tr>
      <w:tr w:rsidR="00DA4F5F" w:rsidRPr="00534549" w14:paraId="468E21D9" w14:textId="77777777" w:rsidTr="004F18DA">
        <w:tc>
          <w:tcPr>
            <w:tcW w:w="2830" w:type="dxa"/>
            <w:tcBorders>
              <w:top w:val="single" w:sz="4" w:space="0" w:color="auto"/>
              <w:left w:val="single" w:sz="4" w:space="0" w:color="auto"/>
              <w:bottom w:val="single" w:sz="4" w:space="0" w:color="auto"/>
              <w:right w:val="single" w:sz="4" w:space="0" w:color="auto"/>
            </w:tcBorders>
          </w:tcPr>
          <w:p w14:paraId="75DC5A4B"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2180EC27" w14:textId="77777777" w:rsidR="00DA4F5F" w:rsidRPr="00534549" w:rsidRDefault="00DA4F5F" w:rsidP="004F18DA">
            <w:pPr>
              <w:ind w:firstLine="0"/>
              <w:rPr>
                <w:rFonts w:cs="Times New Roman"/>
                <w:noProof/>
                <w:lang w:val="vi-VN"/>
              </w:rPr>
            </w:pPr>
            <w:r w:rsidRPr="00534549">
              <w:rPr>
                <w:rFonts w:cs="Times New Roman"/>
                <w:noProof/>
                <w:lang w:val="vi-VN"/>
              </w:rPr>
              <w:t>Người dùng đăng nhập thành công vào hệ thống, có thể sử dụng các quyền mà hệ thống cho phép.</w:t>
            </w:r>
          </w:p>
          <w:p w14:paraId="69F06636" w14:textId="77777777" w:rsidR="00DA4F5F" w:rsidRPr="00534549" w:rsidRDefault="00DA4F5F" w:rsidP="004F18DA">
            <w:pPr>
              <w:ind w:firstLine="0"/>
              <w:rPr>
                <w:rFonts w:cs="Times New Roman"/>
                <w:noProof/>
                <w:lang w:val="vi-VN"/>
              </w:rPr>
            </w:pPr>
          </w:p>
        </w:tc>
      </w:tr>
    </w:tbl>
    <w:p w14:paraId="577D0C5B" w14:textId="77777777" w:rsidR="008C49F7" w:rsidRPr="00534549" w:rsidRDefault="008C49F7" w:rsidP="00DA4F5F">
      <w:pPr>
        <w:ind w:firstLine="0"/>
        <w:rPr>
          <w:rFonts w:cs="Times New Roman"/>
          <w:noProof/>
          <w:lang w:val="vi-VN"/>
        </w:rPr>
      </w:pPr>
    </w:p>
    <w:p w14:paraId="734FF119" w14:textId="77777777" w:rsidR="008C49F7" w:rsidRPr="00534549" w:rsidRDefault="008C49F7" w:rsidP="008C49F7">
      <w:pPr>
        <w:pStyle w:val="Heading3"/>
        <w:rPr>
          <w:rFonts w:cs="Times New Roman"/>
          <w:noProof/>
          <w:lang w:val="vi-VN"/>
        </w:rPr>
      </w:pPr>
      <w:bookmarkStart w:id="83" w:name="_Toc534701631"/>
      <w:r w:rsidRPr="00534549">
        <w:rPr>
          <w:rFonts w:cs="Times New Roman"/>
          <w:noProof/>
          <w:lang w:val="vi-VN"/>
        </w:rPr>
        <w:t>Đặc tả usecase “Đăng xuất”</w:t>
      </w:r>
      <w:bookmarkEnd w:id="83"/>
    </w:p>
    <w:tbl>
      <w:tblPr>
        <w:tblStyle w:val="Heading5Char"/>
        <w:tblW w:w="0" w:type="auto"/>
        <w:tblLook w:val="04A0" w:firstRow="1" w:lastRow="0" w:firstColumn="1" w:lastColumn="0" w:noHBand="0" w:noVBand="1"/>
      </w:tblPr>
      <w:tblGrid>
        <w:gridCol w:w="2830"/>
        <w:gridCol w:w="6186"/>
      </w:tblGrid>
      <w:tr w:rsidR="00DA4F5F" w:rsidRPr="00534549" w14:paraId="15D5035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4D03E6F"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43F7D5E1"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Đăng xuất. Hệ thống sẽ xử lý yêu cầu đăng xuất của người dùng.</w:t>
            </w:r>
          </w:p>
        </w:tc>
      </w:tr>
      <w:tr w:rsidR="00DA4F5F" w:rsidRPr="00534549" w14:paraId="6A04582E" w14:textId="77777777" w:rsidTr="004F18DA">
        <w:trPr>
          <w:trHeight w:val="665"/>
        </w:trPr>
        <w:tc>
          <w:tcPr>
            <w:tcW w:w="2830" w:type="dxa"/>
            <w:tcBorders>
              <w:top w:val="single" w:sz="4" w:space="0" w:color="auto"/>
              <w:left w:val="single" w:sz="4" w:space="0" w:color="auto"/>
              <w:bottom w:val="single" w:sz="4" w:space="0" w:color="auto"/>
              <w:right w:val="single" w:sz="4" w:space="0" w:color="auto"/>
            </w:tcBorders>
            <w:hideMark/>
          </w:tcPr>
          <w:p w14:paraId="27EECC78"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F26EE97" w14:textId="77777777" w:rsidR="00DA4F5F" w:rsidRPr="00534549" w:rsidRDefault="00DA4F5F" w:rsidP="004F18DA">
            <w:pPr>
              <w:spacing w:line="360" w:lineRule="auto"/>
              <w:ind w:firstLine="0"/>
              <w:rPr>
                <w:rFonts w:cs="Times New Roman"/>
                <w:noProof/>
                <w:szCs w:val="26"/>
                <w:lang w:val="vi-VN"/>
              </w:rPr>
            </w:pPr>
            <w:r w:rsidRPr="00534549">
              <w:rPr>
                <w:rFonts w:cs="Times New Roman"/>
                <w:noProof/>
                <w:szCs w:val="26"/>
                <w:lang w:val="vi-VN"/>
              </w:rPr>
              <w:t>1. Người dùng nhấn vào Đăng xuất</w:t>
            </w:r>
          </w:p>
          <w:p w14:paraId="639BC5E9" w14:textId="77777777" w:rsidR="00DA4F5F" w:rsidRPr="00534549" w:rsidRDefault="00DA4F5F" w:rsidP="004F18DA">
            <w:pPr>
              <w:ind w:firstLine="0"/>
              <w:rPr>
                <w:rFonts w:cs="Times New Roman"/>
                <w:noProof/>
                <w:lang w:val="vi-VN"/>
              </w:rPr>
            </w:pPr>
            <w:r w:rsidRPr="00534549">
              <w:rPr>
                <w:rFonts w:cs="Times New Roman"/>
                <w:noProof/>
                <w:szCs w:val="26"/>
                <w:lang w:val="vi-VN"/>
              </w:rPr>
              <w:t>2. Hệ thống đăng xuất và trở về màn hình login</w:t>
            </w:r>
          </w:p>
        </w:tc>
      </w:tr>
      <w:tr w:rsidR="00DA4F5F" w:rsidRPr="00534549" w14:paraId="06FB0E5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3B7C310" w14:textId="77777777" w:rsidR="00DA4F5F" w:rsidRPr="00534549" w:rsidRDefault="00DA4F5F"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7BC31B4B" w14:textId="77777777" w:rsidR="00DA4F5F" w:rsidRPr="00534549" w:rsidRDefault="00DA4F5F" w:rsidP="004F18DA">
            <w:pPr>
              <w:ind w:firstLine="0"/>
              <w:rPr>
                <w:rFonts w:cs="Times New Roman"/>
                <w:noProof/>
                <w:lang w:val="vi-VN"/>
              </w:rPr>
            </w:pPr>
            <w:r w:rsidRPr="00534549">
              <w:rPr>
                <w:rFonts w:cs="Times New Roman"/>
                <w:noProof/>
                <w:lang w:val="vi-VN"/>
              </w:rPr>
              <w:t>Không có</w:t>
            </w:r>
          </w:p>
        </w:tc>
      </w:tr>
      <w:tr w:rsidR="00DA4F5F" w:rsidRPr="00534549" w14:paraId="0AE0C5E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8614637"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76CF916E" w14:textId="77777777" w:rsidR="00DA4F5F" w:rsidRPr="00534549" w:rsidRDefault="00DA4F5F" w:rsidP="004F18DA">
            <w:pPr>
              <w:ind w:firstLine="0"/>
              <w:rPr>
                <w:rFonts w:cs="Times New Roman"/>
                <w:noProof/>
                <w:lang w:val="vi-VN"/>
              </w:rPr>
            </w:pPr>
            <w:r w:rsidRPr="00534549">
              <w:rPr>
                <w:rFonts w:cs="Times New Roman"/>
                <w:noProof/>
                <w:lang w:val="vi-VN"/>
              </w:rPr>
              <w:t>Người dùng đã đăng nhập vào hệ thống.</w:t>
            </w:r>
          </w:p>
          <w:p w14:paraId="140B26EB" w14:textId="77777777" w:rsidR="00DA4F5F" w:rsidRPr="00534549" w:rsidRDefault="00DA4F5F" w:rsidP="004F18DA">
            <w:pPr>
              <w:ind w:firstLine="0"/>
              <w:rPr>
                <w:rFonts w:cs="Times New Roman"/>
                <w:noProof/>
                <w:lang w:val="vi-VN"/>
              </w:rPr>
            </w:pPr>
          </w:p>
        </w:tc>
      </w:tr>
      <w:tr w:rsidR="00DA4F5F" w:rsidRPr="00534549" w14:paraId="61B3E331" w14:textId="77777777" w:rsidTr="004F18DA">
        <w:tc>
          <w:tcPr>
            <w:tcW w:w="2830" w:type="dxa"/>
            <w:tcBorders>
              <w:top w:val="single" w:sz="4" w:space="0" w:color="auto"/>
              <w:left w:val="single" w:sz="4" w:space="0" w:color="auto"/>
              <w:bottom w:val="single" w:sz="4" w:space="0" w:color="auto"/>
              <w:right w:val="single" w:sz="4" w:space="0" w:color="auto"/>
            </w:tcBorders>
          </w:tcPr>
          <w:p w14:paraId="6C145800"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6380DD3A" w14:textId="77777777" w:rsidR="00DA4F5F" w:rsidRPr="00534549" w:rsidRDefault="00DA4F5F" w:rsidP="004F18DA">
            <w:pPr>
              <w:ind w:firstLine="0"/>
              <w:rPr>
                <w:rFonts w:cs="Times New Roman"/>
                <w:noProof/>
                <w:lang w:val="vi-VN"/>
              </w:rPr>
            </w:pPr>
            <w:r w:rsidRPr="00534549">
              <w:rPr>
                <w:rFonts w:cs="Times New Roman"/>
                <w:noProof/>
                <w:lang w:val="vi-VN"/>
              </w:rPr>
              <w:t>Người dùng đăng xuất khỏi hệ thống.</w:t>
            </w:r>
          </w:p>
        </w:tc>
      </w:tr>
    </w:tbl>
    <w:p w14:paraId="424C07B0" w14:textId="77777777" w:rsidR="008C49F7" w:rsidRPr="00534549" w:rsidRDefault="008C49F7" w:rsidP="008C49F7">
      <w:pPr>
        <w:rPr>
          <w:rFonts w:cs="Times New Roman"/>
          <w:noProof/>
          <w:lang w:val="vi-VN"/>
        </w:rPr>
      </w:pPr>
    </w:p>
    <w:p w14:paraId="79CFC4B3" w14:textId="1261D16C" w:rsidR="008C49F7" w:rsidRPr="00534549" w:rsidRDefault="008C49F7" w:rsidP="008C49F7">
      <w:pPr>
        <w:pStyle w:val="Heading3"/>
        <w:rPr>
          <w:rFonts w:cs="Times New Roman"/>
          <w:noProof/>
          <w:lang w:val="vi-VN"/>
        </w:rPr>
      </w:pPr>
      <w:bookmarkStart w:id="84" w:name="_Toc471287968"/>
      <w:bookmarkStart w:id="85" w:name="_Toc534701632"/>
      <w:r w:rsidRPr="00534549">
        <w:rPr>
          <w:rFonts w:cs="Times New Roman"/>
          <w:noProof/>
          <w:lang w:val="vi-VN"/>
        </w:rPr>
        <w:t>Đặc tả usecase “</w:t>
      </w:r>
      <w:r w:rsidR="00DA4F5F" w:rsidRPr="00534549">
        <w:rPr>
          <w:rFonts w:cs="Times New Roman"/>
          <w:noProof/>
          <w:lang w:val="vi-VN"/>
        </w:rPr>
        <w:t>Đổi mật khẩu</w:t>
      </w:r>
      <w:r w:rsidRPr="00534549">
        <w:rPr>
          <w:rFonts w:cs="Times New Roman"/>
          <w:noProof/>
          <w:lang w:val="vi-VN"/>
        </w:rPr>
        <w:t>”</w:t>
      </w:r>
      <w:bookmarkEnd w:id="84"/>
      <w:bookmarkEnd w:id="85"/>
    </w:p>
    <w:tbl>
      <w:tblPr>
        <w:tblStyle w:val="Heading5Char"/>
        <w:tblW w:w="0" w:type="auto"/>
        <w:tblLook w:val="04A0" w:firstRow="1" w:lastRow="0" w:firstColumn="1" w:lastColumn="0" w:noHBand="0" w:noVBand="1"/>
      </w:tblPr>
      <w:tblGrid>
        <w:gridCol w:w="2830"/>
        <w:gridCol w:w="6186"/>
      </w:tblGrid>
      <w:tr w:rsidR="00DA4F5F" w:rsidRPr="00534549" w14:paraId="453D2251"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7F3B96E"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6C1D907E"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đổi mật khẩu. Hệ thống sẽ xử lý yêu cầu đổi mật khẩu của người dùng.</w:t>
            </w:r>
          </w:p>
        </w:tc>
      </w:tr>
      <w:tr w:rsidR="00DA4F5F" w:rsidRPr="00534549" w14:paraId="0FEE7E1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55A50AC"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4D5A8C2" w14:textId="77777777" w:rsidR="00DA4F5F" w:rsidRPr="00534549" w:rsidRDefault="00DA4F5F" w:rsidP="004F18DA">
            <w:pPr>
              <w:spacing w:line="360" w:lineRule="auto"/>
              <w:ind w:firstLine="0"/>
              <w:rPr>
                <w:rFonts w:cs="Times New Roman"/>
                <w:noProof/>
                <w:szCs w:val="26"/>
                <w:lang w:val="vi-VN"/>
              </w:rPr>
            </w:pPr>
            <w:r w:rsidRPr="00534549">
              <w:rPr>
                <w:rFonts w:cs="Times New Roman"/>
                <w:noProof/>
                <w:szCs w:val="26"/>
                <w:lang w:val="vi-VN"/>
              </w:rPr>
              <w:t>1. Người dùng nhấn tài khoản của mình và chọn “Đổi mật khẩu”</w:t>
            </w:r>
          </w:p>
          <w:p w14:paraId="13B7DEE4" w14:textId="77777777" w:rsidR="00DA4F5F" w:rsidRPr="00534549" w:rsidRDefault="00DA4F5F" w:rsidP="004F18DA">
            <w:pPr>
              <w:spacing w:line="360" w:lineRule="auto"/>
              <w:ind w:firstLine="0"/>
              <w:rPr>
                <w:rFonts w:cs="Times New Roman"/>
                <w:noProof/>
                <w:szCs w:val="26"/>
                <w:lang w:val="vi-VN"/>
              </w:rPr>
            </w:pPr>
            <w:r w:rsidRPr="00534549">
              <w:rPr>
                <w:rFonts w:cs="Times New Roman"/>
                <w:noProof/>
                <w:szCs w:val="26"/>
                <w:lang w:val="vi-VN"/>
              </w:rPr>
              <w:t>2. Tiến hành nhập mật khẩu cũ, mật khẩu mới và xác nhận mật khẩu mới.</w:t>
            </w:r>
          </w:p>
        </w:tc>
      </w:tr>
      <w:tr w:rsidR="00DA4F5F" w:rsidRPr="00534549" w14:paraId="73E3E0D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B67E0BE" w14:textId="77777777" w:rsidR="00DA4F5F" w:rsidRPr="00534549" w:rsidRDefault="00DA4F5F"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6B25AF30" w14:textId="77777777" w:rsidR="00DA4F5F" w:rsidRPr="00534549" w:rsidRDefault="00DA4F5F" w:rsidP="004F18DA">
            <w:pPr>
              <w:ind w:firstLine="0"/>
              <w:rPr>
                <w:rFonts w:cs="Times New Roman"/>
                <w:noProof/>
                <w:lang w:val="vi-VN"/>
              </w:rPr>
            </w:pPr>
            <w:r w:rsidRPr="00534549">
              <w:rPr>
                <w:rFonts w:cs="Times New Roman"/>
                <w:noProof/>
                <w:lang w:val="vi-VN"/>
              </w:rPr>
              <w:t>1. Thông tin đăng nhập sai:</w:t>
            </w:r>
          </w:p>
          <w:p w14:paraId="1FBEC04C"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Hệ thống hiển thị thông báo tài khoản đăng nhập không hợp lệ.</w:t>
            </w:r>
          </w:p>
        </w:tc>
      </w:tr>
      <w:tr w:rsidR="00DA4F5F" w:rsidRPr="00534549" w14:paraId="444E1FC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834E7DB"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70AF70EE" w14:textId="77777777" w:rsidR="00DA4F5F" w:rsidRPr="00534549" w:rsidRDefault="00DA4F5F" w:rsidP="004F18DA">
            <w:pPr>
              <w:ind w:firstLine="0"/>
              <w:rPr>
                <w:rFonts w:cs="Times New Roman"/>
                <w:noProof/>
                <w:lang w:val="vi-VN"/>
              </w:rPr>
            </w:pPr>
            <w:r w:rsidRPr="00534549">
              <w:rPr>
                <w:rFonts w:cs="Times New Roman"/>
                <w:noProof/>
                <w:lang w:val="vi-VN"/>
              </w:rPr>
              <w:t>Người dùng đã đăng nhập thành công vào hệ thống.</w:t>
            </w:r>
          </w:p>
          <w:p w14:paraId="158C5964" w14:textId="77777777" w:rsidR="00DA4F5F" w:rsidRPr="00534549" w:rsidRDefault="00DA4F5F" w:rsidP="004F18DA">
            <w:pPr>
              <w:ind w:firstLine="0"/>
              <w:rPr>
                <w:rFonts w:cs="Times New Roman"/>
                <w:noProof/>
                <w:lang w:val="vi-VN"/>
              </w:rPr>
            </w:pPr>
          </w:p>
        </w:tc>
      </w:tr>
      <w:tr w:rsidR="00DA4F5F" w:rsidRPr="00534549" w14:paraId="608F0C9E" w14:textId="77777777" w:rsidTr="004F18DA">
        <w:tc>
          <w:tcPr>
            <w:tcW w:w="2830" w:type="dxa"/>
            <w:tcBorders>
              <w:top w:val="single" w:sz="4" w:space="0" w:color="auto"/>
              <w:left w:val="single" w:sz="4" w:space="0" w:color="auto"/>
              <w:bottom w:val="single" w:sz="4" w:space="0" w:color="auto"/>
              <w:right w:val="single" w:sz="4" w:space="0" w:color="auto"/>
            </w:tcBorders>
          </w:tcPr>
          <w:p w14:paraId="0425F5F4"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3F595141" w14:textId="77777777" w:rsidR="00DA4F5F" w:rsidRPr="00534549" w:rsidRDefault="00DA4F5F" w:rsidP="004F18DA">
            <w:pPr>
              <w:ind w:firstLine="0"/>
              <w:rPr>
                <w:rFonts w:cs="Times New Roman"/>
                <w:noProof/>
                <w:lang w:val="vi-VN"/>
              </w:rPr>
            </w:pPr>
            <w:r w:rsidRPr="00534549">
              <w:rPr>
                <w:rFonts w:cs="Times New Roman"/>
                <w:noProof/>
                <w:lang w:val="vi-VN"/>
              </w:rPr>
              <w:t>Người dùng hoàn tất việc thay đổi mật khẩu.</w:t>
            </w:r>
          </w:p>
        </w:tc>
      </w:tr>
    </w:tbl>
    <w:p w14:paraId="0B0FB56A" w14:textId="77777777" w:rsidR="008C49F7" w:rsidRPr="00534549" w:rsidRDefault="008C49F7" w:rsidP="008C49F7">
      <w:pPr>
        <w:ind w:firstLine="0"/>
        <w:rPr>
          <w:rFonts w:cs="Times New Roman"/>
          <w:noProof/>
          <w:lang w:val="vi-VN"/>
        </w:rPr>
      </w:pPr>
    </w:p>
    <w:p w14:paraId="74AF672A" w14:textId="542B3A25" w:rsidR="008C49F7" w:rsidRPr="00534549" w:rsidRDefault="008C49F7" w:rsidP="008C49F7">
      <w:pPr>
        <w:pStyle w:val="Heading3"/>
        <w:rPr>
          <w:rFonts w:cs="Times New Roman"/>
          <w:noProof/>
          <w:lang w:val="vi-VN"/>
        </w:rPr>
      </w:pPr>
      <w:bookmarkStart w:id="86" w:name="_Toc534701633"/>
      <w:r w:rsidRPr="00534549">
        <w:rPr>
          <w:rFonts w:cs="Times New Roman"/>
          <w:noProof/>
          <w:lang w:val="vi-VN"/>
        </w:rPr>
        <w:t>Đặc tả Usecase “</w:t>
      </w:r>
      <w:r w:rsidR="00DA4F5F" w:rsidRPr="00534549">
        <w:rPr>
          <w:rFonts w:cs="Times New Roman"/>
          <w:noProof/>
          <w:lang w:val="vi-VN"/>
        </w:rPr>
        <w:t>Quản lý bệnh nhân</w:t>
      </w:r>
      <w:r w:rsidRPr="00534549">
        <w:rPr>
          <w:rFonts w:cs="Times New Roman"/>
          <w:noProof/>
          <w:lang w:val="vi-VN"/>
        </w:rPr>
        <w:t>”</w:t>
      </w:r>
      <w:bookmarkEnd w:id="86"/>
    </w:p>
    <w:p w14:paraId="19629135" w14:textId="2D9517E9" w:rsidR="00DA4F5F" w:rsidRPr="00534549" w:rsidRDefault="00DA4F5F" w:rsidP="00DA4F5F">
      <w:pPr>
        <w:pStyle w:val="ListParagraph"/>
        <w:numPr>
          <w:ilvl w:val="0"/>
          <w:numId w:val="23"/>
        </w:numPr>
        <w:rPr>
          <w:rFonts w:cs="Times New Roman"/>
          <w:b/>
          <w:noProof/>
          <w:lang w:val="vi-VN"/>
        </w:rPr>
      </w:pPr>
      <w:r w:rsidRPr="00534549">
        <w:rPr>
          <w:rFonts w:cs="Times New Roman"/>
          <w:b/>
          <w:noProof/>
          <w:lang w:val="vi-VN"/>
        </w:rPr>
        <w:t xml:space="preserve">Thêm bệnh nhân: </w:t>
      </w:r>
    </w:p>
    <w:tbl>
      <w:tblPr>
        <w:tblStyle w:val="Heading5Char"/>
        <w:tblW w:w="0" w:type="auto"/>
        <w:tblLook w:val="04A0" w:firstRow="1" w:lastRow="0" w:firstColumn="1" w:lastColumn="0" w:noHBand="0" w:noVBand="1"/>
      </w:tblPr>
      <w:tblGrid>
        <w:gridCol w:w="2830"/>
        <w:gridCol w:w="6186"/>
      </w:tblGrid>
      <w:tr w:rsidR="00DA4F5F" w:rsidRPr="00534549" w14:paraId="292D41A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2E74411"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6D2B1764"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thêm bệnh nhân. Hệ thống sẽ xử lý yêu cầu thêm bệnh nhân của người dùng.</w:t>
            </w:r>
          </w:p>
        </w:tc>
      </w:tr>
      <w:tr w:rsidR="00DA4F5F" w:rsidRPr="00534549" w14:paraId="46C22A55"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83C73EA"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237C674" w14:textId="77777777" w:rsidR="00DA4F5F" w:rsidRPr="00534549" w:rsidRDefault="00DA4F5F" w:rsidP="004F18DA">
            <w:pPr>
              <w:ind w:firstLine="0"/>
              <w:rPr>
                <w:rFonts w:cs="Times New Roman"/>
                <w:noProof/>
                <w:lang w:val="vi-VN"/>
              </w:rPr>
            </w:pPr>
            <w:r w:rsidRPr="00534549">
              <w:rPr>
                <w:rFonts w:cs="Times New Roman"/>
                <w:noProof/>
                <w:lang w:val="vi-VN"/>
              </w:rPr>
              <w:t>1. Vào mục quản lý bệnh nhân, nhấn nút “Thêm bệnh nhân”.</w:t>
            </w:r>
          </w:p>
          <w:p w14:paraId="40C51FF1" w14:textId="77777777" w:rsidR="00DA4F5F" w:rsidRPr="00534549" w:rsidRDefault="00DA4F5F" w:rsidP="004F18DA">
            <w:pPr>
              <w:ind w:firstLine="0"/>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6567252F" w14:textId="77777777" w:rsidR="00DA4F5F" w:rsidRPr="00534549" w:rsidRDefault="00DA4F5F" w:rsidP="004F18DA">
            <w:pPr>
              <w:ind w:firstLine="0"/>
              <w:rPr>
                <w:rFonts w:cs="Times New Roman"/>
                <w:noProof/>
                <w:lang w:val="vi-VN"/>
              </w:rPr>
            </w:pPr>
            <w:r w:rsidRPr="00534549">
              <w:rPr>
                <w:rFonts w:cs="Times New Roman"/>
                <w:noProof/>
                <w:lang w:val="vi-VN"/>
              </w:rPr>
              <w:t>3. Hệ thống kiểm tra thông tin, nếu các thông tin hợp lệ sẽ tiến hành bước tiếp theo. (Dòng sự kiện phụ: Thông tin không hợp lệ).</w:t>
            </w:r>
          </w:p>
          <w:p w14:paraId="410A6499" w14:textId="77777777" w:rsidR="00DA4F5F" w:rsidRPr="00534549" w:rsidRDefault="00DA4F5F" w:rsidP="004F18DA">
            <w:pPr>
              <w:ind w:firstLine="0"/>
              <w:rPr>
                <w:rFonts w:cs="Times New Roman"/>
                <w:noProof/>
                <w:lang w:val="vi-VN"/>
              </w:rPr>
            </w:pPr>
            <w:r w:rsidRPr="00534549">
              <w:rPr>
                <w:rFonts w:cs="Times New Roman"/>
                <w:noProof/>
                <w:lang w:val="vi-VN"/>
              </w:rPr>
              <w:t>4. Hệ thống lưu dữ liệu và thông báo thành công. (Dòng sự kiện khác: Không thể thêm bệnh nhân xuống cơ sở dữ liệu).</w:t>
            </w:r>
          </w:p>
        </w:tc>
      </w:tr>
      <w:tr w:rsidR="00DA4F5F" w:rsidRPr="00534549" w14:paraId="421B8A3E"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1DED62C" w14:textId="77777777" w:rsidR="00DA4F5F" w:rsidRPr="00534549" w:rsidRDefault="00DA4F5F"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7CCB20E9" w14:textId="77777777" w:rsidR="00DA4F5F" w:rsidRPr="00534549" w:rsidRDefault="00DA4F5F" w:rsidP="004F18DA">
            <w:pPr>
              <w:ind w:firstLine="0"/>
              <w:jc w:val="left"/>
              <w:rPr>
                <w:rFonts w:cs="Times New Roman"/>
                <w:noProof/>
                <w:lang w:val="vi-VN"/>
              </w:rPr>
            </w:pPr>
            <w:r w:rsidRPr="00534549">
              <w:rPr>
                <w:rFonts w:cs="Times New Roman"/>
                <w:noProof/>
                <w:lang w:val="vi-VN"/>
              </w:rPr>
              <w:t>1. Thông tin không hợp lệ:</w:t>
            </w:r>
          </w:p>
          <w:p w14:paraId="17BA7D10" w14:textId="77777777" w:rsidR="00DA4F5F" w:rsidRPr="00534549" w:rsidRDefault="00DA4F5F"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685C905F" w14:textId="77777777" w:rsidR="00DA4F5F" w:rsidRPr="00534549" w:rsidRDefault="00DA4F5F"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DA4F5F" w:rsidRPr="00534549" w14:paraId="48A49C7C"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5933E6C"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6CCE7D2A"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DA4F5F" w:rsidRPr="00534549" w14:paraId="02851B10" w14:textId="77777777" w:rsidTr="004F18DA">
        <w:tc>
          <w:tcPr>
            <w:tcW w:w="2830" w:type="dxa"/>
            <w:tcBorders>
              <w:top w:val="single" w:sz="4" w:space="0" w:color="auto"/>
              <w:left w:val="single" w:sz="4" w:space="0" w:color="auto"/>
              <w:bottom w:val="single" w:sz="4" w:space="0" w:color="auto"/>
              <w:right w:val="single" w:sz="4" w:space="0" w:color="auto"/>
            </w:tcBorders>
          </w:tcPr>
          <w:p w14:paraId="6E140DFF"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1269DE62"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thêm thông tin bệnh nhân thành công vào hệ thống.</w:t>
            </w:r>
          </w:p>
        </w:tc>
      </w:tr>
    </w:tbl>
    <w:p w14:paraId="097A66F9" w14:textId="43763A62" w:rsidR="00DA4F5F" w:rsidRDefault="00DA4F5F" w:rsidP="00DA4F5F">
      <w:pPr>
        <w:pStyle w:val="ListParagraph"/>
        <w:ind w:firstLine="0"/>
        <w:rPr>
          <w:rFonts w:cs="Times New Roman"/>
          <w:noProof/>
          <w:lang w:val="vi-VN"/>
        </w:rPr>
      </w:pPr>
    </w:p>
    <w:p w14:paraId="29AA8F4E" w14:textId="43CACBF6" w:rsidR="00627EF8" w:rsidRDefault="00627EF8" w:rsidP="00DA4F5F">
      <w:pPr>
        <w:pStyle w:val="ListParagraph"/>
        <w:ind w:firstLine="0"/>
        <w:rPr>
          <w:rFonts w:cs="Times New Roman"/>
          <w:noProof/>
          <w:lang w:val="vi-VN"/>
        </w:rPr>
      </w:pPr>
    </w:p>
    <w:p w14:paraId="55FF632C" w14:textId="418C81C6" w:rsidR="00627EF8" w:rsidRDefault="00627EF8" w:rsidP="00DA4F5F">
      <w:pPr>
        <w:pStyle w:val="ListParagraph"/>
        <w:ind w:firstLine="0"/>
        <w:rPr>
          <w:rFonts w:cs="Times New Roman"/>
          <w:noProof/>
          <w:lang w:val="vi-VN"/>
        </w:rPr>
      </w:pPr>
    </w:p>
    <w:p w14:paraId="465B6D42" w14:textId="77777777" w:rsidR="00627EF8" w:rsidRPr="00534549" w:rsidRDefault="00627EF8" w:rsidP="00DA4F5F">
      <w:pPr>
        <w:pStyle w:val="ListParagraph"/>
        <w:ind w:firstLine="0"/>
        <w:rPr>
          <w:rFonts w:cs="Times New Roman"/>
          <w:noProof/>
          <w:lang w:val="vi-VN"/>
        </w:rPr>
      </w:pPr>
    </w:p>
    <w:p w14:paraId="2319E626" w14:textId="7BC9D842" w:rsidR="008C49F7" w:rsidRPr="00534549" w:rsidRDefault="00DA4F5F" w:rsidP="00DA4F5F">
      <w:pPr>
        <w:pStyle w:val="ListParagraph"/>
        <w:numPr>
          <w:ilvl w:val="0"/>
          <w:numId w:val="23"/>
        </w:numPr>
        <w:rPr>
          <w:rFonts w:cs="Times New Roman"/>
          <w:b/>
          <w:noProof/>
          <w:lang w:val="vi-VN"/>
        </w:rPr>
      </w:pPr>
      <w:r w:rsidRPr="00534549">
        <w:rPr>
          <w:rFonts w:cs="Times New Roman"/>
          <w:b/>
          <w:noProof/>
          <w:lang w:val="vi-VN"/>
        </w:rPr>
        <w:lastRenderedPageBreak/>
        <w:t>Sửa thông tin bệnh nhân:</w:t>
      </w:r>
    </w:p>
    <w:tbl>
      <w:tblPr>
        <w:tblStyle w:val="Heading5Char"/>
        <w:tblW w:w="0" w:type="auto"/>
        <w:tblLook w:val="04A0" w:firstRow="1" w:lastRow="0" w:firstColumn="1" w:lastColumn="0" w:noHBand="0" w:noVBand="1"/>
      </w:tblPr>
      <w:tblGrid>
        <w:gridCol w:w="2830"/>
        <w:gridCol w:w="6186"/>
      </w:tblGrid>
      <w:tr w:rsidR="00DA4F5F" w:rsidRPr="00534549" w14:paraId="60C7B36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59CAD3C"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36AE88ED"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Sửa thông tin bệnh nhân. Hệ thống sẽ xử lý yêu cầu sửa thông tin bệnh nhân của người dùng.</w:t>
            </w:r>
          </w:p>
        </w:tc>
      </w:tr>
      <w:tr w:rsidR="00DA4F5F" w:rsidRPr="00534549" w14:paraId="77F004BB"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83B59CD"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7F0FB51" w14:textId="77777777" w:rsidR="00DA4F5F" w:rsidRPr="00534549" w:rsidRDefault="00DA4F5F" w:rsidP="004F18DA">
            <w:pPr>
              <w:ind w:firstLine="0"/>
              <w:jc w:val="left"/>
              <w:rPr>
                <w:rFonts w:cs="Times New Roman"/>
                <w:noProof/>
                <w:lang w:val="vi-VN"/>
              </w:rPr>
            </w:pPr>
            <w:r w:rsidRPr="00534549">
              <w:rPr>
                <w:rFonts w:cs="Times New Roman"/>
                <w:noProof/>
                <w:lang w:val="vi-VN"/>
              </w:rPr>
              <w:t>1. Vào mục danh sách bệnh nhân, nhấn vào nút sửa của một bệnh nhân.</w:t>
            </w:r>
          </w:p>
          <w:p w14:paraId="02E63735" w14:textId="77777777" w:rsidR="00DA4F5F" w:rsidRPr="00534549" w:rsidRDefault="00DA4F5F" w:rsidP="004F18DA">
            <w:pPr>
              <w:ind w:firstLine="0"/>
              <w:jc w:val="left"/>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54E0AB7E" w14:textId="77777777" w:rsidR="00DA4F5F" w:rsidRPr="00534549" w:rsidRDefault="00DA4F5F" w:rsidP="004F18DA">
            <w:pPr>
              <w:ind w:firstLine="0"/>
              <w:jc w:val="left"/>
              <w:rPr>
                <w:rFonts w:cs="Times New Roman"/>
                <w:noProof/>
                <w:lang w:val="vi-VN"/>
              </w:rPr>
            </w:pPr>
            <w:r w:rsidRPr="00534549">
              <w:rPr>
                <w:rFonts w:cs="Times New Roman"/>
                <w:noProof/>
                <w:lang w:val="vi-VN"/>
              </w:rPr>
              <w:t>3. Hệ thống kiểm tra thông tin, nếu các thông tin hợp lệ sẽ tiến hành bước tiếp theo.</w:t>
            </w:r>
          </w:p>
          <w:p w14:paraId="4A1FE64E" w14:textId="77777777" w:rsidR="00DA4F5F" w:rsidRPr="00534549" w:rsidRDefault="00DA4F5F" w:rsidP="004F18DA">
            <w:pPr>
              <w:ind w:firstLine="0"/>
              <w:jc w:val="left"/>
              <w:rPr>
                <w:rFonts w:cs="Times New Roman"/>
                <w:noProof/>
                <w:lang w:val="vi-VN"/>
              </w:rPr>
            </w:pPr>
            <w:r w:rsidRPr="00534549">
              <w:rPr>
                <w:rFonts w:cs="Times New Roman"/>
                <w:noProof/>
                <w:lang w:val="vi-VN"/>
              </w:rPr>
              <w:t>(Dòng sự kiện khác: Thông tin không hợp lệ).</w:t>
            </w:r>
          </w:p>
          <w:p w14:paraId="44D30D89" w14:textId="77777777" w:rsidR="00DA4F5F" w:rsidRPr="00534549" w:rsidRDefault="00DA4F5F" w:rsidP="004F18DA">
            <w:pPr>
              <w:ind w:firstLine="0"/>
              <w:jc w:val="left"/>
              <w:rPr>
                <w:rFonts w:cs="Times New Roman"/>
                <w:noProof/>
                <w:lang w:val="vi-VN"/>
              </w:rPr>
            </w:pPr>
            <w:r w:rsidRPr="00534549">
              <w:rPr>
                <w:rFonts w:cs="Times New Roman"/>
                <w:noProof/>
                <w:lang w:val="vi-VN"/>
              </w:rPr>
              <w:t>4. Hệ thống lưu dữ liệu và thông báo thành công.</w:t>
            </w:r>
          </w:p>
          <w:p w14:paraId="6FBB1A62" w14:textId="77777777" w:rsidR="00DA4F5F" w:rsidRPr="00534549" w:rsidRDefault="00DA4F5F" w:rsidP="004F18DA">
            <w:pPr>
              <w:ind w:firstLine="0"/>
              <w:jc w:val="left"/>
              <w:rPr>
                <w:rFonts w:cs="Times New Roman"/>
                <w:noProof/>
                <w:lang w:val="vi-VN"/>
              </w:rPr>
            </w:pPr>
            <w:r w:rsidRPr="00534549">
              <w:rPr>
                <w:rFonts w:cs="Times New Roman"/>
                <w:noProof/>
                <w:lang w:val="vi-VN"/>
              </w:rPr>
              <w:t>(Dòng sự kiện khác: Không thể cập nhật xuống cơ sở dữ liệu)</w:t>
            </w:r>
          </w:p>
        </w:tc>
      </w:tr>
      <w:tr w:rsidR="00DA4F5F" w:rsidRPr="00534549" w14:paraId="56724896"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DF25FC3" w14:textId="77777777" w:rsidR="00DA4F5F" w:rsidRPr="00534549" w:rsidRDefault="00DA4F5F"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66508FFB" w14:textId="77777777" w:rsidR="00DA4F5F" w:rsidRPr="00534549" w:rsidRDefault="00DA4F5F" w:rsidP="004F18DA">
            <w:pPr>
              <w:ind w:firstLine="0"/>
              <w:jc w:val="left"/>
              <w:rPr>
                <w:rFonts w:cs="Times New Roman"/>
                <w:noProof/>
                <w:lang w:val="vi-VN"/>
              </w:rPr>
            </w:pPr>
            <w:r w:rsidRPr="00534549">
              <w:rPr>
                <w:rFonts w:cs="Times New Roman"/>
                <w:noProof/>
                <w:lang w:val="vi-VN"/>
              </w:rPr>
              <w:t>1. Thông tin không hợp lệ:</w:t>
            </w:r>
          </w:p>
          <w:p w14:paraId="3BB08FB6" w14:textId="77777777" w:rsidR="00DA4F5F" w:rsidRPr="00534549" w:rsidRDefault="00DA4F5F"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7F8618CC" w14:textId="77777777" w:rsidR="00DA4F5F" w:rsidRPr="00534549" w:rsidRDefault="00DA4F5F"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DA4F5F" w:rsidRPr="00534549" w14:paraId="048BFAA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95793B5"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2FCA7234"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DA4F5F" w:rsidRPr="00534549" w14:paraId="4CA8A6E9" w14:textId="77777777" w:rsidTr="004F18DA">
        <w:tc>
          <w:tcPr>
            <w:tcW w:w="2830" w:type="dxa"/>
            <w:tcBorders>
              <w:top w:val="single" w:sz="4" w:space="0" w:color="auto"/>
              <w:left w:val="single" w:sz="4" w:space="0" w:color="auto"/>
              <w:bottom w:val="single" w:sz="4" w:space="0" w:color="auto"/>
              <w:right w:val="single" w:sz="4" w:space="0" w:color="auto"/>
            </w:tcBorders>
          </w:tcPr>
          <w:p w14:paraId="091B9045"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017A5201"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cập nhật thông tin bệnh nhân thành công vào hệ thống.</w:t>
            </w:r>
          </w:p>
        </w:tc>
      </w:tr>
    </w:tbl>
    <w:p w14:paraId="2EA25583" w14:textId="37CD0FD6" w:rsidR="00DA4F5F" w:rsidRPr="00534549" w:rsidRDefault="00DA4F5F" w:rsidP="00DA4F5F">
      <w:pPr>
        <w:pStyle w:val="ListParagraph"/>
        <w:ind w:firstLine="0"/>
        <w:rPr>
          <w:rFonts w:cs="Times New Roman"/>
          <w:noProof/>
          <w:lang w:val="vi-VN"/>
        </w:rPr>
      </w:pPr>
    </w:p>
    <w:p w14:paraId="1D0FC6B2" w14:textId="1CE98D90" w:rsidR="00DA4F5F" w:rsidRPr="00534549" w:rsidRDefault="00DA4F5F" w:rsidP="00DA4F5F">
      <w:pPr>
        <w:pStyle w:val="ListParagraph"/>
        <w:numPr>
          <w:ilvl w:val="0"/>
          <w:numId w:val="23"/>
        </w:numPr>
        <w:rPr>
          <w:rFonts w:cs="Times New Roman"/>
          <w:b/>
          <w:noProof/>
          <w:lang w:val="vi-VN"/>
        </w:rPr>
      </w:pPr>
      <w:r w:rsidRPr="00534549">
        <w:rPr>
          <w:rFonts w:cs="Times New Roman"/>
          <w:b/>
          <w:noProof/>
          <w:lang w:val="vi-VN"/>
        </w:rPr>
        <w:t>Xoá bệnh nhân:</w:t>
      </w:r>
    </w:p>
    <w:tbl>
      <w:tblPr>
        <w:tblStyle w:val="Heading5Char"/>
        <w:tblW w:w="0" w:type="auto"/>
        <w:tblLook w:val="04A0" w:firstRow="1" w:lastRow="0" w:firstColumn="1" w:lastColumn="0" w:noHBand="0" w:noVBand="1"/>
      </w:tblPr>
      <w:tblGrid>
        <w:gridCol w:w="2830"/>
        <w:gridCol w:w="6186"/>
      </w:tblGrid>
      <w:tr w:rsidR="00DA4F5F" w:rsidRPr="00534549" w14:paraId="6183FBA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FFF06F1"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55BA2756"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Xoá bệnh nhân. Hệ thống sẽ xử lý yêu cầu xoá bệnh nhân của người dùng.</w:t>
            </w:r>
          </w:p>
        </w:tc>
      </w:tr>
      <w:tr w:rsidR="00DA4F5F" w:rsidRPr="00534549" w14:paraId="66717306"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F597D8D"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7323BD3" w14:textId="77777777" w:rsidR="00DA4F5F" w:rsidRPr="00534549" w:rsidRDefault="00DA4F5F" w:rsidP="004F18DA">
            <w:pPr>
              <w:ind w:firstLine="0"/>
              <w:rPr>
                <w:rFonts w:cs="Times New Roman"/>
                <w:noProof/>
                <w:lang w:val="vi-VN"/>
              </w:rPr>
            </w:pPr>
            <w:r w:rsidRPr="00534549">
              <w:rPr>
                <w:rFonts w:cs="Times New Roman"/>
                <w:noProof/>
                <w:lang w:val="vi-VN"/>
              </w:rPr>
              <w:t>1. Vào mục danh sách bệnh nhân, nhấn vào nút xoá của một bệnh nhân.</w:t>
            </w:r>
          </w:p>
          <w:p w14:paraId="6D2DF0EE" w14:textId="77777777" w:rsidR="00DA4F5F" w:rsidRPr="00534549" w:rsidRDefault="00DA4F5F" w:rsidP="004F18DA">
            <w:pPr>
              <w:ind w:firstLine="0"/>
              <w:rPr>
                <w:rFonts w:cs="Times New Roman"/>
                <w:noProof/>
                <w:lang w:val="vi-VN"/>
              </w:rPr>
            </w:pPr>
            <w:r w:rsidRPr="00534549">
              <w:rPr>
                <w:rFonts w:cs="Times New Roman"/>
                <w:noProof/>
                <w:lang w:val="vi-VN"/>
              </w:rPr>
              <w:t>2. Hệ thống kiểm tra gửi xác nhận muốn xoá bệnh nhân này không, nếu người dùng xác nhận xoá sẽ tiến hành bước tiếp theo.</w:t>
            </w:r>
          </w:p>
          <w:p w14:paraId="1680CE27"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3. Hệ thống lưu dữ liệu và thông báo thành công (Dòng sự kiện khác: Không thể cập nhật xuống cơ sở dữ liệu)</w:t>
            </w:r>
          </w:p>
        </w:tc>
      </w:tr>
      <w:tr w:rsidR="00DA4F5F" w:rsidRPr="00534549" w14:paraId="1ED4BADE"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956AA9D"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7CDBFF0E" w14:textId="77777777" w:rsidR="00DA4F5F" w:rsidRPr="00534549" w:rsidRDefault="00DA4F5F" w:rsidP="004F18DA">
            <w:pPr>
              <w:ind w:firstLine="0"/>
              <w:jc w:val="left"/>
              <w:rPr>
                <w:rFonts w:cs="Times New Roman"/>
                <w:noProof/>
                <w:lang w:val="vi-VN"/>
              </w:rPr>
            </w:pPr>
            <w:r w:rsidRPr="00534549">
              <w:rPr>
                <w:rFonts w:cs="Times New Roman"/>
                <w:noProof/>
                <w:lang w:val="vi-VN"/>
              </w:rPr>
              <w:t>1. Không thể lưu xuống cơ sở dữ liệu: Lỗi trong lúc thêm =&gt; Yêu cầu người dùng nhập lại thông tin, nếu vẫn bị lỗi nên liên hệ với nhóm phát triển.</w:t>
            </w:r>
          </w:p>
        </w:tc>
      </w:tr>
      <w:tr w:rsidR="00DA4F5F" w:rsidRPr="00534549" w14:paraId="0DC2C53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2119703"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57DB290D"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DA4F5F" w:rsidRPr="00534549" w14:paraId="2F7D488A" w14:textId="77777777" w:rsidTr="004F18DA">
        <w:tc>
          <w:tcPr>
            <w:tcW w:w="2830" w:type="dxa"/>
            <w:tcBorders>
              <w:top w:val="single" w:sz="4" w:space="0" w:color="auto"/>
              <w:left w:val="single" w:sz="4" w:space="0" w:color="auto"/>
              <w:bottom w:val="single" w:sz="4" w:space="0" w:color="auto"/>
              <w:right w:val="single" w:sz="4" w:space="0" w:color="auto"/>
            </w:tcBorders>
          </w:tcPr>
          <w:p w14:paraId="0413D11B"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0749A64B"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xoá bệnh nhân thành công.</w:t>
            </w:r>
          </w:p>
        </w:tc>
      </w:tr>
    </w:tbl>
    <w:p w14:paraId="50E5531E" w14:textId="14BF8D7D" w:rsidR="00DA4F5F" w:rsidRPr="00534549" w:rsidRDefault="00DA4F5F" w:rsidP="00DA4F5F">
      <w:pPr>
        <w:pStyle w:val="ListParagraph"/>
        <w:ind w:firstLine="0"/>
        <w:rPr>
          <w:rFonts w:cs="Times New Roman"/>
          <w:noProof/>
          <w:lang w:val="vi-VN"/>
        </w:rPr>
      </w:pPr>
    </w:p>
    <w:p w14:paraId="339EF6CE" w14:textId="7573FEE3" w:rsidR="008C49F7" w:rsidRPr="00534549" w:rsidRDefault="008C49F7" w:rsidP="008C49F7">
      <w:pPr>
        <w:pStyle w:val="Heading3"/>
        <w:rPr>
          <w:rFonts w:cs="Times New Roman"/>
          <w:noProof/>
          <w:lang w:val="vi-VN"/>
        </w:rPr>
      </w:pPr>
      <w:bookmarkStart w:id="87" w:name="_Toc534701634"/>
      <w:r w:rsidRPr="00534549">
        <w:rPr>
          <w:rFonts w:cs="Times New Roman"/>
          <w:noProof/>
          <w:lang w:val="vi-VN"/>
        </w:rPr>
        <w:t>Đặc tả Usecase “</w:t>
      </w:r>
      <w:r w:rsidR="00DA4F5F" w:rsidRPr="00534549">
        <w:rPr>
          <w:rFonts w:cs="Times New Roman"/>
          <w:noProof/>
          <w:lang w:val="vi-VN"/>
        </w:rPr>
        <w:t>Quản lý khám bệnh</w:t>
      </w:r>
      <w:r w:rsidRPr="00534549">
        <w:rPr>
          <w:rFonts w:cs="Times New Roman"/>
          <w:noProof/>
          <w:lang w:val="vi-VN"/>
        </w:rPr>
        <w:t>”</w:t>
      </w:r>
      <w:bookmarkEnd w:id="87"/>
    </w:p>
    <w:p w14:paraId="3251A5C5" w14:textId="4F7378CB" w:rsidR="00DA4F5F" w:rsidRPr="00534549" w:rsidRDefault="00DA4F5F" w:rsidP="00DA4F5F">
      <w:pPr>
        <w:pStyle w:val="ListParagraph"/>
        <w:numPr>
          <w:ilvl w:val="0"/>
          <w:numId w:val="23"/>
        </w:numPr>
        <w:rPr>
          <w:rFonts w:cs="Times New Roman"/>
          <w:b/>
          <w:noProof/>
          <w:lang w:val="vi-VN"/>
        </w:rPr>
      </w:pPr>
      <w:r w:rsidRPr="00534549">
        <w:rPr>
          <w:rFonts w:cs="Times New Roman"/>
          <w:b/>
          <w:noProof/>
          <w:lang w:val="vi-VN"/>
        </w:rPr>
        <w:t>Thêm phiếu khám:</w:t>
      </w:r>
    </w:p>
    <w:tbl>
      <w:tblPr>
        <w:tblStyle w:val="Heading5Char"/>
        <w:tblW w:w="0" w:type="auto"/>
        <w:tblLook w:val="04A0" w:firstRow="1" w:lastRow="0" w:firstColumn="1" w:lastColumn="0" w:noHBand="0" w:noVBand="1"/>
      </w:tblPr>
      <w:tblGrid>
        <w:gridCol w:w="2830"/>
        <w:gridCol w:w="6186"/>
      </w:tblGrid>
      <w:tr w:rsidR="00DA4F5F" w:rsidRPr="00534549" w14:paraId="6C6FA8F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1BACF82"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26B798DA"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thêm phiếu khám. Hệ thống sẽ xử lý yêu cầu thêm phiếu khám của người dùng.</w:t>
            </w:r>
          </w:p>
        </w:tc>
      </w:tr>
      <w:tr w:rsidR="00DA4F5F" w:rsidRPr="00534549" w14:paraId="21895378"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2B1769B"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D1FC365" w14:textId="77777777" w:rsidR="00DA4F5F" w:rsidRPr="00534549" w:rsidRDefault="00DA4F5F" w:rsidP="004F18DA">
            <w:pPr>
              <w:ind w:firstLine="0"/>
              <w:rPr>
                <w:rFonts w:cs="Times New Roman"/>
                <w:noProof/>
                <w:lang w:val="vi-VN"/>
              </w:rPr>
            </w:pPr>
            <w:r w:rsidRPr="00534549">
              <w:rPr>
                <w:rFonts w:cs="Times New Roman"/>
                <w:noProof/>
                <w:lang w:val="vi-VN"/>
              </w:rPr>
              <w:t>1. Vào mục quản lý khám bệnh, nhấn nút “Thêm phiếu khám”.</w:t>
            </w:r>
          </w:p>
          <w:p w14:paraId="0697BE2E" w14:textId="77777777" w:rsidR="00DA4F5F" w:rsidRPr="00534549" w:rsidRDefault="00DA4F5F" w:rsidP="004F18DA">
            <w:pPr>
              <w:ind w:firstLine="0"/>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06679EF1" w14:textId="77777777" w:rsidR="00DA4F5F" w:rsidRPr="00534549" w:rsidRDefault="00DA4F5F" w:rsidP="004F18DA">
            <w:pPr>
              <w:ind w:firstLine="0"/>
              <w:rPr>
                <w:rFonts w:cs="Times New Roman"/>
                <w:noProof/>
                <w:lang w:val="vi-VN"/>
              </w:rPr>
            </w:pPr>
            <w:r w:rsidRPr="00534549">
              <w:rPr>
                <w:rFonts w:cs="Times New Roman"/>
                <w:noProof/>
                <w:lang w:val="vi-VN"/>
              </w:rPr>
              <w:t>3. Hệ thống kiểm tra thông tin, nếu các thông tin hợp lệ sẽ tiến hành bước tiếp theo. (Dòng sự kiện phụ: Thông tin không hợp lệ).</w:t>
            </w:r>
          </w:p>
          <w:p w14:paraId="504927D1" w14:textId="77777777" w:rsidR="00DA4F5F" w:rsidRPr="00534549" w:rsidRDefault="00DA4F5F" w:rsidP="004F18DA">
            <w:pPr>
              <w:ind w:firstLine="0"/>
              <w:rPr>
                <w:rFonts w:cs="Times New Roman"/>
                <w:noProof/>
                <w:lang w:val="vi-VN"/>
              </w:rPr>
            </w:pPr>
            <w:r w:rsidRPr="00534549">
              <w:rPr>
                <w:rFonts w:cs="Times New Roman"/>
                <w:noProof/>
                <w:lang w:val="vi-VN"/>
              </w:rPr>
              <w:t>4. Hệ thống lưu dữ liệu và thông báo thành công. (Dòng sự kiện khác: Không thể thêm bệnh nhân xuống cơ sở dữ liệu).</w:t>
            </w:r>
          </w:p>
        </w:tc>
      </w:tr>
      <w:tr w:rsidR="00DA4F5F" w:rsidRPr="00534549" w14:paraId="10DDB8A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C53F491" w14:textId="77777777" w:rsidR="00DA4F5F" w:rsidRPr="00534549" w:rsidRDefault="00DA4F5F"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2BDA2D94" w14:textId="77777777" w:rsidR="00DA4F5F" w:rsidRPr="00534549" w:rsidRDefault="00DA4F5F" w:rsidP="004F18DA">
            <w:pPr>
              <w:ind w:firstLine="0"/>
              <w:jc w:val="left"/>
              <w:rPr>
                <w:rFonts w:cs="Times New Roman"/>
                <w:noProof/>
                <w:lang w:val="vi-VN"/>
              </w:rPr>
            </w:pPr>
            <w:r w:rsidRPr="00534549">
              <w:rPr>
                <w:rFonts w:cs="Times New Roman"/>
                <w:noProof/>
                <w:lang w:val="vi-VN"/>
              </w:rPr>
              <w:t>1. Thông tin không hợp lệ:</w:t>
            </w:r>
          </w:p>
          <w:p w14:paraId="6C134481" w14:textId="77777777" w:rsidR="00DA4F5F" w:rsidRPr="00534549" w:rsidRDefault="00DA4F5F"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3A37FC7A" w14:textId="77777777" w:rsidR="00DA4F5F" w:rsidRPr="00534549" w:rsidRDefault="00DA4F5F"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DA4F5F" w:rsidRPr="00534549" w14:paraId="201886CA"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5019A76"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498F78C2"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DA4F5F" w:rsidRPr="00534549" w14:paraId="65A06FDF" w14:textId="77777777" w:rsidTr="004F18DA">
        <w:tc>
          <w:tcPr>
            <w:tcW w:w="2830" w:type="dxa"/>
            <w:tcBorders>
              <w:top w:val="single" w:sz="4" w:space="0" w:color="auto"/>
              <w:left w:val="single" w:sz="4" w:space="0" w:color="auto"/>
              <w:bottom w:val="single" w:sz="4" w:space="0" w:color="auto"/>
              <w:right w:val="single" w:sz="4" w:space="0" w:color="auto"/>
            </w:tcBorders>
          </w:tcPr>
          <w:p w14:paraId="67F7C4D4"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2746E3DD"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thêm phiếu khám thành công vào hệ thống.</w:t>
            </w:r>
          </w:p>
        </w:tc>
      </w:tr>
    </w:tbl>
    <w:p w14:paraId="652C3E29" w14:textId="617B8940" w:rsidR="008C49F7" w:rsidRPr="00534549" w:rsidRDefault="008C49F7" w:rsidP="008C49F7">
      <w:pPr>
        <w:rPr>
          <w:rFonts w:cs="Times New Roman"/>
          <w:noProof/>
          <w:lang w:val="vi-VN"/>
        </w:rPr>
      </w:pPr>
    </w:p>
    <w:p w14:paraId="29E10FFA" w14:textId="77777777" w:rsidR="00DA4F5F" w:rsidRPr="00534549" w:rsidRDefault="00DA4F5F" w:rsidP="00DA4F5F">
      <w:pPr>
        <w:pStyle w:val="ListParagraph"/>
        <w:numPr>
          <w:ilvl w:val="0"/>
          <w:numId w:val="23"/>
        </w:numPr>
        <w:rPr>
          <w:rFonts w:cs="Times New Roman"/>
          <w:b/>
          <w:noProof/>
          <w:lang w:val="vi-VN"/>
        </w:rPr>
      </w:pPr>
      <w:r w:rsidRPr="00534549">
        <w:rPr>
          <w:rFonts w:cs="Times New Roman"/>
          <w:b/>
          <w:noProof/>
          <w:lang w:val="vi-VN"/>
        </w:rPr>
        <w:lastRenderedPageBreak/>
        <w:t>Sửa phiếu khám:</w:t>
      </w:r>
    </w:p>
    <w:tbl>
      <w:tblPr>
        <w:tblStyle w:val="Heading5Char"/>
        <w:tblW w:w="0" w:type="auto"/>
        <w:tblLook w:val="04A0" w:firstRow="1" w:lastRow="0" w:firstColumn="1" w:lastColumn="0" w:noHBand="0" w:noVBand="1"/>
      </w:tblPr>
      <w:tblGrid>
        <w:gridCol w:w="2830"/>
        <w:gridCol w:w="6186"/>
      </w:tblGrid>
      <w:tr w:rsidR="00DA4F5F" w:rsidRPr="00534549" w14:paraId="4740A71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9EC885C"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5237F1B6"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Sửa phiếu khám. Hệ thống sẽ xử lý yêu cầu sửa phiếu khám của người dùng.</w:t>
            </w:r>
          </w:p>
        </w:tc>
      </w:tr>
      <w:tr w:rsidR="00DA4F5F" w:rsidRPr="00534549" w14:paraId="2F853E4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657CEC4"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1A3F6C4" w14:textId="77777777" w:rsidR="00DA4F5F" w:rsidRPr="00534549" w:rsidRDefault="00DA4F5F" w:rsidP="004F18DA">
            <w:pPr>
              <w:ind w:firstLine="0"/>
              <w:jc w:val="left"/>
              <w:rPr>
                <w:rFonts w:cs="Times New Roman"/>
                <w:noProof/>
                <w:lang w:val="vi-VN"/>
              </w:rPr>
            </w:pPr>
            <w:r w:rsidRPr="00534549">
              <w:rPr>
                <w:rFonts w:cs="Times New Roman"/>
                <w:noProof/>
                <w:lang w:val="vi-VN"/>
              </w:rPr>
              <w:t>1. Vào mục danh sách, nhấn vào nút sửa phiếu khám của một bệnh nhân.</w:t>
            </w:r>
          </w:p>
          <w:p w14:paraId="4A3E9492" w14:textId="77777777" w:rsidR="00DA4F5F" w:rsidRPr="00534549" w:rsidRDefault="00DA4F5F" w:rsidP="004F18DA">
            <w:pPr>
              <w:ind w:firstLine="0"/>
              <w:jc w:val="left"/>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5DD676EF" w14:textId="77777777" w:rsidR="00DA4F5F" w:rsidRPr="00534549" w:rsidRDefault="00DA4F5F" w:rsidP="004F18DA">
            <w:pPr>
              <w:ind w:firstLine="0"/>
              <w:jc w:val="left"/>
              <w:rPr>
                <w:rFonts w:cs="Times New Roman"/>
                <w:noProof/>
                <w:lang w:val="vi-VN"/>
              </w:rPr>
            </w:pPr>
            <w:r w:rsidRPr="00534549">
              <w:rPr>
                <w:rFonts w:cs="Times New Roman"/>
                <w:noProof/>
                <w:lang w:val="vi-VN"/>
              </w:rPr>
              <w:t>3. Hệ thống kiểm tra thông tin, nếu các thông tin hợp lệ sẽ tiến hành bước tiếp theo.</w:t>
            </w:r>
          </w:p>
          <w:p w14:paraId="079D9D1F" w14:textId="77777777" w:rsidR="00DA4F5F" w:rsidRPr="00534549" w:rsidRDefault="00DA4F5F" w:rsidP="004F18DA">
            <w:pPr>
              <w:ind w:firstLine="0"/>
              <w:jc w:val="left"/>
              <w:rPr>
                <w:rFonts w:cs="Times New Roman"/>
                <w:noProof/>
                <w:lang w:val="vi-VN"/>
              </w:rPr>
            </w:pPr>
            <w:r w:rsidRPr="00534549">
              <w:rPr>
                <w:rFonts w:cs="Times New Roman"/>
                <w:noProof/>
                <w:lang w:val="vi-VN"/>
              </w:rPr>
              <w:t>(Dòng sự kiện khác: Thông tin không hợp lệ).</w:t>
            </w:r>
          </w:p>
          <w:p w14:paraId="44A17020" w14:textId="77777777" w:rsidR="00DA4F5F" w:rsidRPr="00534549" w:rsidRDefault="00DA4F5F" w:rsidP="004F18DA">
            <w:pPr>
              <w:ind w:firstLine="0"/>
              <w:jc w:val="left"/>
              <w:rPr>
                <w:rFonts w:cs="Times New Roman"/>
                <w:noProof/>
                <w:lang w:val="vi-VN"/>
              </w:rPr>
            </w:pPr>
            <w:r w:rsidRPr="00534549">
              <w:rPr>
                <w:rFonts w:cs="Times New Roman"/>
                <w:noProof/>
                <w:lang w:val="vi-VN"/>
              </w:rPr>
              <w:t>4. Hệ thống lưu dữ liệu và thông báo thành công.</w:t>
            </w:r>
          </w:p>
          <w:p w14:paraId="00574881" w14:textId="77777777" w:rsidR="00DA4F5F" w:rsidRPr="00534549" w:rsidRDefault="00DA4F5F" w:rsidP="004F18DA">
            <w:pPr>
              <w:ind w:firstLine="0"/>
              <w:jc w:val="left"/>
              <w:rPr>
                <w:rFonts w:cs="Times New Roman"/>
                <w:noProof/>
                <w:lang w:val="vi-VN"/>
              </w:rPr>
            </w:pPr>
            <w:r w:rsidRPr="00534549">
              <w:rPr>
                <w:rFonts w:cs="Times New Roman"/>
                <w:noProof/>
                <w:lang w:val="vi-VN"/>
              </w:rPr>
              <w:t>(Dòng sự kiện khác: Không thể cập nhật xuống cơ sở dữ liệu)</w:t>
            </w:r>
          </w:p>
        </w:tc>
      </w:tr>
      <w:tr w:rsidR="00DA4F5F" w:rsidRPr="00534549" w14:paraId="30D45D14"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5B2F33A" w14:textId="77777777" w:rsidR="00DA4F5F" w:rsidRPr="00534549" w:rsidRDefault="00DA4F5F"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5D29BA3B" w14:textId="77777777" w:rsidR="00DA4F5F" w:rsidRPr="00534549" w:rsidRDefault="00DA4F5F" w:rsidP="004F18DA">
            <w:pPr>
              <w:ind w:firstLine="0"/>
              <w:jc w:val="left"/>
              <w:rPr>
                <w:rFonts w:cs="Times New Roman"/>
                <w:noProof/>
                <w:lang w:val="vi-VN"/>
              </w:rPr>
            </w:pPr>
            <w:r w:rsidRPr="00534549">
              <w:rPr>
                <w:rFonts w:cs="Times New Roman"/>
                <w:noProof/>
                <w:lang w:val="vi-VN"/>
              </w:rPr>
              <w:t>1. Thông tin không hợp lệ:</w:t>
            </w:r>
          </w:p>
          <w:p w14:paraId="24DA522F" w14:textId="77777777" w:rsidR="00DA4F5F" w:rsidRPr="00534549" w:rsidRDefault="00DA4F5F"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668FAC5D" w14:textId="77777777" w:rsidR="00DA4F5F" w:rsidRPr="00534549" w:rsidRDefault="00DA4F5F"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DA4F5F" w:rsidRPr="00534549" w14:paraId="0BE5A73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E039451"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4A5DCF47"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DA4F5F" w:rsidRPr="00534549" w14:paraId="119EC538" w14:textId="77777777" w:rsidTr="004F18DA">
        <w:tc>
          <w:tcPr>
            <w:tcW w:w="2830" w:type="dxa"/>
            <w:tcBorders>
              <w:top w:val="single" w:sz="4" w:space="0" w:color="auto"/>
              <w:left w:val="single" w:sz="4" w:space="0" w:color="auto"/>
              <w:bottom w:val="single" w:sz="4" w:space="0" w:color="auto"/>
              <w:right w:val="single" w:sz="4" w:space="0" w:color="auto"/>
            </w:tcBorders>
          </w:tcPr>
          <w:p w14:paraId="044BD8D3"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6CC9B7D8"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cập nhật phiếu khám thành công vào hệ thống.</w:t>
            </w:r>
          </w:p>
        </w:tc>
      </w:tr>
    </w:tbl>
    <w:p w14:paraId="5B4D5183" w14:textId="19452863" w:rsidR="00DA4F5F" w:rsidRPr="00534549" w:rsidRDefault="00DA4F5F" w:rsidP="00DA4F5F">
      <w:pPr>
        <w:pStyle w:val="ListParagraph"/>
        <w:ind w:firstLine="0"/>
        <w:rPr>
          <w:rFonts w:cs="Times New Roman"/>
          <w:noProof/>
          <w:lang w:val="vi-VN"/>
        </w:rPr>
      </w:pPr>
    </w:p>
    <w:p w14:paraId="74A85B56" w14:textId="77777777" w:rsidR="00DA4F5F" w:rsidRPr="00534549" w:rsidRDefault="00DA4F5F" w:rsidP="00DA4F5F">
      <w:pPr>
        <w:pStyle w:val="ListParagraph"/>
        <w:numPr>
          <w:ilvl w:val="0"/>
          <w:numId w:val="23"/>
        </w:numPr>
        <w:rPr>
          <w:rFonts w:cs="Times New Roman"/>
          <w:b/>
          <w:noProof/>
          <w:lang w:val="vi-VN"/>
        </w:rPr>
      </w:pPr>
      <w:r w:rsidRPr="00534549">
        <w:rPr>
          <w:rFonts w:cs="Times New Roman"/>
          <w:b/>
          <w:noProof/>
          <w:lang w:val="vi-VN"/>
        </w:rPr>
        <w:t>Xoá phiếu khám:</w:t>
      </w:r>
    </w:p>
    <w:tbl>
      <w:tblPr>
        <w:tblStyle w:val="Heading5Char"/>
        <w:tblW w:w="0" w:type="auto"/>
        <w:tblLook w:val="04A0" w:firstRow="1" w:lastRow="0" w:firstColumn="1" w:lastColumn="0" w:noHBand="0" w:noVBand="1"/>
      </w:tblPr>
      <w:tblGrid>
        <w:gridCol w:w="2830"/>
        <w:gridCol w:w="6186"/>
      </w:tblGrid>
      <w:tr w:rsidR="00DA4F5F" w:rsidRPr="00534549" w14:paraId="51514A70"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A7197A8" w14:textId="77777777" w:rsidR="00DA4F5F" w:rsidRPr="00534549" w:rsidRDefault="00DA4F5F"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42D3C59F" w14:textId="77777777" w:rsidR="00DA4F5F" w:rsidRPr="00534549" w:rsidRDefault="00DA4F5F" w:rsidP="004F18DA">
            <w:pPr>
              <w:ind w:firstLine="0"/>
              <w:rPr>
                <w:rFonts w:cs="Times New Roman"/>
                <w:noProof/>
                <w:lang w:val="vi-VN"/>
              </w:rPr>
            </w:pPr>
            <w:r w:rsidRPr="00534549">
              <w:rPr>
                <w:rFonts w:cs="Times New Roman"/>
                <w:noProof/>
                <w:lang w:val="vi-VN"/>
              </w:rPr>
              <w:t>Use case bắt đầu khi người dùng chọn thực hiện Xoá phếu khám. Hệ thống sẽ xử lý yêu cầu xoá phiếu khám của người dùng.</w:t>
            </w:r>
          </w:p>
        </w:tc>
      </w:tr>
      <w:tr w:rsidR="00DA4F5F" w:rsidRPr="00534549" w14:paraId="255B0C89"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6A1972F" w14:textId="77777777" w:rsidR="00DA4F5F" w:rsidRPr="00534549" w:rsidRDefault="00DA4F5F"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031C083" w14:textId="77777777" w:rsidR="00DA4F5F" w:rsidRPr="00534549" w:rsidRDefault="00DA4F5F" w:rsidP="004F18DA">
            <w:pPr>
              <w:ind w:firstLine="0"/>
              <w:rPr>
                <w:rFonts w:cs="Times New Roman"/>
                <w:noProof/>
                <w:lang w:val="vi-VN"/>
              </w:rPr>
            </w:pPr>
            <w:r w:rsidRPr="00534549">
              <w:rPr>
                <w:rFonts w:cs="Times New Roman"/>
                <w:noProof/>
                <w:lang w:val="vi-VN"/>
              </w:rPr>
              <w:t>1. Vào mục danh sách phiếu khám, nhấn vào nút Xoá phiếu khám của một bệnh nhân.</w:t>
            </w:r>
          </w:p>
          <w:p w14:paraId="3FB344A5" w14:textId="77777777" w:rsidR="00DA4F5F" w:rsidRPr="00534549" w:rsidRDefault="00DA4F5F" w:rsidP="004F18DA">
            <w:pPr>
              <w:ind w:firstLine="0"/>
              <w:rPr>
                <w:rFonts w:cs="Times New Roman"/>
                <w:noProof/>
                <w:lang w:val="vi-VN"/>
              </w:rPr>
            </w:pPr>
            <w:r w:rsidRPr="00534549">
              <w:rPr>
                <w:rFonts w:cs="Times New Roman"/>
                <w:noProof/>
                <w:lang w:val="vi-VN"/>
              </w:rPr>
              <w:t>2. Hệ thống kiểm tra gửi xác nhận muốn xoá phiếu khám này không, nếu người dùng xác nhận xoá sẽ tiến hành bước tiếp theo.</w:t>
            </w:r>
          </w:p>
          <w:p w14:paraId="5B5D4CE0"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3. Hệ thống lưu dữ liệu và thông báo thành công (Dòng sự kiện khác: Không thể cập nhật xuống cơ sở dữ liệu)</w:t>
            </w:r>
          </w:p>
        </w:tc>
      </w:tr>
      <w:tr w:rsidR="00DA4F5F" w:rsidRPr="00534549" w14:paraId="1F16961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0FCB179" w14:textId="77777777" w:rsidR="00DA4F5F" w:rsidRPr="00534549" w:rsidRDefault="00DA4F5F" w:rsidP="004F18DA">
            <w:pPr>
              <w:ind w:firstLine="0"/>
              <w:rPr>
                <w:rFonts w:cs="Times New Roman"/>
                <w:noProof/>
                <w:lang w:val="vi-VN"/>
              </w:rPr>
            </w:pPr>
            <w:r w:rsidRPr="00534549">
              <w:rPr>
                <w:rFonts w:cs="Times New Roman"/>
                <w:noProof/>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6931304B" w14:textId="77777777" w:rsidR="00DA4F5F" w:rsidRPr="00534549" w:rsidRDefault="00DA4F5F" w:rsidP="004F18DA">
            <w:pPr>
              <w:ind w:firstLine="0"/>
              <w:jc w:val="left"/>
              <w:rPr>
                <w:rFonts w:cs="Times New Roman"/>
                <w:noProof/>
                <w:lang w:val="vi-VN"/>
              </w:rPr>
            </w:pPr>
            <w:r w:rsidRPr="00534549">
              <w:rPr>
                <w:rFonts w:cs="Times New Roman"/>
                <w:noProof/>
                <w:lang w:val="vi-VN"/>
              </w:rPr>
              <w:t>1. Không thể lưu xuống cơ sở dữ liệu: Lỗi trong lúc thêm =&gt; Yêu cầu người dùng nhập lại thông tin, nếu vẫn bị lỗi nên liên hệ với nhóm phát triển.</w:t>
            </w:r>
          </w:p>
        </w:tc>
      </w:tr>
      <w:tr w:rsidR="00DA4F5F" w:rsidRPr="00534549" w14:paraId="7DE7B794"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0880ECD" w14:textId="77777777" w:rsidR="00DA4F5F" w:rsidRPr="00534549" w:rsidRDefault="00DA4F5F"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3EAC9548"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DA4F5F" w:rsidRPr="00534549" w14:paraId="616F1828" w14:textId="77777777" w:rsidTr="004F18DA">
        <w:tc>
          <w:tcPr>
            <w:tcW w:w="2830" w:type="dxa"/>
            <w:tcBorders>
              <w:top w:val="single" w:sz="4" w:space="0" w:color="auto"/>
              <w:left w:val="single" w:sz="4" w:space="0" w:color="auto"/>
              <w:bottom w:val="single" w:sz="4" w:space="0" w:color="auto"/>
              <w:right w:val="single" w:sz="4" w:space="0" w:color="auto"/>
            </w:tcBorders>
          </w:tcPr>
          <w:p w14:paraId="3D7AB375" w14:textId="77777777" w:rsidR="00DA4F5F" w:rsidRPr="00534549" w:rsidRDefault="00DA4F5F"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274371BD" w14:textId="77777777" w:rsidR="00DA4F5F" w:rsidRPr="00534549" w:rsidRDefault="00DA4F5F" w:rsidP="004F18DA">
            <w:pPr>
              <w:ind w:firstLine="0"/>
              <w:rPr>
                <w:rFonts w:cs="Times New Roman"/>
                <w:noProof/>
                <w:lang w:val="vi-VN"/>
              </w:rPr>
            </w:pPr>
            <w:r w:rsidRPr="00534549">
              <w:rPr>
                <w:rFonts w:cs="Times New Roman"/>
                <w:noProof/>
                <w:szCs w:val="26"/>
                <w:lang w:val="vi-VN"/>
              </w:rPr>
              <w:t>Người dùng xoá phiếu khám thành công.</w:t>
            </w:r>
          </w:p>
        </w:tc>
      </w:tr>
    </w:tbl>
    <w:p w14:paraId="0D2B2CCB" w14:textId="1D9634D2" w:rsidR="00DA4F5F" w:rsidRPr="00534549" w:rsidRDefault="00DA4F5F" w:rsidP="00DA4F5F">
      <w:pPr>
        <w:pStyle w:val="ListParagraph"/>
        <w:ind w:firstLine="0"/>
        <w:rPr>
          <w:rFonts w:cs="Times New Roman"/>
          <w:noProof/>
          <w:lang w:val="vi-VN"/>
        </w:rPr>
      </w:pPr>
    </w:p>
    <w:p w14:paraId="6D5993DE" w14:textId="24B65510" w:rsidR="008C49F7" w:rsidRPr="00534549" w:rsidRDefault="008C49F7" w:rsidP="008C49F7">
      <w:pPr>
        <w:pStyle w:val="Heading3"/>
        <w:rPr>
          <w:rFonts w:cs="Times New Roman"/>
          <w:noProof/>
          <w:lang w:val="vi-VN"/>
        </w:rPr>
      </w:pPr>
      <w:bookmarkStart w:id="88" w:name="_Toc534701635"/>
      <w:r w:rsidRPr="00534549">
        <w:rPr>
          <w:rFonts w:cs="Times New Roman"/>
          <w:noProof/>
          <w:lang w:val="vi-VN"/>
        </w:rPr>
        <w:t>Đặc tả Usecase “</w:t>
      </w:r>
      <w:r w:rsidR="0037516B" w:rsidRPr="00534549">
        <w:rPr>
          <w:rFonts w:cs="Times New Roman"/>
          <w:noProof/>
          <w:lang w:val="vi-VN"/>
        </w:rPr>
        <w:t>Quản lý danh sách thuốc</w:t>
      </w:r>
      <w:r w:rsidRPr="00534549">
        <w:rPr>
          <w:rFonts w:cs="Times New Roman"/>
          <w:noProof/>
          <w:lang w:val="vi-VN"/>
        </w:rPr>
        <w:t>”</w:t>
      </w:r>
      <w:bookmarkEnd w:id="88"/>
    </w:p>
    <w:p w14:paraId="3A6EC83C" w14:textId="3D51273C" w:rsidR="0037516B" w:rsidRPr="00534549" w:rsidRDefault="0037516B" w:rsidP="0037516B">
      <w:pPr>
        <w:pStyle w:val="ListParagraph"/>
        <w:numPr>
          <w:ilvl w:val="0"/>
          <w:numId w:val="23"/>
        </w:numPr>
        <w:rPr>
          <w:rFonts w:cs="Times New Roman"/>
          <w:b/>
          <w:noProof/>
          <w:lang w:val="vi-VN"/>
        </w:rPr>
      </w:pPr>
      <w:r w:rsidRPr="00534549">
        <w:rPr>
          <w:rFonts w:cs="Times New Roman"/>
          <w:b/>
          <w:noProof/>
          <w:lang w:val="vi-VN"/>
        </w:rPr>
        <w:t>Thêm loại thuốc:</w:t>
      </w:r>
    </w:p>
    <w:tbl>
      <w:tblPr>
        <w:tblStyle w:val="Heading5Char"/>
        <w:tblW w:w="0" w:type="auto"/>
        <w:tblLook w:val="04A0" w:firstRow="1" w:lastRow="0" w:firstColumn="1" w:lastColumn="0" w:noHBand="0" w:noVBand="1"/>
      </w:tblPr>
      <w:tblGrid>
        <w:gridCol w:w="2830"/>
        <w:gridCol w:w="6186"/>
      </w:tblGrid>
      <w:tr w:rsidR="0037516B" w:rsidRPr="00534549" w14:paraId="22A35D8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1C2BE46"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370A5673"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thêm thuốc mới. Hệ thống sẽ xử lý yêu cầu thêm thuốc của người dùng.</w:t>
            </w:r>
          </w:p>
        </w:tc>
      </w:tr>
      <w:tr w:rsidR="0037516B" w:rsidRPr="00534549" w14:paraId="03126129"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04714FF"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1FD737E" w14:textId="77777777" w:rsidR="0037516B" w:rsidRPr="00534549" w:rsidRDefault="0037516B" w:rsidP="004F18DA">
            <w:pPr>
              <w:ind w:firstLine="0"/>
              <w:rPr>
                <w:rFonts w:cs="Times New Roman"/>
                <w:noProof/>
                <w:lang w:val="vi-VN"/>
              </w:rPr>
            </w:pPr>
            <w:r w:rsidRPr="00534549">
              <w:rPr>
                <w:rFonts w:cs="Times New Roman"/>
                <w:noProof/>
                <w:lang w:val="vi-VN"/>
              </w:rPr>
              <w:t>1. Vào mục quản lý thuốc, nhấn nút “Thêm”.</w:t>
            </w:r>
          </w:p>
          <w:p w14:paraId="2344A887" w14:textId="77777777" w:rsidR="0037516B" w:rsidRPr="00534549" w:rsidRDefault="0037516B" w:rsidP="004F18DA">
            <w:pPr>
              <w:ind w:firstLine="0"/>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1C021158" w14:textId="77777777" w:rsidR="0037516B" w:rsidRPr="00534549" w:rsidRDefault="0037516B" w:rsidP="004F18DA">
            <w:pPr>
              <w:ind w:firstLine="0"/>
              <w:rPr>
                <w:rFonts w:cs="Times New Roman"/>
                <w:noProof/>
                <w:lang w:val="vi-VN"/>
              </w:rPr>
            </w:pPr>
            <w:r w:rsidRPr="00534549">
              <w:rPr>
                <w:rFonts w:cs="Times New Roman"/>
                <w:noProof/>
                <w:lang w:val="vi-VN"/>
              </w:rPr>
              <w:t>3. Hệ thống kiểm tra thông tin, nếu các thông tin hợp lệ sẽ tiến hành bước tiếp theo. (Dòng sự kiện phụ: Thông tin không hợp lệ).</w:t>
            </w:r>
          </w:p>
          <w:p w14:paraId="16602FB1" w14:textId="77777777" w:rsidR="0037516B" w:rsidRPr="00534549" w:rsidRDefault="0037516B" w:rsidP="004F18DA">
            <w:pPr>
              <w:ind w:firstLine="0"/>
              <w:rPr>
                <w:rFonts w:cs="Times New Roman"/>
                <w:noProof/>
                <w:lang w:val="vi-VN"/>
              </w:rPr>
            </w:pPr>
            <w:r w:rsidRPr="00534549">
              <w:rPr>
                <w:rFonts w:cs="Times New Roman"/>
                <w:noProof/>
                <w:lang w:val="vi-VN"/>
              </w:rPr>
              <w:t>4. Hệ thống lưu dữ liệu và thông báo thành công. (Dòng sự kiện khác: Không thể thêm bệnh nhân xuống cơ sở dữ liệu).</w:t>
            </w:r>
          </w:p>
        </w:tc>
      </w:tr>
      <w:tr w:rsidR="0037516B" w:rsidRPr="00534549" w14:paraId="07094039"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3261CC9"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182B4263" w14:textId="77777777" w:rsidR="0037516B" w:rsidRPr="00534549" w:rsidRDefault="0037516B" w:rsidP="004F18DA">
            <w:pPr>
              <w:ind w:firstLine="0"/>
              <w:jc w:val="left"/>
              <w:rPr>
                <w:rFonts w:cs="Times New Roman"/>
                <w:noProof/>
                <w:lang w:val="vi-VN"/>
              </w:rPr>
            </w:pPr>
            <w:r w:rsidRPr="00534549">
              <w:rPr>
                <w:rFonts w:cs="Times New Roman"/>
                <w:noProof/>
                <w:lang w:val="vi-VN"/>
              </w:rPr>
              <w:t>1. Thông tin không hợp lệ:</w:t>
            </w:r>
          </w:p>
          <w:p w14:paraId="4E9E81A4" w14:textId="77777777" w:rsidR="0037516B" w:rsidRPr="00534549" w:rsidRDefault="0037516B"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31E05AD4" w14:textId="77777777" w:rsidR="0037516B" w:rsidRPr="00534549" w:rsidRDefault="0037516B"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37516B" w:rsidRPr="00534549" w14:paraId="4CDA5AD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8F18FF2"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362BE419"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37363B58" w14:textId="77777777" w:rsidTr="004F18DA">
        <w:tc>
          <w:tcPr>
            <w:tcW w:w="2830" w:type="dxa"/>
            <w:tcBorders>
              <w:top w:val="single" w:sz="4" w:space="0" w:color="auto"/>
              <w:left w:val="single" w:sz="4" w:space="0" w:color="auto"/>
              <w:bottom w:val="single" w:sz="4" w:space="0" w:color="auto"/>
              <w:right w:val="single" w:sz="4" w:space="0" w:color="auto"/>
            </w:tcBorders>
          </w:tcPr>
          <w:p w14:paraId="6FDCAA92"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7F889E84"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thêm thuốc mới thành công vào hệ thống.</w:t>
            </w:r>
          </w:p>
        </w:tc>
      </w:tr>
    </w:tbl>
    <w:p w14:paraId="01EA18CA" w14:textId="3C7B5F22" w:rsidR="0037516B" w:rsidRDefault="0037516B" w:rsidP="0037516B">
      <w:pPr>
        <w:pStyle w:val="ListParagraph"/>
        <w:ind w:firstLine="0"/>
        <w:rPr>
          <w:rFonts w:cs="Times New Roman"/>
          <w:noProof/>
          <w:lang w:val="vi-VN"/>
        </w:rPr>
      </w:pPr>
    </w:p>
    <w:p w14:paraId="63FD733E" w14:textId="77777777" w:rsidR="00627EF8" w:rsidRPr="00534549" w:rsidRDefault="00627EF8" w:rsidP="0037516B">
      <w:pPr>
        <w:pStyle w:val="ListParagraph"/>
        <w:ind w:firstLine="0"/>
        <w:rPr>
          <w:rFonts w:cs="Times New Roman"/>
          <w:noProof/>
          <w:lang w:val="vi-VN"/>
        </w:rPr>
      </w:pPr>
    </w:p>
    <w:p w14:paraId="102C17AE" w14:textId="77777777" w:rsidR="0037516B" w:rsidRPr="00534549" w:rsidRDefault="0037516B" w:rsidP="0037516B">
      <w:pPr>
        <w:pStyle w:val="ListParagraph"/>
        <w:numPr>
          <w:ilvl w:val="0"/>
          <w:numId w:val="23"/>
        </w:numPr>
        <w:rPr>
          <w:rFonts w:cs="Times New Roman"/>
          <w:b/>
          <w:noProof/>
          <w:lang w:val="vi-VN"/>
        </w:rPr>
      </w:pPr>
      <w:r w:rsidRPr="00534549">
        <w:rPr>
          <w:rFonts w:cs="Times New Roman"/>
          <w:b/>
          <w:noProof/>
          <w:lang w:val="vi-VN"/>
        </w:rPr>
        <w:lastRenderedPageBreak/>
        <w:t>Sửa thông tin thuốc:</w:t>
      </w:r>
    </w:p>
    <w:tbl>
      <w:tblPr>
        <w:tblStyle w:val="Heading5Char"/>
        <w:tblW w:w="0" w:type="auto"/>
        <w:tblLook w:val="04A0" w:firstRow="1" w:lastRow="0" w:firstColumn="1" w:lastColumn="0" w:noHBand="0" w:noVBand="1"/>
      </w:tblPr>
      <w:tblGrid>
        <w:gridCol w:w="2830"/>
        <w:gridCol w:w="6186"/>
      </w:tblGrid>
      <w:tr w:rsidR="0037516B" w:rsidRPr="00534549" w14:paraId="6603304B"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17248C6"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785EC046"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Sửa thông tin thuốc. Hệ thống sẽ xử lý yêu cầu sửa phiếu khám của người dùng.</w:t>
            </w:r>
          </w:p>
        </w:tc>
      </w:tr>
      <w:tr w:rsidR="0037516B" w:rsidRPr="00534549" w14:paraId="37DF1C38"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360989F"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BCBCA67" w14:textId="77777777" w:rsidR="0037516B" w:rsidRPr="00534549" w:rsidRDefault="0037516B" w:rsidP="004F18DA">
            <w:pPr>
              <w:ind w:firstLine="0"/>
              <w:jc w:val="left"/>
              <w:rPr>
                <w:rFonts w:cs="Times New Roman"/>
                <w:noProof/>
                <w:lang w:val="vi-VN"/>
              </w:rPr>
            </w:pPr>
            <w:r w:rsidRPr="00534549">
              <w:rPr>
                <w:rFonts w:cs="Times New Roman"/>
                <w:noProof/>
                <w:lang w:val="vi-VN"/>
              </w:rPr>
              <w:t>1. Vào mục danh sách thuốc, nhấn vào nút sửa thông tin của một loại thuốc.</w:t>
            </w:r>
          </w:p>
          <w:p w14:paraId="6420A590" w14:textId="77777777" w:rsidR="0037516B" w:rsidRPr="00534549" w:rsidRDefault="0037516B" w:rsidP="004F18DA">
            <w:pPr>
              <w:ind w:firstLine="0"/>
              <w:jc w:val="left"/>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537C5E7A" w14:textId="77777777" w:rsidR="0037516B" w:rsidRPr="00534549" w:rsidRDefault="0037516B" w:rsidP="004F18DA">
            <w:pPr>
              <w:ind w:firstLine="0"/>
              <w:jc w:val="left"/>
              <w:rPr>
                <w:rFonts w:cs="Times New Roman"/>
                <w:noProof/>
                <w:lang w:val="vi-VN"/>
              </w:rPr>
            </w:pPr>
            <w:r w:rsidRPr="00534549">
              <w:rPr>
                <w:rFonts w:cs="Times New Roman"/>
                <w:noProof/>
                <w:lang w:val="vi-VN"/>
              </w:rPr>
              <w:t>3. Hệ thống kiểm tra thông tin, nếu các thông tin hợp lệ sẽ tiến hành bước tiếp theo.</w:t>
            </w:r>
          </w:p>
          <w:p w14:paraId="65414E00" w14:textId="77777777" w:rsidR="0037516B" w:rsidRPr="00534549" w:rsidRDefault="0037516B" w:rsidP="004F18DA">
            <w:pPr>
              <w:ind w:firstLine="0"/>
              <w:jc w:val="left"/>
              <w:rPr>
                <w:rFonts w:cs="Times New Roman"/>
                <w:noProof/>
                <w:lang w:val="vi-VN"/>
              </w:rPr>
            </w:pPr>
            <w:r w:rsidRPr="00534549">
              <w:rPr>
                <w:rFonts w:cs="Times New Roman"/>
                <w:noProof/>
                <w:lang w:val="vi-VN"/>
              </w:rPr>
              <w:t>(Dòng sự kiện khác: Thông tin không hợp lệ).</w:t>
            </w:r>
          </w:p>
          <w:p w14:paraId="155A547B" w14:textId="77777777" w:rsidR="0037516B" w:rsidRPr="00534549" w:rsidRDefault="0037516B" w:rsidP="004F18DA">
            <w:pPr>
              <w:ind w:firstLine="0"/>
              <w:jc w:val="left"/>
              <w:rPr>
                <w:rFonts w:cs="Times New Roman"/>
                <w:noProof/>
                <w:lang w:val="vi-VN"/>
              </w:rPr>
            </w:pPr>
            <w:r w:rsidRPr="00534549">
              <w:rPr>
                <w:rFonts w:cs="Times New Roman"/>
                <w:noProof/>
                <w:lang w:val="vi-VN"/>
              </w:rPr>
              <w:t>4. Hệ thống lưu dữ liệu và thông báo thành công.</w:t>
            </w:r>
          </w:p>
          <w:p w14:paraId="4567BD89" w14:textId="77777777" w:rsidR="0037516B" w:rsidRPr="00534549" w:rsidRDefault="0037516B" w:rsidP="004F18DA">
            <w:pPr>
              <w:ind w:firstLine="0"/>
              <w:jc w:val="left"/>
              <w:rPr>
                <w:rFonts w:cs="Times New Roman"/>
                <w:noProof/>
                <w:lang w:val="vi-VN"/>
              </w:rPr>
            </w:pPr>
            <w:r w:rsidRPr="00534549">
              <w:rPr>
                <w:rFonts w:cs="Times New Roman"/>
                <w:noProof/>
                <w:lang w:val="vi-VN"/>
              </w:rPr>
              <w:t>(Dòng sự kiện khác: Không thể cập nhật xuống cơ sở dữ liệu)</w:t>
            </w:r>
          </w:p>
        </w:tc>
      </w:tr>
      <w:tr w:rsidR="0037516B" w:rsidRPr="00534549" w14:paraId="2A8AC271"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54A55F5"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0FD041AB" w14:textId="77777777" w:rsidR="0037516B" w:rsidRPr="00534549" w:rsidRDefault="0037516B" w:rsidP="004F18DA">
            <w:pPr>
              <w:ind w:firstLine="0"/>
              <w:jc w:val="left"/>
              <w:rPr>
                <w:rFonts w:cs="Times New Roman"/>
                <w:noProof/>
                <w:lang w:val="vi-VN"/>
              </w:rPr>
            </w:pPr>
            <w:r w:rsidRPr="00534549">
              <w:rPr>
                <w:rFonts w:cs="Times New Roman"/>
                <w:noProof/>
                <w:lang w:val="vi-VN"/>
              </w:rPr>
              <w:t>1. Thông tin không hợp lệ:</w:t>
            </w:r>
          </w:p>
          <w:p w14:paraId="4373F04C" w14:textId="77777777" w:rsidR="0037516B" w:rsidRPr="00534549" w:rsidRDefault="0037516B"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51D66FC5" w14:textId="77777777" w:rsidR="0037516B" w:rsidRPr="00534549" w:rsidRDefault="0037516B"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37516B" w:rsidRPr="00534549" w14:paraId="33C70306"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85235C7"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74E5ED21"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54406963" w14:textId="77777777" w:rsidTr="004F18DA">
        <w:tc>
          <w:tcPr>
            <w:tcW w:w="2830" w:type="dxa"/>
            <w:tcBorders>
              <w:top w:val="single" w:sz="4" w:space="0" w:color="auto"/>
              <w:left w:val="single" w:sz="4" w:space="0" w:color="auto"/>
              <w:bottom w:val="single" w:sz="4" w:space="0" w:color="auto"/>
              <w:right w:val="single" w:sz="4" w:space="0" w:color="auto"/>
            </w:tcBorders>
          </w:tcPr>
          <w:p w14:paraId="74CBD6B7"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4AF92D01"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cập nhật thông tin thuốc thành công vào hệ thống.</w:t>
            </w:r>
          </w:p>
        </w:tc>
      </w:tr>
    </w:tbl>
    <w:p w14:paraId="2B027680" w14:textId="7F5F4569" w:rsidR="0037516B" w:rsidRPr="00534549" w:rsidRDefault="0037516B" w:rsidP="0037516B">
      <w:pPr>
        <w:pStyle w:val="ListParagraph"/>
        <w:ind w:firstLine="0"/>
        <w:rPr>
          <w:rFonts w:cs="Times New Roman"/>
          <w:noProof/>
          <w:lang w:val="vi-VN"/>
        </w:rPr>
      </w:pPr>
    </w:p>
    <w:p w14:paraId="501EFF8E" w14:textId="0202B08E" w:rsidR="0037516B" w:rsidRPr="00627EF8" w:rsidRDefault="0037516B" w:rsidP="0037516B">
      <w:pPr>
        <w:pStyle w:val="ListParagraph"/>
        <w:numPr>
          <w:ilvl w:val="0"/>
          <w:numId w:val="23"/>
        </w:numPr>
        <w:rPr>
          <w:rFonts w:cs="Times New Roman"/>
          <w:b/>
          <w:noProof/>
          <w:lang w:val="vi-VN"/>
        </w:rPr>
      </w:pPr>
      <w:r w:rsidRPr="00627EF8">
        <w:rPr>
          <w:rFonts w:cs="Times New Roman"/>
          <w:b/>
          <w:noProof/>
          <w:lang w:val="vi-VN"/>
        </w:rPr>
        <w:t>Xoá thuốc:</w:t>
      </w:r>
    </w:p>
    <w:tbl>
      <w:tblPr>
        <w:tblStyle w:val="Heading5Char"/>
        <w:tblW w:w="0" w:type="auto"/>
        <w:tblLook w:val="04A0" w:firstRow="1" w:lastRow="0" w:firstColumn="1" w:lastColumn="0" w:noHBand="0" w:noVBand="1"/>
      </w:tblPr>
      <w:tblGrid>
        <w:gridCol w:w="2830"/>
        <w:gridCol w:w="6186"/>
      </w:tblGrid>
      <w:tr w:rsidR="0037516B" w:rsidRPr="00534549" w14:paraId="169CD04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663B787"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0A847583"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xoá thuốc. Hệ thống sẽ xử lý yêu cầu xoá thuốc của người dùng.</w:t>
            </w:r>
          </w:p>
        </w:tc>
      </w:tr>
      <w:tr w:rsidR="0037516B" w:rsidRPr="00534549" w14:paraId="038E7EF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8EFC5CF"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18453A4" w14:textId="77777777" w:rsidR="0037516B" w:rsidRPr="00534549" w:rsidRDefault="0037516B" w:rsidP="004F18DA">
            <w:pPr>
              <w:ind w:firstLine="0"/>
              <w:rPr>
                <w:rFonts w:cs="Times New Roman"/>
                <w:noProof/>
                <w:lang w:val="vi-VN"/>
              </w:rPr>
            </w:pPr>
            <w:r w:rsidRPr="00534549">
              <w:rPr>
                <w:rFonts w:cs="Times New Roman"/>
                <w:noProof/>
                <w:lang w:val="vi-VN"/>
              </w:rPr>
              <w:t>1. Vào mục danh sách phiếu khám, nhấn vào nút Xoá của một loại thuốc.</w:t>
            </w:r>
          </w:p>
          <w:p w14:paraId="0C899253" w14:textId="77777777" w:rsidR="0037516B" w:rsidRPr="00534549" w:rsidRDefault="0037516B" w:rsidP="004F18DA">
            <w:pPr>
              <w:ind w:firstLine="0"/>
              <w:rPr>
                <w:rFonts w:cs="Times New Roman"/>
                <w:noProof/>
                <w:lang w:val="vi-VN"/>
              </w:rPr>
            </w:pPr>
            <w:r w:rsidRPr="00534549">
              <w:rPr>
                <w:rFonts w:cs="Times New Roman"/>
                <w:noProof/>
                <w:lang w:val="vi-VN"/>
              </w:rPr>
              <w:t>2. Hệ thống kiểm tra gửi xác nhận muốn xoá thuốc này không, nếu người dùng xác nhận xoá sẽ tiến hành bước tiếp theo.</w:t>
            </w:r>
          </w:p>
          <w:p w14:paraId="14BF222B"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3. Hệ thống lưu dữ liệu và thông báo thành công (Dòng sự kiện khác: Không thể cập nhật xuống cơ sở dữ liệu)</w:t>
            </w:r>
          </w:p>
        </w:tc>
      </w:tr>
      <w:tr w:rsidR="0037516B" w:rsidRPr="00534549" w14:paraId="22439EAF"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CA8F404"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48A5F8B9" w14:textId="77777777" w:rsidR="0037516B" w:rsidRPr="00534549" w:rsidRDefault="0037516B" w:rsidP="004F18DA">
            <w:pPr>
              <w:ind w:firstLine="0"/>
              <w:jc w:val="left"/>
              <w:rPr>
                <w:rFonts w:cs="Times New Roman"/>
                <w:noProof/>
                <w:lang w:val="vi-VN"/>
              </w:rPr>
            </w:pPr>
            <w:r w:rsidRPr="00534549">
              <w:rPr>
                <w:rFonts w:cs="Times New Roman"/>
                <w:noProof/>
                <w:lang w:val="vi-VN"/>
              </w:rPr>
              <w:t>1. Không thể lưu xuống cơ sở dữ liệu: Lỗi trong lúc thêm =&gt; Yêu cầu người dùng nhập lại thông tin, nếu vẫn bị lỗi nên liên hệ với nhóm phát triển.</w:t>
            </w:r>
          </w:p>
        </w:tc>
      </w:tr>
      <w:tr w:rsidR="0037516B" w:rsidRPr="00534549" w14:paraId="49D54161"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72B725F"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78CF7555"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068B0CD4" w14:textId="77777777" w:rsidTr="004F18DA">
        <w:tc>
          <w:tcPr>
            <w:tcW w:w="2830" w:type="dxa"/>
            <w:tcBorders>
              <w:top w:val="single" w:sz="4" w:space="0" w:color="auto"/>
              <w:left w:val="single" w:sz="4" w:space="0" w:color="auto"/>
              <w:bottom w:val="single" w:sz="4" w:space="0" w:color="auto"/>
              <w:right w:val="single" w:sz="4" w:space="0" w:color="auto"/>
            </w:tcBorders>
          </w:tcPr>
          <w:p w14:paraId="1539F7B0"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6BDFDF6B"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xoá thuốc thành công.</w:t>
            </w:r>
          </w:p>
        </w:tc>
      </w:tr>
    </w:tbl>
    <w:p w14:paraId="04F6C5DC" w14:textId="77777777" w:rsidR="0037516B" w:rsidRPr="00534549" w:rsidRDefault="0037516B" w:rsidP="0037516B">
      <w:pPr>
        <w:pStyle w:val="ListParagraph"/>
        <w:ind w:firstLine="0"/>
        <w:rPr>
          <w:rFonts w:cs="Times New Roman"/>
          <w:noProof/>
          <w:lang w:val="vi-VN"/>
        </w:rPr>
      </w:pPr>
    </w:p>
    <w:p w14:paraId="208A97D9" w14:textId="6B7D8B2D" w:rsidR="008C49F7" w:rsidRPr="00534549" w:rsidRDefault="008C49F7" w:rsidP="008C49F7">
      <w:pPr>
        <w:pStyle w:val="Heading3"/>
        <w:rPr>
          <w:rFonts w:cs="Times New Roman"/>
          <w:noProof/>
          <w:lang w:val="vi-VN"/>
        </w:rPr>
      </w:pPr>
      <w:bookmarkStart w:id="89" w:name="_Toc534701636"/>
      <w:r w:rsidRPr="00534549">
        <w:rPr>
          <w:rFonts w:cs="Times New Roman"/>
          <w:noProof/>
          <w:lang w:val="vi-VN"/>
        </w:rPr>
        <w:t>Đặc tả Usecase “</w:t>
      </w:r>
      <w:r w:rsidR="0037516B" w:rsidRPr="00534549">
        <w:rPr>
          <w:rFonts w:cs="Times New Roman"/>
          <w:noProof/>
          <w:lang w:val="vi-VN"/>
        </w:rPr>
        <w:t>Lập hoá đơn thanh toán</w:t>
      </w:r>
      <w:r w:rsidRPr="00534549">
        <w:rPr>
          <w:rFonts w:cs="Times New Roman"/>
          <w:noProof/>
          <w:lang w:val="vi-VN"/>
        </w:rPr>
        <w:t>”</w:t>
      </w:r>
      <w:bookmarkEnd w:id="89"/>
    </w:p>
    <w:tbl>
      <w:tblPr>
        <w:tblStyle w:val="Heading5Char"/>
        <w:tblW w:w="0" w:type="auto"/>
        <w:tblLook w:val="04A0" w:firstRow="1" w:lastRow="0" w:firstColumn="1" w:lastColumn="0" w:noHBand="0" w:noVBand="1"/>
      </w:tblPr>
      <w:tblGrid>
        <w:gridCol w:w="2830"/>
        <w:gridCol w:w="6186"/>
      </w:tblGrid>
      <w:tr w:rsidR="0037516B" w:rsidRPr="00534549" w14:paraId="3A851B7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1FB747E"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36B0DFC3"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lập hoá đơn thanh toán. Hệ thống sẽ xử lý yêu cầu lập hoá đơn thanh toán của người dùng.</w:t>
            </w:r>
          </w:p>
        </w:tc>
      </w:tr>
      <w:tr w:rsidR="0037516B" w:rsidRPr="00534549" w14:paraId="7782EEE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F7ADBED"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753E212" w14:textId="77777777" w:rsidR="0037516B" w:rsidRPr="00534549" w:rsidRDefault="0037516B" w:rsidP="0037516B">
            <w:pPr>
              <w:pStyle w:val="ListParagraph"/>
              <w:numPr>
                <w:ilvl w:val="0"/>
                <w:numId w:val="41"/>
              </w:numPr>
              <w:rPr>
                <w:rFonts w:cs="Times New Roman"/>
                <w:noProof/>
                <w:lang w:val="vi-VN"/>
              </w:rPr>
            </w:pPr>
            <w:r w:rsidRPr="00534549">
              <w:rPr>
                <w:rFonts w:cs="Times New Roman"/>
                <w:noProof/>
                <w:lang w:val="vi-VN"/>
              </w:rPr>
              <w:t>Vào mục phiếu khám bệnh, nhấn vào nút Lập hoá đơn thanh toán.</w:t>
            </w:r>
          </w:p>
          <w:p w14:paraId="7814B79C" w14:textId="77777777" w:rsidR="0037516B" w:rsidRPr="00534549" w:rsidRDefault="0037516B" w:rsidP="004F18DA">
            <w:pPr>
              <w:ind w:firstLine="0"/>
              <w:rPr>
                <w:rFonts w:cs="Times New Roman"/>
                <w:noProof/>
                <w:lang w:val="vi-VN"/>
              </w:rPr>
            </w:pPr>
            <w:r w:rsidRPr="00534549">
              <w:rPr>
                <w:rFonts w:cs="Times New Roman"/>
                <w:noProof/>
                <w:lang w:val="vi-VN"/>
              </w:rPr>
              <w:t>2. Hệ thống gửi yêu cầu xác nhận muốn lập hoá đơn thanh toán không.</w:t>
            </w:r>
          </w:p>
          <w:p w14:paraId="4DD4CB2A" w14:textId="77777777" w:rsidR="0037516B" w:rsidRPr="00534549" w:rsidRDefault="0037516B" w:rsidP="004F18DA">
            <w:pPr>
              <w:ind w:firstLine="0"/>
              <w:rPr>
                <w:rFonts w:cs="Times New Roman"/>
                <w:noProof/>
                <w:lang w:val="vi-VN"/>
              </w:rPr>
            </w:pPr>
            <w:r w:rsidRPr="00534549">
              <w:rPr>
                <w:rFonts w:cs="Times New Roman"/>
                <w:noProof/>
                <w:lang w:val="vi-VN"/>
              </w:rPr>
              <w:t>3. Hệ thống thực hiện xuất hoá đơn thanh toán.</w:t>
            </w:r>
          </w:p>
        </w:tc>
      </w:tr>
      <w:tr w:rsidR="0037516B" w:rsidRPr="00534549" w14:paraId="757D151A"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5135221"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0142A9EA" w14:textId="77777777" w:rsidR="0037516B" w:rsidRPr="00534549" w:rsidRDefault="0037516B" w:rsidP="004F18DA">
            <w:pPr>
              <w:ind w:firstLine="0"/>
              <w:rPr>
                <w:rFonts w:cs="Times New Roman"/>
                <w:noProof/>
                <w:lang w:val="vi-VN"/>
              </w:rPr>
            </w:pPr>
            <w:r w:rsidRPr="00534549">
              <w:rPr>
                <w:rFonts w:cs="Times New Roman"/>
                <w:noProof/>
                <w:lang w:val="vi-VN"/>
              </w:rPr>
              <w:t>1. Không thể lưu xuống cơ sở dữ liệu: Lỗi trong lúc thêm =&gt; Yêu cầu người dùng nhập lại thông tin, nếu vẫn bị lỗi nên liên hệ với nhóm phát triển.</w:t>
            </w:r>
          </w:p>
        </w:tc>
      </w:tr>
      <w:tr w:rsidR="0037516B" w:rsidRPr="00534549" w14:paraId="6BE15FF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A9F6EE5"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316E3483"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6AE51A09" w14:textId="77777777" w:rsidTr="004F18DA">
        <w:tc>
          <w:tcPr>
            <w:tcW w:w="2830" w:type="dxa"/>
            <w:tcBorders>
              <w:top w:val="single" w:sz="4" w:space="0" w:color="auto"/>
              <w:left w:val="single" w:sz="4" w:space="0" w:color="auto"/>
              <w:bottom w:val="single" w:sz="4" w:space="0" w:color="auto"/>
              <w:right w:val="single" w:sz="4" w:space="0" w:color="auto"/>
            </w:tcBorders>
          </w:tcPr>
          <w:p w14:paraId="402AEFBA"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4A3B958D" w14:textId="77777777" w:rsidR="0037516B" w:rsidRPr="00534549" w:rsidRDefault="0037516B" w:rsidP="004F18DA">
            <w:pPr>
              <w:ind w:firstLine="0"/>
              <w:rPr>
                <w:rFonts w:cs="Times New Roman"/>
                <w:noProof/>
                <w:lang w:val="vi-VN"/>
              </w:rPr>
            </w:pPr>
            <w:r w:rsidRPr="00534549">
              <w:rPr>
                <w:rFonts w:cs="Times New Roman"/>
                <w:noProof/>
                <w:lang w:val="vi-VN"/>
              </w:rPr>
              <w:t>Người dùng lập hoá đơn thành công.</w:t>
            </w:r>
          </w:p>
        </w:tc>
      </w:tr>
    </w:tbl>
    <w:p w14:paraId="7FF01E65" w14:textId="77777777" w:rsidR="008C49F7" w:rsidRPr="00534549" w:rsidRDefault="008C49F7" w:rsidP="008C49F7">
      <w:pPr>
        <w:rPr>
          <w:rFonts w:cs="Times New Roman"/>
          <w:noProof/>
          <w:lang w:val="vi-VN"/>
        </w:rPr>
      </w:pPr>
    </w:p>
    <w:p w14:paraId="39CAFC3B" w14:textId="61A65169" w:rsidR="008C49F7" w:rsidRPr="00534549" w:rsidRDefault="008C49F7" w:rsidP="008C49F7">
      <w:pPr>
        <w:pStyle w:val="Heading3"/>
        <w:rPr>
          <w:rFonts w:cs="Times New Roman"/>
          <w:noProof/>
          <w:lang w:val="vi-VN"/>
        </w:rPr>
      </w:pPr>
      <w:bookmarkStart w:id="90" w:name="_Toc534701637"/>
      <w:r w:rsidRPr="00534549">
        <w:rPr>
          <w:rFonts w:cs="Times New Roman"/>
          <w:noProof/>
          <w:lang w:val="vi-VN"/>
        </w:rPr>
        <w:t>Đặc tả Usecase “</w:t>
      </w:r>
      <w:r w:rsidR="0037516B" w:rsidRPr="00534549">
        <w:rPr>
          <w:rFonts w:cs="Times New Roman"/>
          <w:noProof/>
          <w:lang w:val="vi-VN"/>
        </w:rPr>
        <w:t>Kê toa thuốc</w:t>
      </w:r>
      <w:r w:rsidRPr="00534549">
        <w:rPr>
          <w:rFonts w:cs="Times New Roman"/>
          <w:noProof/>
          <w:lang w:val="vi-VN"/>
        </w:rPr>
        <w:t>”</w:t>
      </w:r>
      <w:bookmarkEnd w:id="90"/>
    </w:p>
    <w:tbl>
      <w:tblPr>
        <w:tblStyle w:val="Heading5Char"/>
        <w:tblW w:w="0" w:type="auto"/>
        <w:tblLook w:val="04A0" w:firstRow="1" w:lastRow="0" w:firstColumn="1" w:lastColumn="0" w:noHBand="0" w:noVBand="1"/>
      </w:tblPr>
      <w:tblGrid>
        <w:gridCol w:w="2830"/>
        <w:gridCol w:w="6186"/>
      </w:tblGrid>
      <w:tr w:rsidR="0037516B" w:rsidRPr="00534549" w14:paraId="2BA20A06"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079404D"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76A4CEE4"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Kê toa thuốc. Hệ thống sẽ xử lý yêu cầu Kê toa thuốc của người dùng.</w:t>
            </w:r>
          </w:p>
        </w:tc>
      </w:tr>
      <w:tr w:rsidR="0037516B" w:rsidRPr="00534549" w14:paraId="3137D3D9"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2675223"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0C6C6E8" w14:textId="77777777" w:rsidR="0037516B" w:rsidRPr="00534549" w:rsidRDefault="0037516B" w:rsidP="004F18DA">
            <w:pPr>
              <w:ind w:firstLine="0"/>
              <w:rPr>
                <w:rFonts w:cs="Times New Roman"/>
                <w:noProof/>
                <w:lang w:val="vi-VN"/>
              </w:rPr>
            </w:pPr>
            <w:r w:rsidRPr="00534549">
              <w:rPr>
                <w:rFonts w:cs="Times New Roman"/>
                <w:noProof/>
                <w:lang w:val="vi-VN"/>
              </w:rPr>
              <w:t>1. Vào mục quản lý phiếu khám bệnh, nhấn chọn phiếu khám cần kê toa thuốc.</w:t>
            </w:r>
          </w:p>
          <w:p w14:paraId="74C982FA" w14:textId="77777777" w:rsidR="0037516B" w:rsidRPr="00534549" w:rsidRDefault="0037516B" w:rsidP="004F18DA">
            <w:pPr>
              <w:ind w:firstLine="0"/>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71B2B9B6"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3. Hệ thống kiểm tra thông tin, nếu các thông tin hợp lệ sẽ tiến hành bước tiếp theo. (Dòng sự kiện phụ: Thông tin không hợp lệ).</w:t>
            </w:r>
          </w:p>
          <w:p w14:paraId="708B75EC" w14:textId="77777777" w:rsidR="0037516B" w:rsidRPr="00534549" w:rsidRDefault="0037516B" w:rsidP="004F18DA">
            <w:pPr>
              <w:ind w:firstLine="0"/>
              <w:rPr>
                <w:rFonts w:cs="Times New Roman"/>
                <w:noProof/>
                <w:lang w:val="vi-VN"/>
              </w:rPr>
            </w:pPr>
            <w:r w:rsidRPr="00534549">
              <w:rPr>
                <w:rFonts w:cs="Times New Roman"/>
                <w:noProof/>
                <w:lang w:val="vi-VN"/>
              </w:rPr>
              <w:t>4. Hệ thống lưu dữ liệu và thông báo thành công. (Dòng sự kiện khác: Không thể thêm bệnh nhân xuống cơ sở dữ liệu).</w:t>
            </w:r>
          </w:p>
        </w:tc>
      </w:tr>
      <w:tr w:rsidR="0037516B" w:rsidRPr="00534549" w14:paraId="1872A25B"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5C70213"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7EA76F5C" w14:textId="77777777" w:rsidR="0037516B" w:rsidRPr="00534549" w:rsidRDefault="0037516B" w:rsidP="004F18DA">
            <w:pPr>
              <w:ind w:firstLine="0"/>
              <w:jc w:val="left"/>
              <w:rPr>
                <w:rFonts w:cs="Times New Roman"/>
                <w:noProof/>
                <w:lang w:val="vi-VN"/>
              </w:rPr>
            </w:pPr>
            <w:r w:rsidRPr="00534549">
              <w:rPr>
                <w:rFonts w:cs="Times New Roman"/>
                <w:noProof/>
                <w:lang w:val="vi-VN"/>
              </w:rPr>
              <w:t>1. Thông tin không hợp lệ:</w:t>
            </w:r>
          </w:p>
          <w:p w14:paraId="7868222A" w14:textId="77777777" w:rsidR="0037516B" w:rsidRPr="00534549" w:rsidRDefault="0037516B"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4DF3AE4D" w14:textId="77777777" w:rsidR="0037516B" w:rsidRPr="00534549" w:rsidRDefault="0037516B"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37516B" w:rsidRPr="00534549" w14:paraId="570073C7"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0CB437F"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10E908BA"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43848D52" w14:textId="77777777" w:rsidTr="004F18DA">
        <w:tc>
          <w:tcPr>
            <w:tcW w:w="2830" w:type="dxa"/>
            <w:tcBorders>
              <w:top w:val="single" w:sz="4" w:space="0" w:color="auto"/>
              <w:left w:val="single" w:sz="4" w:space="0" w:color="auto"/>
              <w:bottom w:val="single" w:sz="4" w:space="0" w:color="auto"/>
              <w:right w:val="single" w:sz="4" w:space="0" w:color="auto"/>
            </w:tcBorders>
          </w:tcPr>
          <w:p w14:paraId="47668514"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430C2216"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kê toa thuốc thành công cho phiếu khám bệnh.</w:t>
            </w:r>
          </w:p>
        </w:tc>
      </w:tr>
    </w:tbl>
    <w:p w14:paraId="448E1378" w14:textId="77777777" w:rsidR="0037516B" w:rsidRPr="00534549" w:rsidRDefault="0037516B" w:rsidP="0037516B">
      <w:pPr>
        <w:rPr>
          <w:rFonts w:cs="Times New Roman"/>
          <w:noProof/>
          <w:lang w:val="vi-VN"/>
        </w:rPr>
      </w:pPr>
    </w:p>
    <w:p w14:paraId="3B3B40DF" w14:textId="0D9974FE" w:rsidR="008C49F7" w:rsidRPr="00534549" w:rsidRDefault="008C49F7" w:rsidP="008C49F7">
      <w:pPr>
        <w:pStyle w:val="Heading3"/>
        <w:rPr>
          <w:rFonts w:cs="Times New Roman"/>
          <w:noProof/>
          <w:lang w:val="vi-VN"/>
        </w:rPr>
      </w:pPr>
      <w:bookmarkStart w:id="91" w:name="_Toc534701638"/>
      <w:r w:rsidRPr="00534549">
        <w:rPr>
          <w:rFonts w:cs="Times New Roman"/>
          <w:noProof/>
          <w:lang w:val="vi-VN"/>
        </w:rPr>
        <w:t>Đặc tả Usecase “</w:t>
      </w:r>
      <w:r w:rsidR="0037516B" w:rsidRPr="00534549">
        <w:rPr>
          <w:rFonts w:cs="Times New Roman"/>
          <w:noProof/>
          <w:lang w:val="vi-VN"/>
        </w:rPr>
        <w:t>Tra cứu bệnh nhân</w:t>
      </w:r>
      <w:r w:rsidRPr="00534549">
        <w:rPr>
          <w:rFonts w:cs="Times New Roman"/>
          <w:noProof/>
          <w:lang w:val="vi-VN"/>
        </w:rPr>
        <w:t>”</w:t>
      </w:r>
      <w:bookmarkEnd w:id="91"/>
    </w:p>
    <w:tbl>
      <w:tblPr>
        <w:tblStyle w:val="Heading5Char"/>
        <w:tblW w:w="0" w:type="auto"/>
        <w:tblLook w:val="04A0" w:firstRow="1" w:lastRow="0" w:firstColumn="1" w:lastColumn="0" w:noHBand="0" w:noVBand="1"/>
      </w:tblPr>
      <w:tblGrid>
        <w:gridCol w:w="2830"/>
        <w:gridCol w:w="6186"/>
      </w:tblGrid>
      <w:tr w:rsidR="0037516B" w:rsidRPr="00534549" w14:paraId="5ADDDD7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001A62B"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5A506FCC"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tra cứu bệnh nhân. Hệ thống sẽ xử lý yêu cầu tra cứu bệnh nhân của người dùng.</w:t>
            </w:r>
          </w:p>
        </w:tc>
      </w:tr>
      <w:tr w:rsidR="0037516B" w:rsidRPr="00534549" w14:paraId="0EC2F689"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C853B2E"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E3C023D" w14:textId="77777777" w:rsidR="0037516B" w:rsidRPr="00534549" w:rsidRDefault="0037516B" w:rsidP="004F18DA">
            <w:pPr>
              <w:ind w:firstLine="0"/>
              <w:rPr>
                <w:rFonts w:cs="Times New Roman"/>
                <w:noProof/>
                <w:lang w:val="vi-VN"/>
              </w:rPr>
            </w:pPr>
            <w:r w:rsidRPr="00534549">
              <w:rPr>
                <w:rFonts w:cs="Times New Roman"/>
                <w:noProof/>
                <w:lang w:val="vi-VN"/>
              </w:rPr>
              <w:t>1. Vào mục Tra cứu bệnh nhân</w:t>
            </w:r>
          </w:p>
          <w:p w14:paraId="0F2ED6A6" w14:textId="77777777" w:rsidR="0037516B" w:rsidRPr="00534549" w:rsidRDefault="0037516B" w:rsidP="004F18DA">
            <w:pPr>
              <w:ind w:firstLine="0"/>
              <w:rPr>
                <w:rFonts w:cs="Times New Roman"/>
                <w:noProof/>
                <w:lang w:val="vi-VN"/>
              </w:rPr>
            </w:pPr>
            <w:r w:rsidRPr="00534549">
              <w:rPr>
                <w:rFonts w:cs="Times New Roman"/>
                <w:noProof/>
                <w:lang w:val="vi-VN"/>
              </w:rPr>
              <w:t>2. Người dùng nhập các thông tin cần thiết để tra cứu (tên bệnh nhân, ngày khám) và nhấn “Tra cứu”.</w:t>
            </w:r>
          </w:p>
          <w:p w14:paraId="12ED54C8" w14:textId="77777777" w:rsidR="0037516B" w:rsidRPr="00534549" w:rsidRDefault="0037516B" w:rsidP="004F18DA">
            <w:pPr>
              <w:ind w:firstLine="0"/>
              <w:rPr>
                <w:rFonts w:cs="Times New Roman"/>
                <w:noProof/>
                <w:lang w:val="vi-VN"/>
              </w:rPr>
            </w:pPr>
            <w:r w:rsidRPr="00534549">
              <w:rPr>
                <w:rFonts w:cs="Times New Roman"/>
                <w:noProof/>
                <w:lang w:val="vi-VN"/>
              </w:rPr>
              <w:t>3. Hệ thống kiểm tra thông tin, nếu các thông tin hợp lệ sẽ tiến hành bước tiếp theo. (Dòng sự kiện phụ: Thông tin không hợp lệ).</w:t>
            </w:r>
          </w:p>
          <w:p w14:paraId="35DA3228" w14:textId="77777777" w:rsidR="0037516B" w:rsidRPr="00534549" w:rsidRDefault="0037516B" w:rsidP="004F18DA">
            <w:pPr>
              <w:ind w:firstLine="0"/>
              <w:rPr>
                <w:rFonts w:cs="Times New Roman"/>
                <w:noProof/>
                <w:lang w:val="vi-VN"/>
              </w:rPr>
            </w:pPr>
            <w:r w:rsidRPr="00534549">
              <w:rPr>
                <w:rFonts w:cs="Times New Roman"/>
                <w:noProof/>
                <w:lang w:val="vi-VN"/>
              </w:rPr>
              <w:t xml:space="preserve">4. Hệ thống hiển thị danh sách bệnh nhân được tra cứu. </w:t>
            </w:r>
          </w:p>
        </w:tc>
      </w:tr>
      <w:tr w:rsidR="0037516B" w:rsidRPr="00534549" w14:paraId="4A1D5F7A"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8789C9D"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761D31BC" w14:textId="77777777" w:rsidR="0037516B" w:rsidRPr="00534549" w:rsidRDefault="0037516B" w:rsidP="004F18DA">
            <w:pPr>
              <w:ind w:firstLine="0"/>
              <w:jc w:val="left"/>
              <w:rPr>
                <w:rFonts w:cs="Times New Roman"/>
                <w:noProof/>
                <w:lang w:val="vi-VN"/>
              </w:rPr>
            </w:pPr>
            <w:r w:rsidRPr="00534549">
              <w:rPr>
                <w:rFonts w:cs="Times New Roman"/>
                <w:noProof/>
                <w:lang w:val="vi-VN"/>
              </w:rPr>
              <w:t>1. Thông tin không hợp lệ:</w:t>
            </w:r>
          </w:p>
          <w:p w14:paraId="5909FF6B" w14:textId="77777777" w:rsidR="0037516B" w:rsidRPr="00534549" w:rsidRDefault="0037516B"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6F988B1A" w14:textId="77777777" w:rsidR="0037516B" w:rsidRPr="00534549" w:rsidRDefault="0037516B" w:rsidP="004F18DA">
            <w:pPr>
              <w:ind w:firstLine="0"/>
              <w:jc w:val="left"/>
              <w:rPr>
                <w:rFonts w:cs="Times New Roman"/>
                <w:noProof/>
                <w:lang w:val="vi-VN"/>
              </w:rPr>
            </w:pPr>
            <w:r w:rsidRPr="00534549">
              <w:rPr>
                <w:rFonts w:cs="Times New Roman"/>
                <w:noProof/>
                <w:lang w:val="vi-VN"/>
              </w:rPr>
              <w:t>2. Không thể truy xuất cơ sở dữ liệu: Lỗi trong lúc tra cứu =&gt; Yêu cầu người dùng nhập lại thông tin, nếu vẫn bị lỗi nên liên hệ với nhóm phát triển.</w:t>
            </w:r>
          </w:p>
        </w:tc>
      </w:tr>
      <w:tr w:rsidR="0037516B" w:rsidRPr="00534549" w14:paraId="752F18A1"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3E4AF0C"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571C567F"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40EB779D" w14:textId="77777777" w:rsidTr="004F18DA">
        <w:tc>
          <w:tcPr>
            <w:tcW w:w="2830" w:type="dxa"/>
            <w:tcBorders>
              <w:top w:val="single" w:sz="4" w:space="0" w:color="auto"/>
              <w:left w:val="single" w:sz="4" w:space="0" w:color="auto"/>
              <w:bottom w:val="single" w:sz="4" w:space="0" w:color="auto"/>
              <w:right w:val="single" w:sz="4" w:space="0" w:color="auto"/>
            </w:tcBorders>
          </w:tcPr>
          <w:p w14:paraId="2AD0D82B"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2901B0E1"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tra cứu bệnh nhân thành công trên hệ thống.</w:t>
            </w:r>
          </w:p>
        </w:tc>
      </w:tr>
    </w:tbl>
    <w:p w14:paraId="5329FD41" w14:textId="77777777" w:rsidR="0037516B" w:rsidRPr="00534549" w:rsidRDefault="0037516B" w:rsidP="0037516B">
      <w:pPr>
        <w:rPr>
          <w:rFonts w:cs="Times New Roman"/>
          <w:noProof/>
          <w:lang w:val="vi-VN"/>
        </w:rPr>
      </w:pPr>
    </w:p>
    <w:p w14:paraId="6B3471E4" w14:textId="63E5DC92" w:rsidR="008C49F7" w:rsidRPr="00534549" w:rsidRDefault="008C49F7" w:rsidP="008C49F7">
      <w:pPr>
        <w:pStyle w:val="Heading3"/>
        <w:rPr>
          <w:rFonts w:cs="Times New Roman"/>
          <w:noProof/>
          <w:lang w:val="vi-VN"/>
        </w:rPr>
      </w:pPr>
      <w:bookmarkStart w:id="92" w:name="_Toc534701639"/>
      <w:r w:rsidRPr="00534549">
        <w:rPr>
          <w:rFonts w:cs="Times New Roman"/>
          <w:noProof/>
          <w:lang w:val="vi-VN"/>
        </w:rPr>
        <w:t>Đặc tả Usecase “</w:t>
      </w:r>
      <w:r w:rsidR="0037516B" w:rsidRPr="00534549">
        <w:rPr>
          <w:rFonts w:cs="Times New Roman"/>
          <w:noProof/>
          <w:lang w:val="vi-VN"/>
        </w:rPr>
        <w:t xml:space="preserve">Lập báo cáo doanh thu </w:t>
      </w:r>
      <w:r w:rsidR="006F256B" w:rsidRPr="00534549">
        <w:rPr>
          <w:rFonts w:cs="Times New Roman"/>
          <w:noProof/>
          <w:lang w:val="vi-VN"/>
        </w:rPr>
        <w:t>theo tháng</w:t>
      </w:r>
      <w:r w:rsidRPr="00534549">
        <w:rPr>
          <w:rFonts w:cs="Times New Roman"/>
          <w:noProof/>
          <w:lang w:val="vi-VN"/>
        </w:rPr>
        <w:t>”</w:t>
      </w:r>
      <w:bookmarkEnd w:id="92"/>
    </w:p>
    <w:tbl>
      <w:tblPr>
        <w:tblStyle w:val="Heading5Char"/>
        <w:tblW w:w="0" w:type="auto"/>
        <w:tblLook w:val="04A0" w:firstRow="1" w:lastRow="0" w:firstColumn="1" w:lastColumn="0" w:noHBand="0" w:noVBand="1"/>
      </w:tblPr>
      <w:tblGrid>
        <w:gridCol w:w="2830"/>
        <w:gridCol w:w="6186"/>
      </w:tblGrid>
      <w:tr w:rsidR="0037516B" w:rsidRPr="00534549" w14:paraId="0389BE8D"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C2D0CA6"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274B019D" w14:textId="292A8444" w:rsidR="0037516B" w:rsidRPr="00534549" w:rsidRDefault="0037516B" w:rsidP="004F18DA">
            <w:pPr>
              <w:ind w:firstLine="0"/>
              <w:rPr>
                <w:rFonts w:cs="Times New Roman"/>
                <w:noProof/>
                <w:lang w:val="vi-VN"/>
              </w:rPr>
            </w:pPr>
            <w:r w:rsidRPr="00534549">
              <w:rPr>
                <w:rFonts w:cs="Times New Roman"/>
                <w:noProof/>
                <w:lang w:val="vi-VN"/>
              </w:rPr>
              <w:t xml:space="preserve">Use case bắt đầu khi người dùng chọn thực hiện lập báo cáo doanh thu trong </w:t>
            </w:r>
            <w:r w:rsidR="006F256B" w:rsidRPr="00534549">
              <w:rPr>
                <w:rFonts w:cs="Times New Roman"/>
                <w:noProof/>
                <w:lang w:val="vi-VN"/>
              </w:rPr>
              <w:t>tháng</w:t>
            </w:r>
            <w:r w:rsidRPr="00534549">
              <w:rPr>
                <w:rFonts w:cs="Times New Roman"/>
                <w:noProof/>
                <w:lang w:val="vi-VN"/>
              </w:rPr>
              <w:t>.</w:t>
            </w:r>
          </w:p>
        </w:tc>
      </w:tr>
      <w:tr w:rsidR="0037516B" w:rsidRPr="00534549" w14:paraId="67A7548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65FEAE2"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8C2BAC4" w14:textId="7E135D9F" w:rsidR="0037516B" w:rsidRPr="00534549" w:rsidRDefault="0037516B" w:rsidP="004F18DA">
            <w:pPr>
              <w:ind w:firstLine="0"/>
              <w:rPr>
                <w:rFonts w:cs="Times New Roman"/>
                <w:noProof/>
                <w:lang w:val="vi-VN"/>
              </w:rPr>
            </w:pPr>
            <w:r w:rsidRPr="00534549">
              <w:rPr>
                <w:rFonts w:cs="Times New Roman"/>
                <w:noProof/>
                <w:lang w:val="vi-VN"/>
              </w:rPr>
              <w:t>1. Vào mục Báo cáo thống kê, nhấn nút “Lập báo cáo doanh thu”.</w:t>
            </w:r>
          </w:p>
          <w:p w14:paraId="2183C2CD" w14:textId="77777777" w:rsidR="0037516B" w:rsidRPr="00534549" w:rsidRDefault="0037516B" w:rsidP="004F18DA">
            <w:pPr>
              <w:ind w:firstLine="0"/>
              <w:rPr>
                <w:rFonts w:cs="Times New Roman"/>
                <w:noProof/>
                <w:lang w:val="vi-VN"/>
              </w:rPr>
            </w:pPr>
            <w:r w:rsidRPr="00534549">
              <w:rPr>
                <w:rFonts w:cs="Times New Roman"/>
                <w:noProof/>
                <w:lang w:val="vi-VN"/>
              </w:rPr>
              <w:t>2. Người dùng nhập các thông tin cần thiết (thời gian báo cáo) và nhấn “In báo cáo”.</w:t>
            </w:r>
          </w:p>
          <w:p w14:paraId="56D504E5" w14:textId="77777777" w:rsidR="0037516B" w:rsidRPr="00534549" w:rsidRDefault="0037516B" w:rsidP="004F18DA">
            <w:pPr>
              <w:ind w:firstLine="0"/>
              <w:rPr>
                <w:rFonts w:cs="Times New Roman"/>
                <w:noProof/>
                <w:lang w:val="vi-VN"/>
              </w:rPr>
            </w:pPr>
            <w:r w:rsidRPr="00534549">
              <w:rPr>
                <w:rFonts w:cs="Times New Roman"/>
                <w:noProof/>
                <w:lang w:val="vi-VN"/>
              </w:rPr>
              <w:t>3. Hệ thống kiểm tra thông tin, nếu các thông tin hợp lệ sẽ tiến hành bước tiếp theo. (Dòng sự kiện phụ: Thông tin không hợp lệ).</w:t>
            </w:r>
          </w:p>
          <w:p w14:paraId="4529978A" w14:textId="77777777" w:rsidR="0037516B" w:rsidRPr="00534549" w:rsidRDefault="0037516B" w:rsidP="004F18DA">
            <w:pPr>
              <w:ind w:firstLine="0"/>
              <w:rPr>
                <w:rFonts w:cs="Times New Roman"/>
                <w:noProof/>
                <w:lang w:val="vi-VN"/>
              </w:rPr>
            </w:pPr>
            <w:r w:rsidRPr="00534549">
              <w:rPr>
                <w:rFonts w:cs="Times New Roman"/>
                <w:noProof/>
                <w:lang w:val="vi-VN"/>
              </w:rPr>
              <w:t>4. Hệ thống truy xuất dữ liệu và hiển thị văn bản báo cáo doanh thu.</w:t>
            </w:r>
          </w:p>
        </w:tc>
      </w:tr>
      <w:tr w:rsidR="0037516B" w:rsidRPr="00534549" w14:paraId="64773B54"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961F517"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5E04427A" w14:textId="77777777" w:rsidR="0037516B" w:rsidRPr="00534549" w:rsidRDefault="0037516B" w:rsidP="004F18DA">
            <w:pPr>
              <w:ind w:firstLine="0"/>
              <w:jc w:val="left"/>
              <w:rPr>
                <w:rFonts w:cs="Times New Roman"/>
                <w:noProof/>
                <w:lang w:val="vi-VN"/>
              </w:rPr>
            </w:pPr>
            <w:r w:rsidRPr="00534549">
              <w:rPr>
                <w:rFonts w:cs="Times New Roman"/>
                <w:noProof/>
                <w:lang w:val="vi-VN"/>
              </w:rPr>
              <w:t>1. Không thể truy xuất xuống cơ sở dữ liệu: Lỗi trong lúc lập báo cáo =&gt; Yêu cầu người dùng thực hiện lại, nếu vẫn bị lỗi nên liên hệ với nhóm phát triển.</w:t>
            </w:r>
          </w:p>
        </w:tc>
      </w:tr>
      <w:tr w:rsidR="0037516B" w:rsidRPr="00534549" w14:paraId="584E24C0"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D2BECC4"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29270095"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115B5882" w14:textId="77777777" w:rsidTr="004F18DA">
        <w:tc>
          <w:tcPr>
            <w:tcW w:w="2830" w:type="dxa"/>
            <w:tcBorders>
              <w:top w:val="single" w:sz="4" w:space="0" w:color="auto"/>
              <w:left w:val="single" w:sz="4" w:space="0" w:color="auto"/>
              <w:bottom w:val="single" w:sz="4" w:space="0" w:color="auto"/>
              <w:right w:val="single" w:sz="4" w:space="0" w:color="auto"/>
            </w:tcBorders>
          </w:tcPr>
          <w:p w14:paraId="48E4C4AC"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0B59DC0B"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in báo cáo doanh thu thành công thành công từ hệ thống.</w:t>
            </w:r>
          </w:p>
        </w:tc>
      </w:tr>
    </w:tbl>
    <w:p w14:paraId="7FE3EB81" w14:textId="77777777" w:rsidR="0037516B" w:rsidRPr="00534549" w:rsidRDefault="0037516B" w:rsidP="0037516B">
      <w:pPr>
        <w:rPr>
          <w:rFonts w:cs="Times New Roman"/>
          <w:noProof/>
          <w:lang w:val="vi-VN"/>
        </w:rPr>
      </w:pPr>
    </w:p>
    <w:p w14:paraId="56023196" w14:textId="2453A873" w:rsidR="008C49F7" w:rsidRPr="00534549" w:rsidRDefault="008C49F7" w:rsidP="008C49F7">
      <w:pPr>
        <w:pStyle w:val="Heading3"/>
        <w:rPr>
          <w:rFonts w:cs="Times New Roman"/>
          <w:noProof/>
          <w:lang w:val="vi-VN"/>
        </w:rPr>
      </w:pPr>
      <w:bookmarkStart w:id="93" w:name="_Toc534701640"/>
      <w:r w:rsidRPr="00534549">
        <w:rPr>
          <w:rFonts w:cs="Times New Roman"/>
          <w:noProof/>
          <w:lang w:val="vi-VN"/>
        </w:rPr>
        <w:t>Đặc tả Usecase “</w:t>
      </w:r>
      <w:r w:rsidR="0037516B" w:rsidRPr="00534549">
        <w:rPr>
          <w:rFonts w:cs="Times New Roman"/>
          <w:noProof/>
          <w:lang w:val="vi-VN"/>
        </w:rPr>
        <w:t>Lập báo cáo sử dụng thuốc</w:t>
      </w:r>
      <w:r w:rsidRPr="00534549">
        <w:rPr>
          <w:rFonts w:cs="Times New Roman"/>
          <w:noProof/>
          <w:lang w:val="vi-VN"/>
        </w:rPr>
        <w:t>”</w:t>
      </w:r>
      <w:bookmarkEnd w:id="93"/>
    </w:p>
    <w:tbl>
      <w:tblPr>
        <w:tblStyle w:val="Heading5Char"/>
        <w:tblW w:w="0" w:type="auto"/>
        <w:tblLook w:val="04A0" w:firstRow="1" w:lastRow="0" w:firstColumn="1" w:lastColumn="0" w:noHBand="0" w:noVBand="1"/>
      </w:tblPr>
      <w:tblGrid>
        <w:gridCol w:w="2830"/>
        <w:gridCol w:w="6186"/>
      </w:tblGrid>
      <w:tr w:rsidR="0037516B" w:rsidRPr="00534549" w14:paraId="0D6B72B4"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081F0284"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28B0459D"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lập báo cáo doanh thu trong ngày.</w:t>
            </w:r>
          </w:p>
        </w:tc>
      </w:tr>
      <w:tr w:rsidR="0037516B" w:rsidRPr="00534549" w14:paraId="3B1B68D2"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E1C0E9F"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569E28C" w14:textId="77777777" w:rsidR="0037516B" w:rsidRPr="00534549" w:rsidRDefault="0037516B" w:rsidP="004F18DA">
            <w:pPr>
              <w:ind w:firstLine="0"/>
              <w:rPr>
                <w:rFonts w:cs="Times New Roman"/>
                <w:noProof/>
                <w:lang w:val="vi-VN"/>
              </w:rPr>
            </w:pPr>
            <w:r w:rsidRPr="00534549">
              <w:rPr>
                <w:rFonts w:cs="Times New Roman"/>
                <w:noProof/>
                <w:lang w:val="vi-VN"/>
              </w:rPr>
              <w:t>1. Vào mục Báo cáo thống kê, nhấn nút “Lập báo cáo sử dụng thuốc”.</w:t>
            </w:r>
          </w:p>
          <w:p w14:paraId="0A24E736" w14:textId="77777777" w:rsidR="0037516B" w:rsidRPr="00534549" w:rsidRDefault="0037516B" w:rsidP="004F18DA">
            <w:pPr>
              <w:ind w:firstLine="0"/>
              <w:rPr>
                <w:rFonts w:cs="Times New Roman"/>
                <w:noProof/>
                <w:lang w:val="vi-VN"/>
              </w:rPr>
            </w:pPr>
            <w:r w:rsidRPr="00534549">
              <w:rPr>
                <w:rFonts w:cs="Times New Roman"/>
                <w:noProof/>
                <w:lang w:val="vi-VN"/>
              </w:rPr>
              <w:t>2. Người dùng nhập các thông tin cần thiết (thời gian báo cáo) và nhấn “In báo cáo”.</w:t>
            </w:r>
          </w:p>
          <w:p w14:paraId="44C6A7A2"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3. Hệ thống kiểm tra thông tin, nếu các thông tin hợp lệ sẽ tiến hành bước tiếp theo. (Dòng sự kiện phụ: Thông tin không hợp lệ).</w:t>
            </w:r>
          </w:p>
          <w:p w14:paraId="1419C15A" w14:textId="77777777" w:rsidR="0037516B" w:rsidRPr="00534549" w:rsidRDefault="0037516B" w:rsidP="004F18DA">
            <w:pPr>
              <w:ind w:firstLine="0"/>
              <w:rPr>
                <w:rFonts w:cs="Times New Roman"/>
                <w:noProof/>
                <w:lang w:val="vi-VN"/>
              </w:rPr>
            </w:pPr>
            <w:r w:rsidRPr="00534549">
              <w:rPr>
                <w:rFonts w:cs="Times New Roman"/>
                <w:noProof/>
                <w:lang w:val="vi-VN"/>
              </w:rPr>
              <w:t>4. Hệ thống truy xuất dữ liệu và hiển thị văn bản báo cáo sử dụng thuốc.</w:t>
            </w:r>
          </w:p>
        </w:tc>
      </w:tr>
      <w:tr w:rsidR="0037516B" w:rsidRPr="00534549" w14:paraId="3E43B848"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59112F0"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49904213" w14:textId="77777777" w:rsidR="0037516B" w:rsidRPr="00534549" w:rsidRDefault="0037516B" w:rsidP="004F18DA">
            <w:pPr>
              <w:ind w:firstLine="0"/>
              <w:jc w:val="left"/>
              <w:rPr>
                <w:rFonts w:cs="Times New Roman"/>
                <w:noProof/>
                <w:lang w:val="vi-VN"/>
              </w:rPr>
            </w:pPr>
            <w:r w:rsidRPr="00534549">
              <w:rPr>
                <w:rFonts w:cs="Times New Roman"/>
                <w:noProof/>
                <w:lang w:val="vi-VN"/>
              </w:rPr>
              <w:t>1. Không thể truy xuất xuống cơ sở dữ liệu: Lỗi trong lúc lập báo cáo =&gt; Yêu cầu người dùng thực hiện lại, nếu vẫn bị lỗi nên liên hệ với nhóm phát triển.</w:t>
            </w:r>
          </w:p>
        </w:tc>
      </w:tr>
      <w:tr w:rsidR="0037516B" w:rsidRPr="00534549" w14:paraId="30F64A8A"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470172C7"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1D9D2738"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6DFADE96" w14:textId="77777777" w:rsidTr="004F18DA">
        <w:tc>
          <w:tcPr>
            <w:tcW w:w="2830" w:type="dxa"/>
            <w:tcBorders>
              <w:top w:val="single" w:sz="4" w:space="0" w:color="auto"/>
              <w:left w:val="single" w:sz="4" w:space="0" w:color="auto"/>
              <w:bottom w:val="single" w:sz="4" w:space="0" w:color="auto"/>
              <w:right w:val="single" w:sz="4" w:space="0" w:color="auto"/>
            </w:tcBorders>
          </w:tcPr>
          <w:p w14:paraId="739656A3"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6986A87E"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in báo cáo sử dụng thuốc thành công thành công từ hệ thống.</w:t>
            </w:r>
          </w:p>
        </w:tc>
      </w:tr>
    </w:tbl>
    <w:p w14:paraId="3871FC93" w14:textId="77777777" w:rsidR="0037516B" w:rsidRPr="00534549" w:rsidRDefault="0037516B" w:rsidP="0037516B">
      <w:pPr>
        <w:rPr>
          <w:rFonts w:cs="Times New Roman"/>
          <w:noProof/>
          <w:lang w:val="vi-VN"/>
        </w:rPr>
      </w:pPr>
    </w:p>
    <w:p w14:paraId="2D3527C7" w14:textId="6B30C98F" w:rsidR="008C49F7" w:rsidRPr="00534549" w:rsidRDefault="008C49F7" w:rsidP="008C49F7">
      <w:pPr>
        <w:pStyle w:val="Heading3"/>
        <w:rPr>
          <w:rFonts w:cs="Times New Roman"/>
          <w:noProof/>
          <w:lang w:val="vi-VN"/>
        </w:rPr>
      </w:pPr>
      <w:bookmarkStart w:id="94" w:name="_Toc534701641"/>
      <w:r w:rsidRPr="00534549">
        <w:rPr>
          <w:rFonts w:cs="Times New Roman"/>
          <w:noProof/>
          <w:lang w:val="vi-VN"/>
        </w:rPr>
        <w:t>Đặc tả Usecase “</w:t>
      </w:r>
      <w:r w:rsidR="0037516B" w:rsidRPr="00534549">
        <w:rPr>
          <w:rFonts w:cs="Times New Roman"/>
          <w:noProof/>
          <w:lang w:val="vi-VN"/>
        </w:rPr>
        <w:t>Quản lý người dùng</w:t>
      </w:r>
      <w:r w:rsidRPr="00534549">
        <w:rPr>
          <w:rFonts w:cs="Times New Roman"/>
          <w:noProof/>
          <w:lang w:val="vi-VN"/>
        </w:rPr>
        <w:t>”</w:t>
      </w:r>
      <w:bookmarkEnd w:id="94"/>
    </w:p>
    <w:p w14:paraId="353EF466" w14:textId="05AA36F8" w:rsidR="0037516B" w:rsidRPr="00534549" w:rsidRDefault="0037516B" w:rsidP="0037516B">
      <w:pPr>
        <w:pStyle w:val="ListParagraph"/>
        <w:numPr>
          <w:ilvl w:val="0"/>
          <w:numId w:val="23"/>
        </w:numPr>
        <w:rPr>
          <w:rFonts w:cs="Times New Roman"/>
          <w:b/>
          <w:noProof/>
          <w:lang w:val="vi-VN"/>
        </w:rPr>
      </w:pPr>
      <w:r w:rsidRPr="00534549">
        <w:rPr>
          <w:rFonts w:cs="Times New Roman"/>
          <w:b/>
          <w:noProof/>
          <w:lang w:val="vi-VN"/>
        </w:rPr>
        <w:t>Thêm người dùng:</w:t>
      </w:r>
    </w:p>
    <w:tbl>
      <w:tblPr>
        <w:tblStyle w:val="Heading5Char"/>
        <w:tblW w:w="0" w:type="auto"/>
        <w:tblLook w:val="04A0" w:firstRow="1" w:lastRow="0" w:firstColumn="1" w:lastColumn="0" w:noHBand="0" w:noVBand="1"/>
      </w:tblPr>
      <w:tblGrid>
        <w:gridCol w:w="2830"/>
        <w:gridCol w:w="6186"/>
      </w:tblGrid>
      <w:tr w:rsidR="0037516B" w:rsidRPr="00534549" w14:paraId="56EA2BF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C5A7DBE"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3696EC0B"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thêm người dùng mới. Hệ thống sẽ xử lý yêu cầu thêm người dùng mới của người dùng.</w:t>
            </w:r>
          </w:p>
        </w:tc>
      </w:tr>
      <w:tr w:rsidR="0037516B" w:rsidRPr="00534549" w14:paraId="310E67E6"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0A4EDD4"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244D515" w14:textId="77777777" w:rsidR="0037516B" w:rsidRPr="00534549" w:rsidRDefault="0037516B" w:rsidP="004F18DA">
            <w:pPr>
              <w:ind w:firstLine="0"/>
              <w:rPr>
                <w:rFonts w:cs="Times New Roman"/>
                <w:noProof/>
                <w:lang w:val="vi-VN"/>
              </w:rPr>
            </w:pPr>
            <w:r w:rsidRPr="00534549">
              <w:rPr>
                <w:rFonts w:cs="Times New Roman"/>
                <w:noProof/>
                <w:lang w:val="vi-VN"/>
              </w:rPr>
              <w:t>1. Vào mục quản lý người dùng, nhấn nút “Thêm”.</w:t>
            </w:r>
          </w:p>
          <w:p w14:paraId="25AF2BDF" w14:textId="77777777" w:rsidR="0037516B" w:rsidRPr="00534549" w:rsidRDefault="0037516B" w:rsidP="004F18DA">
            <w:pPr>
              <w:ind w:firstLine="0"/>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4C32C80E" w14:textId="77777777" w:rsidR="0037516B" w:rsidRPr="00534549" w:rsidRDefault="0037516B" w:rsidP="004F18DA">
            <w:pPr>
              <w:ind w:firstLine="0"/>
              <w:rPr>
                <w:rFonts w:cs="Times New Roman"/>
                <w:noProof/>
                <w:lang w:val="vi-VN"/>
              </w:rPr>
            </w:pPr>
            <w:r w:rsidRPr="00534549">
              <w:rPr>
                <w:rFonts w:cs="Times New Roman"/>
                <w:noProof/>
                <w:lang w:val="vi-VN"/>
              </w:rPr>
              <w:t>3. Hệ thống kiểm tra thông tin, nếu các thông tin hợp lệ sẽ tiến hành bước tiếp theo. (Dòng sự kiện phụ: Thông tin không hợp lệ).</w:t>
            </w:r>
          </w:p>
          <w:p w14:paraId="53319AD9" w14:textId="77777777" w:rsidR="0037516B" w:rsidRPr="00534549" w:rsidRDefault="0037516B" w:rsidP="004F18DA">
            <w:pPr>
              <w:ind w:firstLine="0"/>
              <w:rPr>
                <w:rFonts w:cs="Times New Roman"/>
                <w:noProof/>
                <w:lang w:val="vi-VN"/>
              </w:rPr>
            </w:pPr>
            <w:r w:rsidRPr="00534549">
              <w:rPr>
                <w:rFonts w:cs="Times New Roman"/>
                <w:noProof/>
                <w:lang w:val="vi-VN"/>
              </w:rPr>
              <w:t>4. Hệ thống lưu dữ liệu và thông báo thành công. (Dòng sự kiện khác: Không thể thêm bệnh nhân xuống cơ sở dữ liệu).</w:t>
            </w:r>
          </w:p>
        </w:tc>
      </w:tr>
      <w:tr w:rsidR="0037516B" w:rsidRPr="00534549" w14:paraId="779804BB"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0B4C012"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01391A08" w14:textId="77777777" w:rsidR="0037516B" w:rsidRPr="00534549" w:rsidRDefault="0037516B" w:rsidP="004F18DA">
            <w:pPr>
              <w:ind w:firstLine="0"/>
              <w:jc w:val="left"/>
              <w:rPr>
                <w:rFonts w:cs="Times New Roman"/>
                <w:noProof/>
                <w:lang w:val="vi-VN"/>
              </w:rPr>
            </w:pPr>
            <w:r w:rsidRPr="00534549">
              <w:rPr>
                <w:rFonts w:cs="Times New Roman"/>
                <w:noProof/>
                <w:lang w:val="vi-VN"/>
              </w:rPr>
              <w:t>1. Thông tin không hợp lệ:</w:t>
            </w:r>
          </w:p>
          <w:p w14:paraId="06A84DD2" w14:textId="77777777" w:rsidR="0037516B" w:rsidRPr="00534549" w:rsidRDefault="0037516B"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01BE2B83" w14:textId="77777777" w:rsidR="0037516B" w:rsidRPr="00534549" w:rsidRDefault="0037516B"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37516B" w:rsidRPr="00534549" w14:paraId="11E9BE3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DFA6716"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2A51745C"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24918F60" w14:textId="77777777" w:rsidTr="004F18DA">
        <w:tc>
          <w:tcPr>
            <w:tcW w:w="2830" w:type="dxa"/>
            <w:tcBorders>
              <w:top w:val="single" w:sz="4" w:space="0" w:color="auto"/>
              <w:left w:val="single" w:sz="4" w:space="0" w:color="auto"/>
              <w:bottom w:val="single" w:sz="4" w:space="0" w:color="auto"/>
              <w:right w:val="single" w:sz="4" w:space="0" w:color="auto"/>
            </w:tcBorders>
          </w:tcPr>
          <w:p w14:paraId="4F3256A9"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59336AB5"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thêm thông tin người dùng mới thành công vào hệ thống.</w:t>
            </w:r>
          </w:p>
        </w:tc>
      </w:tr>
    </w:tbl>
    <w:p w14:paraId="51CE63F1" w14:textId="77777777" w:rsidR="0037516B" w:rsidRPr="00534549" w:rsidRDefault="0037516B" w:rsidP="0037516B">
      <w:pPr>
        <w:pStyle w:val="ListParagraph"/>
        <w:numPr>
          <w:ilvl w:val="0"/>
          <w:numId w:val="23"/>
        </w:numPr>
        <w:rPr>
          <w:rFonts w:cs="Times New Roman"/>
          <w:b/>
          <w:noProof/>
          <w:lang w:val="vi-VN"/>
        </w:rPr>
      </w:pPr>
      <w:r w:rsidRPr="00534549">
        <w:rPr>
          <w:rFonts w:cs="Times New Roman"/>
          <w:b/>
          <w:noProof/>
          <w:lang w:val="vi-VN"/>
        </w:rPr>
        <w:t>Sửa thông tin người dùng:</w:t>
      </w:r>
    </w:p>
    <w:tbl>
      <w:tblPr>
        <w:tblStyle w:val="Heading5Char"/>
        <w:tblW w:w="0" w:type="auto"/>
        <w:tblLook w:val="04A0" w:firstRow="1" w:lastRow="0" w:firstColumn="1" w:lastColumn="0" w:noHBand="0" w:noVBand="1"/>
      </w:tblPr>
      <w:tblGrid>
        <w:gridCol w:w="2830"/>
        <w:gridCol w:w="6186"/>
      </w:tblGrid>
      <w:tr w:rsidR="0037516B" w:rsidRPr="00534549" w14:paraId="64DAE4DC"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B6B973D"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5995DA0C"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Sửa thông tin người dùng. Hệ thống sẽ xử lý yêu cầu sửa thông tin người dùng của người dùng.</w:t>
            </w:r>
          </w:p>
        </w:tc>
      </w:tr>
      <w:tr w:rsidR="0037516B" w:rsidRPr="00534549" w14:paraId="6E267854"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C8AB858" w14:textId="77777777" w:rsidR="0037516B" w:rsidRPr="00534549" w:rsidRDefault="0037516B" w:rsidP="004F18DA">
            <w:pPr>
              <w:ind w:firstLine="0"/>
              <w:rPr>
                <w:rFonts w:cs="Times New Roman"/>
                <w:noProof/>
                <w:lang w:val="vi-VN"/>
              </w:rPr>
            </w:pPr>
            <w:r w:rsidRPr="00534549">
              <w:rPr>
                <w:rFonts w:cs="Times New Roman"/>
                <w:noProof/>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0CEDB71" w14:textId="77777777" w:rsidR="0037516B" w:rsidRPr="00534549" w:rsidRDefault="0037516B" w:rsidP="004F18DA">
            <w:pPr>
              <w:ind w:firstLine="0"/>
              <w:jc w:val="left"/>
              <w:rPr>
                <w:rFonts w:cs="Times New Roman"/>
                <w:noProof/>
                <w:lang w:val="vi-VN"/>
              </w:rPr>
            </w:pPr>
            <w:r w:rsidRPr="00534549">
              <w:rPr>
                <w:rFonts w:cs="Times New Roman"/>
                <w:noProof/>
                <w:lang w:val="vi-VN"/>
              </w:rPr>
              <w:t>1. Vào mục danh sách người dùng, nhấn vào nút sửa của một người dùng.</w:t>
            </w:r>
          </w:p>
          <w:p w14:paraId="0AC53EDE" w14:textId="77777777" w:rsidR="0037516B" w:rsidRPr="00534549" w:rsidRDefault="0037516B" w:rsidP="004F18DA">
            <w:pPr>
              <w:ind w:firstLine="0"/>
              <w:jc w:val="left"/>
              <w:rPr>
                <w:rFonts w:cs="Times New Roman"/>
                <w:noProof/>
                <w:lang w:val="vi-VN"/>
              </w:rPr>
            </w:pPr>
            <w:r w:rsidRPr="00534549">
              <w:rPr>
                <w:rFonts w:cs="Times New Roman"/>
                <w:noProof/>
                <w:lang w:val="vi-VN"/>
              </w:rPr>
              <w:t>2. Người dùng nhập các thông tin cần thiết (trong đó có một số thông tin bắt buộc) và nhấn “Lưu”.</w:t>
            </w:r>
          </w:p>
          <w:p w14:paraId="4C0982B2" w14:textId="77777777" w:rsidR="0037516B" w:rsidRPr="00534549" w:rsidRDefault="0037516B" w:rsidP="004F18DA">
            <w:pPr>
              <w:ind w:firstLine="0"/>
              <w:jc w:val="left"/>
              <w:rPr>
                <w:rFonts w:cs="Times New Roman"/>
                <w:noProof/>
                <w:lang w:val="vi-VN"/>
              </w:rPr>
            </w:pPr>
            <w:r w:rsidRPr="00534549">
              <w:rPr>
                <w:rFonts w:cs="Times New Roman"/>
                <w:noProof/>
                <w:lang w:val="vi-VN"/>
              </w:rPr>
              <w:t>3. Hệ thống kiểm tra thông tin, nếu các thông tin hợp lệ sẽ tiến hành bước tiếp theo.</w:t>
            </w:r>
          </w:p>
          <w:p w14:paraId="23E7BB69" w14:textId="77777777" w:rsidR="0037516B" w:rsidRPr="00534549" w:rsidRDefault="0037516B" w:rsidP="004F18DA">
            <w:pPr>
              <w:ind w:firstLine="0"/>
              <w:jc w:val="left"/>
              <w:rPr>
                <w:rFonts w:cs="Times New Roman"/>
                <w:noProof/>
                <w:lang w:val="vi-VN"/>
              </w:rPr>
            </w:pPr>
            <w:r w:rsidRPr="00534549">
              <w:rPr>
                <w:rFonts w:cs="Times New Roman"/>
                <w:noProof/>
                <w:lang w:val="vi-VN"/>
              </w:rPr>
              <w:t>(Dòng sự kiện khác: Thông tin không hợp lệ).</w:t>
            </w:r>
          </w:p>
          <w:p w14:paraId="0C0D6F55" w14:textId="77777777" w:rsidR="0037516B" w:rsidRPr="00534549" w:rsidRDefault="0037516B" w:rsidP="004F18DA">
            <w:pPr>
              <w:ind w:firstLine="0"/>
              <w:jc w:val="left"/>
              <w:rPr>
                <w:rFonts w:cs="Times New Roman"/>
                <w:noProof/>
                <w:lang w:val="vi-VN"/>
              </w:rPr>
            </w:pPr>
            <w:r w:rsidRPr="00534549">
              <w:rPr>
                <w:rFonts w:cs="Times New Roman"/>
                <w:noProof/>
                <w:lang w:val="vi-VN"/>
              </w:rPr>
              <w:t>4. Hệ thống lưu dữ liệu và thông báo thành công.</w:t>
            </w:r>
          </w:p>
          <w:p w14:paraId="7A74CE97" w14:textId="77777777" w:rsidR="0037516B" w:rsidRPr="00534549" w:rsidRDefault="0037516B" w:rsidP="004F18DA">
            <w:pPr>
              <w:ind w:firstLine="0"/>
              <w:jc w:val="left"/>
              <w:rPr>
                <w:rFonts w:cs="Times New Roman"/>
                <w:noProof/>
                <w:lang w:val="vi-VN"/>
              </w:rPr>
            </w:pPr>
            <w:r w:rsidRPr="00534549">
              <w:rPr>
                <w:rFonts w:cs="Times New Roman"/>
                <w:noProof/>
                <w:lang w:val="vi-VN"/>
              </w:rPr>
              <w:t>(Dòng sự kiện khác: Không thể cập nhật xuống cơ sở dữ liệu)</w:t>
            </w:r>
          </w:p>
        </w:tc>
      </w:tr>
      <w:tr w:rsidR="0037516B" w:rsidRPr="00534549" w14:paraId="23AFF381"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54E329EC"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29CC22DE" w14:textId="77777777" w:rsidR="0037516B" w:rsidRPr="00534549" w:rsidRDefault="0037516B" w:rsidP="004F18DA">
            <w:pPr>
              <w:ind w:firstLine="0"/>
              <w:jc w:val="left"/>
              <w:rPr>
                <w:rFonts w:cs="Times New Roman"/>
                <w:noProof/>
                <w:lang w:val="vi-VN"/>
              </w:rPr>
            </w:pPr>
            <w:r w:rsidRPr="00534549">
              <w:rPr>
                <w:rFonts w:cs="Times New Roman"/>
                <w:noProof/>
                <w:lang w:val="vi-VN"/>
              </w:rPr>
              <w:t>1. Thông tin không hợp lệ:</w:t>
            </w:r>
          </w:p>
          <w:p w14:paraId="17627A37" w14:textId="77777777" w:rsidR="0037516B" w:rsidRPr="00534549" w:rsidRDefault="0037516B" w:rsidP="004F18DA">
            <w:pPr>
              <w:ind w:firstLine="0"/>
              <w:jc w:val="left"/>
              <w:rPr>
                <w:rFonts w:cs="Times New Roman"/>
                <w:noProof/>
                <w:lang w:val="vi-VN"/>
              </w:rPr>
            </w:pPr>
            <w:r w:rsidRPr="00534549">
              <w:rPr>
                <w:rFonts w:cs="Times New Roman"/>
                <w:noProof/>
                <w:lang w:val="vi-VN"/>
              </w:rPr>
              <w:t xml:space="preserve"> Hệ thống hiển thị thông báo màu đỏ ngay tại chỗ bị lỗi và yêu cầu nhập lại thông tin.</w:t>
            </w:r>
          </w:p>
          <w:p w14:paraId="37F7421C" w14:textId="77777777" w:rsidR="0037516B" w:rsidRPr="00534549" w:rsidRDefault="0037516B" w:rsidP="004F18DA">
            <w:pPr>
              <w:ind w:firstLine="0"/>
              <w:jc w:val="left"/>
              <w:rPr>
                <w:rFonts w:cs="Times New Roman"/>
                <w:noProof/>
                <w:lang w:val="vi-VN"/>
              </w:rPr>
            </w:pPr>
            <w:r w:rsidRPr="00534549">
              <w:rPr>
                <w:rFonts w:cs="Times New Roman"/>
                <w:noProof/>
                <w:lang w:val="vi-VN"/>
              </w:rPr>
              <w:t>2. Không thể lưu xuống cơ sở dữ liệu: Lỗi trong lúc thêm =&gt; Yêu cầu người dùng nhập lại thông tin, nếu vẫn bị lỗi nên liên hệ với nhóm phát triển.</w:t>
            </w:r>
          </w:p>
        </w:tc>
      </w:tr>
      <w:tr w:rsidR="0037516B" w:rsidRPr="00534549" w14:paraId="77274F9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301D72B5"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74C6513C"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5DB8F226" w14:textId="77777777" w:rsidTr="004F18DA">
        <w:tc>
          <w:tcPr>
            <w:tcW w:w="2830" w:type="dxa"/>
            <w:tcBorders>
              <w:top w:val="single" w:sz="4" w:space="0" w:color="auto"/>
              <w:left w:val="single" w:sz="4" w:space="0" w:color="auto"/>
              <w:bottom w:val="single" w:sz="4" w:space="0" w:color="auto"/>
              <w:right w:val="single" w:sz="4" w:space="0" w:color="auto"/>
            </w:tcBorders>
          </w:tcPr>
          <w:p w14:paraId="3A24A015"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2A1E0BD7"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cập nhật thông tin người dùng thành công vào hệ thống.</w:t>
            </w:r>
          </w:p>
        </w:tc>
      </w:tr>
    </w:tbl>
    <w:p w14:paraId="1B9984FC" w14:textId="77777777" w:rsidR="0037516B" w:rsidRPr="00534549" w:rsidRDefault="0037516B" w:rsidP="0037516B">
      <w:pPr>
        <w:pStyle w:val="ListParagraph"/>
        <w:ind w:firstLine="0"/>
        <w:rPr>
          <w:rFonts w:cs="Times New Roman"/>
          <w:b/>
          <w:noProof/>
          <w:lang w:val="vi-VN"/>
        </w:rPr>
      </w:pPr>
    </w:p>
    <w:p w14:paraId="598219BF" w14:textId="1EFE4493" w:rsidR="0037516B" w:rsidRPr="00534549" w:rsidRDefault="0037516B" w:rsidP="0037516B">
      <w:pPr>
        <w:pStyle w:val="ListParagraph"/>
        <w:numPr>
          <w:ilvl w:val="0"/>
          <w:numId w:val="23"/>
        </w:numPr>
        <w:rPr>
          <w:rFonts w:cs="Times New Roman"/>
          <w:b/>
          <w:noProof/>
          <w:lang w:val="vi-VN"/>
        </w:rPr>
      </w:pPr>
      <w:r w:rsidRPr="00534549">
        <w:rPr>
          <w:rFonts w:cs="Times New Roman"/>
          <w:b/>
          <w:noProof/>
          <w:lang w:val="vi-VN"/>
        </w:rPr>
        <w:t>Xoá người dùng:</w:t>
      </w:r>
    </w:p>
    <w:tbl>
      <w:tblPr>
        <w:tblStyle w:val="Heading5Char"/>
        <w:tblW w:w="0" w:type="auto"/>
        <w:tblLook w:val="04A0" w:firstRow="1" w:lastRow="0" w:firstColumn="1" w:lastColumn="0" w:noHBand="0" w:noVBand="1"/>
      </w:tblPr>
      <w:tblGrid>
        <w:gridCol w:w="2830"/>
        <w:gridCol w:w="6186"/>
      </w:tblGrid>
      <w:tr w:rsidR="0037516B" w:rsidRPr="00534549" w14:paraId="2D68FB8A"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19E239F4" w14:textId="77777777" w:rsidR="0037516B" w:rsidRPr="00534549" w:rsidRDefault="0037516B" w:rsidP="004F18DA">
            <w:pPr>
              <w:ind w:firstLine="0"/>
              <w:rPr>
                <w:rFonts w:cs="Times New Roman"/>
                <w:noProof/>
                <w:lang w:val="vi-VN"/>
              </w:rPr>
            </w:pPr>
            <w:r w:rsidRPr="00534549">
              <w:rPr>
                <w:rFonts w:cs="Times New Roman"/>
                <w:noProof/>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14:paraId="16D61179" w14:textId="77777777" w:rsidR="0037516B" w:rsidRPr="00534549" w:rsidRDefault="0037516B" w:rsidP="004F18DA">
            <w:pPr>
              <w:ind w:firstLine="0"/>
              <w:rPr>
                <w:rFonts w:cs="Times New Roman"/>
                <w:noProof/>
                <w:lang w:val="vi-VN"/>
              </w:rPr>
            </w:pPr>
            <w:r w:rsidRPr="00534549">
              <w:rPr>
                <w:rFonts w:cs="Times New Roman"/>
                <w:noProof/>
                <w:lang w:val="vi-VN"/>
              </w:rPr>
              <w:t>Use case bắt đầu khi người dùng chọn thực hiện Xoá người dùng. Hệ thống sẽ xử lý yêu cầu xoá người dùng của người dùng.</w:t>
            </w:r>
          </w:p>
        </w:tc>
      </w:tr>
      <w:tr w:rsidR="0037516B" w:rsidRPr="00534549" w14:paraId="570EAE5F"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2F86B9E5" w14:textId="77777777" w:rsidR="0037516B" w:rsidRPr="00534549" w:rsidRDefault="0037516B" w:rsidP="004F18DA">
            <w:pPr>
              <w:ind w:firstLine="0"/>
              <w:rPr>
                <w:rFonts w:cs="Times New Roman"/>
                <w:noProof/>
                <w:lang w:val="vi-VN"/>
              </w:rPr>
            </w:pPr>
            <w:r w:rsidRPr="00534549">
              <w:rPr>
                <w:rFonts w:cs="Times New Roman"/>
                <w:noProof/>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E965B15" w14:textId="77777777" w:rsidR="0037516B" w:rsidRPr="00534549" w:rsidRDefault="0037516B" w:rsidP="004F18DA">
            <w:pPr>
              <w:ind w:firstLine="0"/>
              <w:rPr>
                <w:rFonts w:cs="Times New Roman"/>
                <w:noProof/>
                <w:lang w:val="vi-VN"/>
              </w:rPr>
            </w:pPr>
            <w:r w:rsidRPr="00534549">
              <w:rPr>
                <w:rFonts w:cs="Times New Roman"/>
                <w:noProof/>
                <w:lang w:val="vi-VN"/>
              </w:rPr>
              <w:t>1. Vào mục danh sách người dùng, nhấn vào nút xoá của một người dùng.</w:t>
            </w:r>
          </w:p>
          <w:p w14:paraId="49312D1D" w14:textId="77777777" w:rsidR="0037516B" w:rsidRPr="00534549" w:rsidRDefault="0037516B" w:rsidP="004F18DA">
            <w:pPr>
              <w:ind w:firstLine="0"/>
              <w:rPr>
                <w:rFonts w:cs="Times New Roman"/>
                <w:noProof/>
                <w:lang w:val="vi-VN"/>
              </w:rPr>
            </w:pPr>
            <w:r w:rsidRPr="00534549">
              <w:rPr>
                <w:rFonts w:cs="Times New Roman"/>
                <w:noProof/>
                <w:lang w:val="vi-VN"/>
              </w:rPr>
              <w:t>2. Hệ thống kiểm tra gửi xác nhận muốn xoá ngườu dùng này không, nếu người dùng xác nhận xoá sẽ tiến hành bước tiếp theo.</w:t>
            </w:r>
          </w:p>
          <w:p w14:paraId="7E9C8E5E" w14:textId="77777777" w:rsidR="0037516B" w:rsidRPr="00534549" w:rsidRDefault="0037516B" w:rsidP="004F18DA">
            <w:pPr>
              <w:ind w:firstLine="0"/>
              <w:rPr>
                <w:rFonts w:cs="Times New Roman"/>
                <w:noProof/>
                <w:lang w:val="vi-VN"/>
              </w:rPr>
            </w:pPr>
            <w:r w:rsidRPr="00534549">
              <w:rPr>
                <w:rFonts w:cs="Times New Roman"/>
                <w:noProof/>
                <w:lang w:val="vi-VN"/>
              </w:rPr>
              <w:t>3. Hệ thống cập nhật dữ liệu và thông báo thành công (Dòng sự kiện khác: Không thể cập nhật xuống cơ sở dữ liệu)</w:t>
            </w:r>
          </w:p>
        </w:tc>
      </w:tr>
      <w:tr w:rsidR="0037516B" w:rsidRPr="00534549" w14:paraId="7BE4329C"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69446706" w14:textId="77777777" w:rsidR="0037516B" w:rsidRPr="00534549" w:rsidRDefault="0037516B" w:rsidP="004F18DA">
            <w:pPr>
              <w:ind w:firstLine="0"/>
              <w:rPr>
                <w:rFonts w:cs="Times New Roman"/>
                <w:noProof/>
                <w:lang w:val="vi-VN"/>
              </w:rPr>
            </w:pPr>
            <w:r w:rsidRPr="00534549">
              <w:rPr>
                <w:rFonts w:cs="Times New Roman"/>
                <w:noProof/>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14:paraId="00313C55" w14:textId="77777777" w:rsidR="0037516B" w:rsidRPr="00534549" w:rsidRDefault="0037516B" w:rsidP="004F18DA">
            <w:pPr>
              <w:ind w:firstLine="0"/>
              <w:jc w:val="left"/>
              <w:rPr>
                <w:rFonts w:cs="Times New Roman"/>
                <w:noProof/>
                <w:lang w:val="vi-VN"/>
              </w:rPr>
            </w:pPr>
            <w:r w:rsidRPr="00534549">
              <w:rPr>
                <w:rFonts w:cs="Times New Roman"/>
                <w:noProof/>
                <w:lang w:val="vi-VN"/>
              </w:rPr>
              <w:t>1. Không thể lưu xuống cơ sở dữ liệu: Lỗi trong lúc thêm =&gt; Yêu cầu người dùng nhập lại thông tin, nếu vẫn bị lỗi nên liên hệ với nhóm phát triển.</w:t>
            </w:r>
          </w:p>
        </w:tc>
      </w:tr>
      <w:tr w:rsidR="0037516B" w:rsidRPr="00534549" w14:paraId="6931AE43" w14:textId="77777777" w:rsidTr="004F18DA">
        <w:tc>
          <w:tcPr>
            <w:tcW w:w="2830" w:type="dxa"/>
            <w:tcBorders>
              <w:top w:val="single" w:sz="4" w:space="0" w:color="auto"/>
              <w:left w:val="single" w:sz="4" w:space="0" w:color="auto"/>
              <w:bottom w:val="single" w:sz="4" w:space="0" w:color="auto"/>
              <w:right w:val="single" w:sz="4" w:space="0" w:color="auto"/>
            </w:tcBorders>
            <w:hideMark/>
          </w:tcPr>
          <w:p w14:paraId="7C76918A" w14:textId="77777777" w:rsidR="0037516B" w:rsidRPr="00534549" w:rsidRDefault="0037516B" w:rsidP="004F18DA">
            <w:pPr>
              <w:ind w:firstLine="0"/>
              <w:rPr>
                <w:rFonts w:cs="Times New Roman"/>
                <w:noProof/>
                <w:lang w:val="vi-VN"/>
              </w:rPr>
            </w:pPr>
            <w:r w:rsidRPr="00534549">
              <w:rPr>
                <w:rFonts w:cs="Times New Roman"/>
                <w:noProof/>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14:paraId="6BBA67EC"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đã đăng nhập vào hệ thống và có quyền sử dụng chức năng này.</w:t>
            </w:r>
          </w:p>
        </w:tc>
      </w:tr>
      <w:tr w:rsidR="0037516B" w:rsidRPr="00534549" w14:paraId="7F1889FD" w14:textId="77777777" w:rsidTr="004F18DA">
        <w:tc>
          <w:tcPr>
            <w:tcW w:w="2830" w:type="dxa"/>
            <w:tcBorders>
              <w:top w:val="single" w:sz="4" w:space="0" w:color="auto"/>
              <w:left w:val="single" w:sz="4" w:space="0" w:color="auto"/>
              <w:bottom w:val="single" w:sz="4" w:space="0" w:color="auto"/>
              <w:right w:val="single" w:sz="4" w:space="0" w:color="auto"/>
            </w:tcBorders>
          </w:tcPr>
          <w:p w14:paraId="31F71EFA" w14:textId="77777777" w:rsidR="0037516B" w:rsidRPr="00534549" w:rsidRDefault="0037516B" w:rsidP="004F18DA">
            <w:pPr>
              <w:ind w:firstLine="0"/>
              <w:rPr>
                <w:rFonts w:cs="Times New Roman"/>
                <w:noProof/>
                <w:lang w:val="vi-VN"/>
              </w:rPr>
            </w:pPr>
            <w:r w:rsidRPr="00534549">
              <w:rPr>
                <w:rFonts w:cs="Times New Roman"/>
                <w:noProof/>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14:paraId="706C201A" w14:textId="77777777" w:rsidR="0037516B" w:rsidRPr="00534549" w:rsidRDefault="0037516B" w:rsidP="004F18DA">
            <w:pPr>
              <w:ind w:firstLine="0"/>
              <w:rPr>
                <w:rFonts w:cs="Times New Roman"/>
                <w:noProof/>
                <w:lang w:val="vi-VN"/>
              </w:rPr>
            </w:pPr>
            <w:r w:rsidRPr="00534549">
              <w:rPr>
                <w:rFonts w:cs="Times New Roman"/>
                <w:noProof/>
                <w:szCs w:val="26"/>
                <w:lang w:val="vi-VN"/>
              </w:rPr>
              <w:t>Người dùng xoá người dùng thành công.</w:t>
            </w:r>
          </w:p>
        </w:tc>
      </w:tr>
    </w:tbl>
    <w:p w14:paraId="3FCA2295" w14:textId="77777777" w:rsidR="008C49F7" w:rsidRPr="00534549" w:rsidRDefault="008C49F7" w:rsidP="0037516B">
      <w:pPr>
        <w:ind w:firstLine="0"/>
        <w:rPr>
          <w:rFonts w:cs="Times New Roman"/>
          <w:noProof/>
          <w:lang w:val="vi-VN"/>
        </w:rPr>
      </w:pPr>
    </w:p>
    <w:p w14:paraId="07CB93BF" w14:textId="5CA3AC24" w:rsidR="007E56BA" w:rsidRPr="00534549" w:rsidRDefault="007E56BA" w:rsidP="000F4E19">
      <w:pPr>
        <w:pStyle w:val="Heading1"/>
        <w:rPr>
          <w:rFonts w:cs="Times New Roman"/>
          <w:noProof/>
          <w:lang w:val="vi-VN"/>
        </w:rPr>
      </w:pPr>
      <w:bookmarkStart w:id="95" w:name="_Toc534701642"/>
      <w:r w:rsidRPr="00534549">
        <w:rPr>
          <w:rFonts w:cs="Times New Roman"/>
          <w:noProof/>
          <w:lang w:val="vi-VN"/>
        </w:rPr>
        <w:t>C</w:t>
      </w:r>
      <w:r w:rsidR="000C420A" w:rsidRPr="00534549">
        <w:rPr>
          <w:rFonts w:cs="Times New Roman"/>
          <w:noProof/>
          <w:lang w:val="vi-VN"/>
        </w:rPr>
        <w:t>hương</w:t>
      </w:r>
      <w:r w:rsidRPr="00534549">
        <w:rPr>
          <w:rFonts w:cs="Times New Roman"/>
          <w:noProof/>
          <w:lang w:val="vi-VN"/>
        </w:rPr>
        <w:t xml:space="preserve"> </w:t>
      </w:r>
      <w:r w:rsidR="00144574" w:rsidRPr="00534549">
        <w:rPr>
          <w:rFonts w:cs="Times New Roman"/>
          <w:noProof/>
          <w:lang w:val="vi-VN"/>
        </w:rPr>
        <w:t>III</w:t>
      </w:r>
      <w:r w:rsidRPr="00534549">
        <w:rPr>
          <w:rFonts w:cs="Times New Roman"/>
          <w:noProof/>
          <w:lang w:val="vi-VN"/>
        </w:rPr>
        <w:t xml:space="preserve">: </w:t>
      </w:r>
      <w:r w:rsidR="000C420A" w:rsidRPr="00534549">
        <w:rPr>
          <w:rFonts w:cs="Times New Roman"/>
          <w:noProof/>
          <w:lang w:val="vi-VN"/>
        </w:rPr>
        <w:t>Phân tích</w:t>
      </w:r>
      <w:bookmarkEnd w:id="95"/>
    </w:p>
    <w:p w14:paraId="0E0FCCD4" w14:textId="2DC838B8" w:rsidR="00D71294" w:rsidRPr="00534549" w:rsidRDefault="00D71294" w:rsidP="00D71294">
      <w:pPr>
        <w:pStyle w:val="Heading2"/>
        <w:rPr>
          <w:noProof/>
          <w:lang w:val="vi-VN"/>
        </w:rPr>
      </w:pPr>
      <w:bookmarkStart w:id="96" w:name="_Toc534701643"/>
      <w:r w:rsidRPr="00534549">
        <w:rPr>
          <w:noProof/>
          <w:lang w:val="vi-VN"/>
        </w:rPr>
        <w:t>Sơ đồ lớp</w:t>
      </w:r>
      <w:r w:rsidR="006B7838" w:rsidRPr="00534549">
        <w:rPr>
          <w:noProof/>
          <w:lang w:val="vi-VN"/>
        </w:rPr>
        <w:t xml:space="preserve"> (Class Diagram)</w:t>
      </w:r>
      <w:bookmarkEnd w:id="96"/>
    </w:p>
    <w:p w14:paraId="400E5995" w14:textId="336F9A28" w:rsidR="00D71294" w:rsidRPr="00534549" w:rsidRDefault="00D71294" w:rsidP="00D71294">
      <w:pPr>
        <w:pStyle w:val="Heading3"/>
        <w:rPr>
          <w:noProof/>
          <w:lang w:val="vi-VN"/>
        </w:rPr>
      </w:pPr>
      <w:bookmarkStart w:id="97" w:name="_Toc534701644"/>
      <w:r w:rsidRPr="00534549">
        <w:rPr>
          <w:noProof/>
          <w:lang w:val="vi-VN"/>
        </w:rPr>
        <w:t>Sơ đồ lớp (Mức phân tích)</w:t>
      </w:r>
      <w:bookmarkEnd w:id="97"/>
    </w:p>
    <w:p w14:paraId="5B79CCFE" w14:textId="62373F46" w:rsidR="00D71294" w:rsidRPr="00534549" w:rsidRDefault="002E53E2" w:rsidP="00D71294">
      <w:pPr>
        <w:rPr>
          <w:noProof/>
          <w:lang w:val="vi-VN"/>
        </w:rPr>
      </w:pPr>
      <w:r>
        <w:rPr>
          <w:noProof/>
        </w:rPr>
        <w:drawing>
          <wp:inline distT="0" distB="0" distL="0" distR="0" wp14:anchorId="6D60F3FA" wp14:editId="25DE0FA4">
            <wp:extent cx="5731510" cy="37839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p>
    <w:p w14:paraId="4CA9421A" w14:textId="5C59C298" w:rsidR="00D71294" w:rsidRPr="00534549" w:rsidRDefault="00D71294" w:rsidP="00D71294">
      <w:pPr>
        <w:pStyle w:val="Heading3"/>
        <w:rPr>
          <w:noProof/>
          <w:lang w:val="vi-VN"/>
        </w:rPr>
      </w:pPr>
      <w:bookmarkStart w:id="98" w:name="_Toc534701645"/>
      <w:r w:rsidRPr="00534549">
        <w:rPr>
          <w:noProof/>
          <w:lang w:val="vi-VN"/>
        </w:rPr>
        <w:lastRenderedPageBreak/>
        <w:t>Danh sách các lớp đối tượng và quan hệ</w:t>
      </w:r>
      <w:bookmarkEnd w:id="9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2664"/>
        <w:gridCol w:w="1882"/>
        <w:gridCol w:w="3337"/>
      </w:tblGrid>
      <w:tr w:rsidR="00851A60" w:rsidRPr="00534549" w14:paraId="3109BE29" w14:textId="77777777" w:rsidTr="00383FE9">
        <w:tc>
          <w:tcPr>
            <w:tcW w:w="985" w:type="dxa"/>
          </w:tcPr>
          <w:p w14:paraId="15BAAF32" w14:textId="77777777" w:rsidR="00851A60" w:rsidRPr="00534549" w:rsidRDefault="00851A60" w:rsidP="00383FE9">
            <w:pPr>
              <w:ind w:firstLine="0"/>
              <w:jc w:val="left"/>
              <w:rPr>
                <w:b/>
                <w:noProof/>
                <w:lang w:val="vi-VN"/>
              </w:rPr>
            </w:pPr>
            <w:r w:rsidRPr="00534549">
              <w:rPr>
                <w:noProof/>
                <w:lang w:val="vi-VN"/>
              </w:rPr>
              <w:t>STT</w:t>
            </w:r>
          </w:p>
        </w:tc>
        <w:tc>
          <w:tcPr>
            <w:tcW w:w="2664" w:type="dxa"/>
          </w:tcPr>
          <w:p w14:paraId="35DFC8D6" w14:textId="77777777" w:rsidR="00851A60" w:rsidRPr="00534549" w:rsidRDefault="00851A60" w:rsidP="006C3531">
            <w:pPr>
              <w:ind w:firstLine="0"/>
              <w:rPr>
                <w:b/>
                <w:noProof/>
                <w:lang w:val="vi-VN"/>
              </w:rPr>
            </w:pPr>
            <w:r w:rsidRPr="00534549">
              <w:rPr>
                <w:noProof/>
                <w:lang w:val="vi-VN"/>
              </w:rPr>
              <w:t>Tên lớp/quan hệ</w:t>
            </w:r>
          </w:p>
        </w:tc>
        <w:tc>
          <w:tcPr>
            <w:tcW w:w="1882" w:type="dxa"/>
          </w:tcPr>
          <w:p w14:paraId="65289201" w14:textId="77777777" w:rsidR="00851A60" w:rsidRPr="00534549" w:rsidRDefault="00851A60" w:rsidP="006C3531">
            <w:pPr>
              <w:rPr>
                <w:b/>
                <w:noProof/>
                <w:lang w:val="vi-VN"/>
              </w:rPr>
            </w:pPr>
            <w:r w:rsidRPr="00534549">
              <w:rPr>
                <w:noProof/>
                <w:lang w:val="vi-VN"/>
              </w:rPr>
              <w:t>Loại</w:t>
            </w:r>
          </w:p>
        </w:tc>
        <w:tc>
          <w:tcPr>
            <w:tcW w:w="3337" w:type="dxa"/>
          </w:tcPr>
          <w:p w14:paraId="60762F84" w14:textId="77777777" w:rsidR="00851A60" w:rsidRPr="00534549" w:rsidRDefault="00851A60" w:rsidP="006C3531">
            <w:pPr>
              <w:rPr>
                <w:b/>
                <w:noProof/>
                <w:lang w:val="vi-VN"/>
              </w:rPr>
            </w:pPr>
            <w:r w:rsidRPr="00534549">
              <w:rPr>
                <w:noProof/>
                <w:lang w:val="vi-VN"/>
              </w:rPr>
              <w:t>Ý nghĩa/Ghi chú</w:t>
            </w:r>
          </w:p>
        </w:tc>
      </w:tr>
      <w:tr w:rsidR="00851A60" w:rsidRPr="00534549" w14:paraId="2B06143F" w14:textId="77777777" w:rsidTr="00383FE9">
        <w:tc>
          <w:tcPr>
            <w:tcW w:w="985" w:type="dxa"/>
          </w:tcPr>
          <w:p w14:paraId="5DD0F140" w14:textId="77777777" w:rsidR="00851A60" w:rsidRPr="00534549" w:rsidRDefault="00851A60" w:rsidP="00383FE9">
            <w:pPr>
              <w:ind w:firstLine="0"/>
              <w:jc w:val="left"/>
              <w:rPr>
                <w:b/>
                <w:noProof/>
                <w:lang w:val="vi-VN"/>
              </w:rPr>
            </w:pPr>
            <w:r w:rsidRPr="00534549">
              <w:rPr>
                <w:noProof/>
                <w:lang w:val="vi-VN"/>
              </w:rPr>
              <w:t>1</w:t>
            </w:r>
          </w:p>
        </w:tc>
        <w:tc>
          <w:tcPr>
            <w:tcW w:w="2664" w:type="dxa"/>
          </w:tcPr>
          <w:p w14:paraId="33C41398" w14:textId="48B2B7EB" w:rsidR="00851A60" w:rsidRPr="00534549" w:rsidRDefault="006844F9" w:rsidP="006C3531">
            <w:pPr>
              <w:rPr>
                <w:b/>
                <w:noProof/>
                <w:lang w:val="vi-VN"/>
              </w:rPr>
            </w:pPr>
            <w:r w:rsidRPr="00534549">
              <w:rPr>
                <w:noProof/>
                <w:lang w:val="vi-VN"/>
              </w:rPr>
              <w:t>PhieuKham</w:t>
            </w:r>
          </w:p>
        </w:tc>
        <w:tc>
          <w:tcPr>
            <w:tcW w:w="1882" w:type="dxa"/>
          </w:tcPr>
          <w:p w14:paraId="043084EA" w14:textId="77777777" w:rsidR="00851A60" w:rsidRPr="00534549" w:rsidRDefault="00851A60" w:rsidP="006C3531">
            <w:pPr>
              <w:rPr>
                <w:b/>
                <w:noProof/>
                <w:lang w:val="vi-VN"/>
              </w:rPr>
            </w:pPr>
          </w:p>
        </w:tc>
        <w:tc>
          <w:tcPr>
            <w:tcW w:w="3337" w:type="dxa"/>
          </w:tcPr>
          <w:p w14:paraId="5467BE8D" w14:textId="577A89B6" w:rsidR="00851A60" w:rsidRPr="00534549" w:rsidRDefault="006844F9" w:rsidP="006C3531">
            <w:pPr>
              <w:rPr>
                <w:b/>
                <w:noProof/>
                <w:lang w:val="vi-VN"/>
              </w:rPr>
            </w:pPr>
            <w:r w:rsidRPr="00534549">
              <w:rPr>
                <w:noProof/>
                <w:lang w:val="vi-VN"/>
              </w:rPr>
              <w:t>Phiếu khám</w:t>
            </w:r>
          </w:p>
        </w:tc>
      </w:tr>
      <w:tr w:rsidR="00851A60" w:rsidRPr="00534549" w14:paraId="49D598DE" w14:textId="77777777" w:rsidTr="00383FE9">
        <w:tc>
          <w:tcPr>
            <w:tcW w:w="985" w:type="dxa"/>
          </w:tcPr>
          <w:p w14:paraId="23437361" w14:textId="77777777" w:rsidR="00851A60" w:rsidRPr="00534549" w:rsidRDefault="00851A60" w:rsidP="00383FE9">
            <w:pPr>
              <w:ind w:firstLine="0"/>
              <w:jc w:val="left"/>
              <w:rPr>
                <w:b/>
                <w:noProof/>
                <w:lang w:val="vi-VN"/>
              </w:rPr>
            </w:pPr>
            <w:r w:rsidRPr="00534549">
              <w:rPr>
                <w:noProof/>
                <w:lang w:val="vi-VN"/>
              </w:rPr>
              <w:t>2</w:t>
            </w:r>
          </w:p>
        </w:tc>
        <w:tc>
          <w:tcPr>
            <w:tcW w:w="2664" w:type="dxa"/>
          </w:tcPr>
          <w:p w14:paraId="6DAE1672" w14:textId="4D337D2F" w:rsidR="00851A60" w:rsidRPr="00534549" w:rsidRDefault="006844F9" w:rsidP="006C3531">
            <w:pPr>
              <w:rPr>
                <w:b/>
                <w:noProof/>
                <w:lang w:val="vi-VN"/>
              </w:rPr>
            </w:pPr>
            <w:r w:rsidRPr="00534549">
              <w:rPr>
                <w:noProof/>
                <w:lang w:val="vi-VN"/>
              </w:rPr>
              <w:t>BenhNhan</w:t>
            </w:r>
          </w:p>
        </w:tc>
        <w:tc>
          <w:tcPr>
            <w:tcW w:w="1882" w:type="dxa"/>
          </w:tcPr>
          <w:p w14:paraId="4A9FF4D2" w14:textId="77777777" w:rsidR="00851A60" w:rsidRPr="00534549" w:rsidRDefault="00851A60" w:rsidP="006C3531">
            <w:pPr>
              <w:rPr>
                <w:b/>
                <w:noProof/>
                <w:lang w:val="vi-VN"/>
              </w:rPr>
            </w:pPr>
          </w:p>
        </w:tc>
        <w:tc>
          <w:tcPr>
            <w:tcW w:w="3337" w:type="dxa"/>
          </w:tcPr>
          <w:p w14:paraId="757FFB38" w14:textId="24029E46" w:rsidR="00851A60" w:rsidRPr="00534549" w:rsidRDefault="006844F9" w:rsidP="006C3531">
            <w:pPr>
              <w:rPr>
                <w:b/>
                <w:noProof/>
                <w:lang w:val="vi-VN"/>
              </w:rPr>
            </w:pPr>
            <w:r w:rsidRPr="00534549">
              <w:rPr>
                <w:noProof/>
                <w:lang w:val="vi-VN"/>
              </w:rPr>
              <w:t>Bệnh nhân</w:t>
            </w:r>
          </w:p>
        </w:tc>
      </w:tr>
      <w:tr w:rsidR="00851A60" w:rsidRPr="00534549" w14:paraId="07369AB7" w14:textId="77777777" w:rsidTr="00383FE9">
        <w:tc>
          <w:tcPr>
            <w:tcW w:w="985" w:type="dxa"/>
          </w:tcPr>
          <w:p w14:paraId="22564A80" w14:textId="77777777" w:rsidR="00851A60" w:rsidRPr="00534549" w:rsidRDefault="00851A60" w:rsidP="00383FE9">
            <w:pPr>
              <w:ind w:firstLine="0"/>
              <w:jc w:val="left"/>
              <w:rPr>
                <w:b/>
                <w:noProof/>
                <w:lang w:val="vi-VN"/>
              </w:rPr>
            </w:pPr>
            <w:r w:rsidRPr="00534549">
              <w:rPr>
                <w:noProof/>
                <w:lang w:val="vi-VN"/>
              </w:rPr>
              <w:t>3</w:t>
            </w:r>
          </w:p>
        </w:tc>
        <w:tc>
          <w:tcPr>
            <w:tcW w:w="2664" w:type="dxa"/>
          </w:tcPr>
          <w:p w14:paraId="6374DFC6" w14:textId="7C8F0A0C" w:rsidR="00851A60" w:rsidRPr="00534549" w:rsidRDefault="006844F9" w:rsidP="006C3531">
            <w:pPr>
              <w:rPr>
                <w:b/>
                <w:noProof/>
                <w:lang w:val="vi-VN"/>
              </w:rPr>
            </w:pPr>
            <w:r w:rsidRPr="00534549">
              <w:rPr>
                <w:noProof/>
                <w:lang w:val="vi-VN"/>
              </w:rPr>
              <w:t>ToaThuoc</w:t>
            </w:r>
          </w:p>
        </w:tc>
        <w:tc>
          <w:tcPr>
            <w:tcW w:w="1882" w:type="dxa"/>
          </w:tcPr>
          <w:p w14:paraId="15B98F84" w14:textId="77777777" w:rsidR="00851A60" w:rsidRPr="00534549" w:rsidRDefault="00851A60" w:rsidP="006C3531">
            <w:pPr>
              <w:rPr>
                <w:b/>
                <w:noProof/>
                <w:lang w:val="vi-VN"/>
              </w:rPr>
            </w:pPr>
          </w:p>
        </w:tc>
        <w:tc>
          <w:tcPr>
            <w:tcW w:w="3337" w:type="dxa"/>
          </w:tcPr>
          <w:p w14:paraId="0AC3739A" w14:textId="16859839" w:rsidR="00851A60" w:rsidRPr="00534549" w:rsidRDefault="006844F9" w:rsidP="006C3531">
            <w:pPr>
              <w:rPr>
                <w:b/>
                <w:noProof/>
                <w:lang w:val="vi-VN"/>
              </w:rPr>
            </w:pPr>
            <w:r w:rsidRPr="00534549">
              <w:rPr>
                <w:noProof/>
                <w:lang w:val="vi-VN"/>
              </w:rPr>
              <w:t>Toa thuốc</w:t>
            </w:r>
          </w:p>
        </w:tc>
      </w:tr>
      <w:tr w:rsidR="00851A60" w:rsidRPr="00534549" w14:paraId="365FFBA5" w14:textId="77777777" w:rsidTr="00383FE9">
        <w:tc>
          <w:tcPr>
            <w:tcW w:w="985" w:type="dxa"/>
          </w:tcPr>
          <w:p w14:paraId="54DA01B2" w14:textId="77777777" w:rsidR="00851A60" w:rsidRPr="00534549" w:rsidRDefault="00851A60" w:rsidP="00383FE9">
            <w:pPr>
              <w:ind w:firstLine="0"/>
              <w:jc w:val="left"/>
              <w:rPr>
                <w:b/>
                <w:noProof/>
                <w:lang w:val="vi-VN"/>
              </w:rPr>
            </w:pPr>
            <w:r w:rsidRPr="00534549">
              <w:rPr>
                <w:noProof/>
                <w:lang w:val="vi-VN"/>
              </w:rPr>
              <w:t>4</w:t>
            </w:r>
          </w:p>
        </w:tc>
        <w:tc>
          <w:tcPr>
            <w:tcW w:w="2664" w:type="dxa"/>
          </w:tcPr>
          <w:p w14:paraId="4A7FF1BD" w14:textId="2D29D919" w:rsidR="00851A60" w:rsidRPr="00534549" w:rsidRDefault="006844F9" w:rsidP="006C3531">
            <w:pPr>
              <w:rPr>
                <w:b/>
                <w:noProof/>
                <w:lang w:val="vi-VN"/>
              </w:rPr>
            </w:pPr>
            <w:r w:rsidRPr="00534549">
              <w:rPr>
                <w:noProof/>
                <w:lang w:val="vi-VN"/>
              </w:rPr>
              <w:t>HoaDon</w:t>
            </w:r>
          </w:p>
        </w:tc>
        <w:tc>
          <w:tcPr>
            <w:tcW w:w="1882" w:type="dxa"/>
          </w:tcPr>
          <w:p w14:paraId="2969C4F7" w14:textId="77777777" w:rsidR="00851A60" w:rsidRPr="00534549" w:rsidRDefault="00851A60" w:rsidP="006C3531">
            <w:pPr>
              <w:rPr>
                <w:b/>
                <w:noProof/>
                <w:lang w:val="vi-VN"/>
              </w:rPr>
            </w:pPr>
          </w:p>
        </w:tc>
        <w:tc>
          <w:tcPr>
            <w:tcW w:w="3337" w:type="dxa"/>
          </w:tcPr>
          <w:p w14:paraId="59B60162" w14:textId="08071E43" w:rsidR="00851A60" w:rsidRPr="00534549" w:rsidRDefault="006844F9" w:rsidP="006C3531">
            <w:pPr>
              <w:rPr>
                <w:b/>
                <w:noProof/>
                <w:lang w:val="vi-VN"/>
              </w:rPr>
            </w:pPr>
            <w:r w:rsidRPr="00534549">
              <w:rPr>
                <w:noProof/>
                <w:lang w:val="vi-VN"/>
              </w:rPr>
              <w:t>Hoá đơn</w:t>
            </w:r>
          </w:p>
        </w:tc>
      </w:tr>
      <w:tr w:rsidR="00851A60" w:rsidRPr="00534549" w14:paraId="7C393E23" w14:textId="77777777" w:rsidTr="00383FE9">
        <w:tc>
          <w:tcPr>
            <w:tcW w:w="985" w:type="dxa"/>
          </w:tcPr>
          <w:p w14:paraId="1B45CA20" w14:textId="77777777" w:rsidR="00851A60" w:rsidRPr="00534549" w:rsidRDefault="00851A60" w:rsidP="00383FE9">
            <w:pPr>
              <w:ind w:firstLine="0"/>
              <w:jc w:val="left"/>
              <w:rPr>
                <w:b/>
                <w:noProof/>
                <w:lang w:val="vi-VN"/>
              </w:rPr>
            </w:pPr>
            <w:r w:rsidRPr="00534549">
              <w:rPr>
                <w:noProof/>
                <w:lang w:val="vi-VN"/>
              </w:rPr>
              <w:t>5</w:t>
            </w:r>
          </w:p>
        </w:tc>
        <w:tc>
          <w:tcPr>
            <w:tcW w:w="2664" w:type="dxa"/>
          </w:tcPr>
          <w:p w14:paraId="5F67F7A7" w14:textId="02286633" w:rsidR="00851A60" w:rsidRPr="00534549" w:rsidRDefault="006844F9" w:rsidP="006C3531">
            <w:pPr>
              <w:rPr>
                <w:b/>
                <w:noProof/>
                <w:lang w:val="vi-VN"/>
              </w:rPr>
            </w:pPr>
            <w:r w:rsidRPr="00534549">
              <w:rPr>
                <w:noProof/>
                <w:lang w:val="vi-VN"/>
              </w:rPr>
              <w:t>Thuoc</w:t>
            </w:r>
          </w:p>
        </w:tc>
        <w:tc>
          <w:tcPr>
            <w:tcW w:w="1882" w:type="dxa"/>
          </w:tcPr>
          <w:p w14:paraId="3294AD31" w14:textId="77777777" w:rsidR="00851A60" w:rsidRPr="00534549" w:rsidRDefault="00851A60" w:rsidP="006C3531">
            <w:pPr>
              <w:rPr>
                <w:b/>
                <w:noProof/>
                <w:lang w:val="vi-VN"/>
              </w:rPr>
            </w:pPr>
          </w:p>
        </w:tc>
        <w:tc>
          <w:tcPr>
            <w:tcW w:w="3337" w:type="dxa"/>
          </w:tcPr>
          <w:p w14:paraId="0CC4FD62" w14:textId="34CF472B" w:rsidR="00851A60" w:rsidRPr="00534549" w:rsidRDefault="006844F9" w:rsidP="006C3531">
            <w:pPr>
              <w:rPr>
                <w:b/>
                <w:noProof/>
                <w:lang w:val="vi-VN"/>
              </w:rPr>
            </w:pPr>
            <w:r w:rsidRPr="00534549">
              <w:rPr>
                <w:noProof/>
                <w:lang w:val="vi-VN"/>
              </w:rPr>
              <w:t>Thuốc</w:t>
            </w:r>
          </w:p>
        </w:tc>
      </w:tr>
      <w:tr w:rsidR="00851A60" w:rsidRPr="00534549" w14:paraId="219176ED" w14:textId="77777777" w:rsidTr="00383FE9">
        <w:tc>
          <w:tcPr>
            <w:tcW w:w="985" w:type="dxa"/>
          </w:tcPr>
          <w:p w14:paraId="3B11C4FE" w14:textId="77777777" w:rsidR="00851A60" w:rsidRPr="00534549" w:rsidRDefault="00851A60" w:rsidP="00383FE9">
            <w:pPr>
              <w:ind w:firstLine="0"/>
              <w:jc w:val="left"/>
              <w:rPr>
                <w:b/>
                <w:noProof/>
                <w:lang w:val="vi-VN"/>
              </w:rPr>
            </w:pPr>
            <w:r w:rsidRPr="00534549">
              <w:rPr>
                <w:noProof/>
                <w:lang w:val="vi-VN"/>
              </w:rPr>
              <w:t>6</w:t>
            </w:r>
          </w:p>
        </w:tc>
        <w:tc>
          <w:tcPr>
            <w:tcW w:w="2664" w:type="dxa"/>
          </w:tcPr>
          <w:p w14:paraId="33BF1CEA" w14:textId="4B4CD328" w:rsidR="00851A60" w:rsidRPr="00534549" w:rsidRDefault="006844F9" w:rsidP="006C3531">
            <w:pPr>
              <w:rPr>
                <w:b/>
                <w:noProof/>
                <w:lang w:val="vi-VN"/>
              </w:rPr>
            </w:pPr>
            <w:r w:rsidRPr="00534549">
              <w:rPr>
                <w:noProof/>
                <w:lang w:val="vi-VN"/>
              </w:rPr>
              <w:t>NguoiDung</w:t>
            </w:r>
          </w:p>
        </w:tc>
        <w:tc>
          <w:tcPr>
            <w:tcW w:w="1882" w:type="dxa"/>
          </w:tcPr>
          <w:p w14:paraId="45C51247" w14:textId="77777777" w:rsidR="00851A60" w:rsidRPr="00534549" w:rsidRDefault="00851A60" w:rsidP="006C3531">
            <w:pPr>
              <w:rPr>
                <w:b/>
                <w:noProof/>
                <w:lang w:val="vi-VN"/>
              </w:rPr>
            </w:pPr>
          </w:p>
        </w:tc>
        <w:tc>
          <w:tcPr>
            <w:tcW w:w="3337" w:type="dxa"/>
          </w:tcPr>
          <w:p w14:paraId="345AFC65" w14:textId="4339FB1A" w:rsidR="00851A60" w:rsidRPr="00534549" w:rsidRDefault="006844F9" w:rsidP="006C3531">
            <w:pPr>
              <w:rPr>
                <w:b/>
                <w:noProof/>
                <w:lang w:val="vi-VN"/>
              </w:rPr>
            </w:pPr>
            <w:r w:rsidRPr="00534549">
              <w:rPr>
                <w:noProof/>
                <w:lang w:val="vi-VN"/>
              </w:rPr>
              <w:t>Người dùng</w:t>
            </w:r>
          </w:p>
        </w:tc>
      </w:tr>
    </w:tbl>
    <w:p w14:paraId="7FD57E54" w14:textId="3C5C615D" w:rsidR="00D71294" w:rsidRPr="00534549" w:rsidRDefault="00D71294" w:rsidP="00D71294">
      <w:pPr>
        <w:rPr>
          <w:noProof/>
          <w:lang w:val="vi-VN"/>
        </w:rPr>
      </w:pPr>
    </w:p>
    <w:p w14:paraId="3F100893" w14:textId="7A8B198E" w:rsidR="00D71294" w:rsidRPr="00534549" w:rsidRDefault="00D71294" w:rsidP="00D71294">
      <w:pPr>
        <w:pStyle w:val="Heading3"/>
        <w:rPr>
          <w:noProof/>
          <w:lang w:val="vi-VN"/>
        </w:rPr>
      </w:pPr>
      <w:bookmarkStart w:id="99" w:name="_Toc534701646"/>
      <w:r w:rsidRPr="00534549">
        <w:rPr>
          <w:noProof/>
          <w:lang w:val="vi-VN"/>
        </w:rPr>
        <w:t>Mô tả chi tiết các đối tượng</w:t>
      </w:r>
      <w:bookmarkEnd w:id="99"/>
    </w:p>
    <w:p w14:paraId="194422A7" w14:textId="589A0F3D" w:rsidR="00383FE9" w:rsidRPr="00534549" w:rsidRDefault="00383FE9" w:rsidP="00383FE9">
      <w:pPr>
        <w:pStyle w:val="Heading4"/>
        <w:rPr>
          <w:noProof/>
          <w:lang w:val="vi-VN"/>
        </w:rPr>
      </w:pPr>
      <w:r w:rsidRPr="00534549">
        <w:rPr>
          <w:noProof/>
          <w:lang w:val="vi-VN"/>
        </w:rPr>
        <w:t>PhieuKham</w:t>
      </w:r>
    </w:p>
    <w:p w14:paraId="0B8E4EC1" w14:textId="77777777" w:rsidR="00545C95" w:rsidRPr="00534549" w:rsidRDefault="00545C95" w:rsidP="00545C95">
      <w:pPr>
        <w:pStyle w:val="Heading5"/>
        <w:rPr>
          <w:noProof/>
          <w:lang w:val="vi-VN"/>
        </w:rPr>
      </w:pPr>
      <w:r w:rsidRPr="00534549">
        <w:rPr>
          <w:noProof/>
          <w:lang w:val="vi-VN"/>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101E19" w:rsidRPr="00534549" w14:paraId="05D7D6A4" w14:textId="77777777" w:rsidTr="00101E19">
        <w:tc>
          <w:tcPr>
            <w:tcW w:w="895" w:type="dxa"/>
          </w:tcPr>
          <w:p w14:paraId="6D6FFB22" w14:textId="77777777" w:rsidR="00545C95" w:rsidRPr="00534549" w:rsidRDefault="00545C95" w:rsidP="00101E19">
            <w:pPr>
              <w:ind w:firstLine="0"/>
              <w:rPr>
                <w:noProof/>
                <w:lang w:val="vi-VN"/>
              </w:rPr>
            </w:pPr>
            <w:r w:rsidRPr="00534549">
              <w:rPr>
                <w:noProof/>
                <w:lang w:val="vi-VN"/>
              </w:rPr>
              <w:t>STT</w:t>
            </w:r>
          </w:p>
        </w:tc>
        <w:tc>
          <w:tcPr>
            <w:tcW w:w="2790" w:type="dxa"/>
          </w:tcPr>
          <w:p w14:paraId="7C0229F4" w14:textId="77777777" w:rsidR="00545C95" w:rsidRPr="00534549" w:rsidRDefault="00545C95" w:rsidP="00545C95">
            <w:pPr>
              <w:rPr>
                <w:noProof/>
                <w:lang w:val="vi-VN"/>
              </w:rPr>
            </w:pPr>
            <w:r w:rsidRPr="00534549">
              <w:rPr>
                <w:noProof/>
                <w:lang w:val="vi-VN"/>
              </w:rPr>
              <w:t>Tên thuộc tính</w:t>
            </w:r>
          </w:p>
        </w:tc>
        <w:tc>
          <w:tcPr>
            <w:tcW w:w="1620" w:type="dxa"/>
          </w:tcPr>
          <w:p w14:paraId="7A107757" w14:textId="77777777" w:rsidR="00545C95" w:rsidRPr="00534549" w:rsidRDefault="00545C95" w:rsidP="00101E19">
            <w:pPr>
              <w:ind w:firstLine="0"/>
              <w:rPr>
                <w:noProof/>
                <w:lang w:val="vi-VN"/>
              </w:rPr>
            </w:pPr>
            <w:r w:rsidRPr="00534549">
              <w:rPr>
                <w:noProof/>
                <w:lang w:val="vi-VN"/>
              </w:rPr>
              <w:t>Loại</w:t>
            </w:r>
          </w:p>
        </w:tc>
        <w:tc>
          <w:tcPr>
            <w:tcW w:w="1620" w:type="dxa"/>
          </w:tcPr>
          <w:p w14:paraId="64BF2EA1" w14:textId="77777777" w:rsidR="00545C95" w:rsidRPr="00534549" w:rsidRDefault="00545C95" w:rsidP="00101E19">
            <w:pPr>
              <w:ind w:firstLine="0"/>
              <w:rPr>
                <w:noProof/>
                <w:lang w:val="vi-VN"/>
              </w:rPr>
            </w:pPr>
            <w:r w:rsidRPr="00534549">
              <w:rPr>
                <w:noProof/>
                <w:lang w:val="vi-VN"/>
              </w:rPr>
              <w:t>Ràng buộc</w:t>
            </w:r>
          </w:p>
        </w:tc>
        <w:tc>
          <w:tcPr>
            <w:tcW w:w="2651" w:type="dxa"/>
          </w:tcPr>
          <w:p w14:paraId="156CB13B" w14:textId="77777777" w:rsidR="00545C95" w:rsidRPr="00534549" w:rsidRDefault="00545C95" w:rsidP="00101E19">
            <w:pPr>
              <w:ind w:firstLine="0"/>
              <w:rPr>
                <w:noProof/>
                <w:lang w:val="vi-VN"/>
              </w:rPr>
            </w:pPr>
            <w:r w:rsidRPr="00534549">
              <w:rPr>
                <w:noProof/>
                <w:lang w:val="vi-VN"/>
              </w:rPr>
              <w:t>Ý nghĩa/ghi chú</w:t>
            </w:r>
          </w:p>
        </w:tc>
      </w:tr>
      <w:tr w:rsidR="00101E19" w:rsidRPr="00534549" w14:paraId="4900AB60" w14:textId="77777777" w:rsidTr="00101E19">
        <w:tc>
          <w:tcPr>
            <w:tcW w:w="895" w:type="dxa"/>
          </w:tcPr>
          <w:p w14:paraId="4451F984" w14:textId="77777777" w:rsidR="00545C95" w:rsidRPr="00534549" w:rsidRDefault="00545C95" w:rsidP="00101E19">
            <w:pPr>
              <w:ind w:firstLine="0"/>
              <w:rPr>
                <w:noProof/>
                <w:lang w:val="vi-VN"/>
              </w:rPr>
            </w:pPr>
            <w:r w:rsidRPr="00534549">
              <w:rPr>
                <w:noProof/>
                <w:lang w:val="vi-VN"/>
              </w:rPr>
              <w:t>1</w:t>
            </w:r>
          </w:p>
        </w:tc>
        <w:tc>
          <w:tcPr>
            <w:tcW w:w="2790" w:type="dxa"/>
          </w:tcPr>
          <w:p w14:paraId="17DE0FAD" w14:textId="1C935D3C" w:rsidR="00545C95" w:rsidRPr="00534549" w:rsidRDefault="00545C95" w:rsidP="00545C95">
            <w:pPr>
              <w:rPr>
                <w:noProof/>
                <w:lang w:val="vi-VN"/>
              </w:rPr>
            </w:pPr>
            <w:r w:rsidRPr="00534549">
              <w:rPr>
                <w:noProof/>
                <w:lang w:val="vi-VN"/>
              </w:rPr>
              <w:t>MaPK</w:t>
            </w:r>
          </w:p>
        </w:tc>
        <w:tc>
          <w:tcPr>
            <w:tcW w:w="1620" w:type="dxa"/>
          </w:tcPr>
          <w:p w14:paraId="3D0C27B4" w14:textId="77777777" w:rsidR="00545C95" w:rsidRPr="00534549" w:rsidRDefault="00545C95" w:rsidP="00101E19">
            <w:pPr>
              <w:ind w:firstLine="0"/>
              <w:rPr>
                <w:noProof/>
                <w:lang w:val="vi-VN"/>
              </w:rPr>
            </w:pPr>
            <w:r w:rsidRPr="00534549">
              <w:rPr>
                <w:noProof/>
                <w:lang w:val="vi-VN"/>
              </w:rPr>
              <w:t>int</w:t>
            </w:r>
          </w:p>
        </w:tc>
        <w:tc>
          <w:tcPr>
            <w:tcW w:w="1620" w:type="dxa"/>
          </w:tcPr>
          <w:p w14:paraId="165C05A7" w14:textId="77777777" w:rsidR="00545C95" w:rsidRPr="00534549" w:rsidRDefault="00545C95" w:rsidP="00101E19">
            <w:pPr>
              <w:ind w:firstLine="0"/>
              <w:rPr>
                <w:noProof/>
                <w:lang w:val="vi-VN"/>
              </w:rPr>
            </w:pPr>
            <w:r w:rsidRPr="00534549">
              <w:rPr>
                <w:noProof/>
                <w:lang w:val="vi-VN"/>
              </w:rPr>
              <w:t>public</w:t>
            </w:r>
          </w:p>
        </w:tc>
        <w:tc>
          <w:tcPr>
            <w:tcW w:w="2651" w:type="dxa"/>
          </w:tcPr>
          <w:p w14:paraId="6351824D" w14:textId="0C77FEB1" w:rsidR="00545C95" w:rsidRPr="00534549" w:rsidRDefault="00545C95" w:rsidP="00101E19">
            <w:pPr>
              <w:ind w:firstLine="0"/>
              <w:rPr>
                <w:noProof/>
                <w:lang w:val="vi-VN"/>
              </w:rPr>
            </w:pPr>
            <w:r w:rsidRPr="00534549">
              <w:rPr>
                <w:noProof/>
                <w:lang w:val="vi-VN"/>
              </w:rPr>
              <w:t xml:space="preserve">Mã </w:t>
            </w:r>
            <w:r w:rsidR="00101E19" w:rsidRPr="00534549">
              <w:rPr>
                <w:noProof/>
                <w:lang w:val="vi-VN"/>
              </w:rPr>
              <w:t>phòng khám</w:t>
            </w:r>
          </w:p>
        </w:tc>
      </w:tr>
      <w:tr w:rsidR="00101E19" w:rsidRPr="00534549" w14:paraId="0FD74D85" w14:textId="77777777" w:rsidTr="00101E19">
        <w:tc>
          <w:tcPr>
            <w:tcW w:w="895" w:type="dxa"/>
          </w:tcPr>
          <w:p w14:paraId="39BB4ED4" w14:textId="77777777" w:rsidR="00545C95" w:rsidRPr="00534549" w:rsidRDefault="00545C95" w:rsidP="00101E19">
            <w:pPr>
              <w:ind w:firstLine="0"/>
              <w:rPr>
                <w:noProof/>
                <w:lang w:val="vi-VN"/>
              </w:rPr>
            </w:pPr>
            <w:r w:rsidRPr="00534549">
              <w:rPr>
                <w:noProof/>
                <w:lang w:val="vi-VN"/>
              </w:rPr>
              <w:t>2</w:t>
            </w:r>
          </w:p>
        </w:tc>
        <w:tc>
          <w:tcPr>
            <w:tcW w:w="2790" w:type="dxa"/>
          </w:tcPr>
          <w:p w14:paraId="61CBE365" w14:textId="681A3E76" w:rsidR="00545C95" w:rsidRPr="00534549" w:rsidRDefault="00545C95" w:rsidP="00545C95">
            <w:pPr>
              <w:rPr>
                <w:noProof/>
                <w:lang w:val="vi-VN"/>
              </w:rPr>
            </w:pPr>
            <w:r w:rsidRPr="00534549">
              <w:rPr>
                <w:noProof/>
                <w:lang w:val="vi-VN"/>
              </w:rPr>
              <w:t>NgayKham</w:t>
            </w:r>
          </w:p>
        </w:tc>
        <w:tc>
          <w:tcPr>
            <w:tcW w:w="1620" w:type="dxa"/>
          </w:tcPr>
          <w:p w14:paraId="65DF855D" w14:textId="30523B5D" w:rsidR="00545C95" w:rsidRPr="00534549" w:rsidRDefault="00101E19" w:rsidP="00101E19">
            <w:pPr>
              <w:ind w:firstLine="0"/>
              <w:rPr>
                <w:noProof/>
                <w:lang w:val="vi-VN"/>
              </w:rPr>
            </w:pPr>
            <w:r w:rsidRPr="00534549">
              <w:rPr>
                <w:noProof/>
                <w:lang w:val="vi-VN"/>
              </w:rPr>
              <w:t>datetime</w:t>
            </w:r>
          </w:p>
        </w:tc>
        <w:tc>
          <w:tcPr>
            <w:tcW w:w="1620" w:type="dxa"/>
          </w:tcPr>
          <w:p w14:paraId="4B0C1B4C" w14:textId="77777777" w:rsidR="00545C95" w:rsidRPr="00534549" w:rsidRDefault="00545C95" w:rsidP="00101E19">
            <w:pPr>
              <w:ind w:firstLine="0"/>
              <w:rPr>
                <w:noProof/>
                <w:lang w:val="vi-VN"/>
              </w:rPr>
            </w:pPr>
            <w:r w:rsidRPr="00534549">
              <w:rPr>
                <w:noProof/>
                <w:lang w:val="vi-VN"/>
              </w:rPr>
              <w:t>public</w:t>
            </w:r>
          </w:p>
        </w:tc>
        <w:tc>
          <w:tcPr>
            <w:tcW w:w="2651" w:type="dxa"/>
          </w:tcPr>
          <w:p w14:paraId="2A801CA2" w14:textId="61F415D6" w:rsidR="00545C95" w:rsidRPr="00534549" w:rsidRDefault="00101E19" w:rsidP="00101E19">
            <w:pPr>
              <w:ind w:firstLine="0"/>
              <w:rPr>
                <w:noProof/>
                <w:lang w:val="vi-VN"/>
              </w:rPr>
            </w:pPr>
            <w:r w:rsidRPr="00534549">
              <w:rPr>
                <w:noProof/>
                <w:lang w:val="vi-VN"/>
              </w:rPr>
              <w:t>Ngày khám bệnh</w:t>
            </w:r>
          </w:p>
        </w:tc>
      </w:tr>
      <w:tr w:rsidR="00101E19" w:rsidRPr="00534549" w14:paraId="5408570C" w14:textId="77777777" w:rsidTr="00101E19">
        <w:tc>
          <w:tcPr>
            <w:tcW w:w="895" w:type="dxa"/>
          </w:tcPr>
          <w:p w14:paraId="51C5928D" w14:textId="77777777" w:rsidR="00545C95" w:rsidRPr="00534549" w:rsidRDefault="00545C95" w:rsidP="00101E19">
            <w:pPr>
              <w:ind w:firstLine="0"/>
              <w:rPr>
                <w:noProof/>
                <w:lang w:val="vi-VN"/>
              </w:rPr>
            </w:pPr>
            <w:r w:rsidRPr="00534549">
              <w:rPr>
                <w:noProof/>
                <w:lang w:val="vi-VN"/>
              </w:rPr>
              <w:t>3</w:t>
            </w:r>
          </w:p>
        </w:tc>
        <w:tc>
          <w:tcPr>
            <w:tcW w:w="2790" w:type="dxa"/>
          </w:tcPr>
          <w:p w14:paraId="2393FDA5" w14:textId="3E46E498" w:rsidR="00545C95" w:rsidRPr="00534549" w:rsidRDefault="00545C95" w:rsidP="00545C95">
            <w:pPr>
              <w:rPr>
                <w:noProof/>
                <w:lang w:val="vi-VN"/>
              </w:rPr>
            </w:pPr>
            <w:r w:rsidRPr="00534549">
              <w:rPr>
                <w:noProof/>
                <w:lang w:val="vi-VN"/>
              </w:rPr>
              <w:t>TrieuChung</w:t>
            </w:r>
          </w:p>
        </w:tc>
        <w:tc>
          <w:tcPr>
            <w:tcW w:w="1620" w:type="dxa"/>
          </w:tcPr>
          <w:p w14:paraId="7F767549" w14:textId="21F0ECAE" w:rsidR="00545C95" w:rsidRPr="00534549" w:rsidRDefault="00101E19" w:rsidP="00101E19">
            <w:pPr>
              <w:ind w:firstLine="0"/>
              <w:rPr>
                <w:noProof/>
                <w:lang w:val="vi-VN"/>
              </w:rPr>
            </w:pPr>
            <w:r w:rsidRPr="00534549">
              <w:rPr>
                <w:noProof/>
                <w:lang w:val="vi-VN"/>
              </w:rPr>
              <w:t>varchar (100)</w:t>
            </w:r>
          </w:p>
        </w:tc>
        <w:tc>
          <w:tcPr>
            <w:tcW w:w="1620" w:type="dxa"/>
          </w:tcPr>
          <w:p w14:paraId="7E7E6342" w14:textId="77777777" w:rsidR="00545C95" w:rsidRPr="00534549" w:rsidRDefault="00545C95" w:rsidP="00101E19">
            <w:pPr>
              <w:ind w:firstLine="0"/>
              <w:rPr>
                <w:noProof/>
                <w:lang w:val="vi-VN"/>
              </w:rPr>
            </w:pPr>
            <w:r w:rsidRPr="00534549">
              <w:rPr>
                <w:noProof/>
                <w:lang w:val="vi-VN"/>
              </w:rPr>
              <w:t>public</w:t>
            </w:r>
          </w:p>
        </w:tc>
        <w:tc>
          <w:tcPr>
            <w:tcW w:w="2651" w:type="dxa"/>
          </w:tcPr>
          <w:p w14:paraId="51B2D0FD" w14:textId="25BEB4E9" w:rsidR="00545C95" w:rsidRPr="00534549" w:rsidRDefault="00101E19" w:rsidP="00101E19">
            <w:pPr>
              <w:ind w:firstLine="0"/>
              <w:rPr>
                <w:noProof/>
                <w:lang w:val="vi-VN"/>
              </w:rPr>
            </w:pPr>
            <w:r w:rsidRPr="00534549">
              <w:rPr>
                <w:noProof/>
                <w:lang w:val="vi-VN"/>
              </w:rPr>
              <w:t>Triệu chứng của bệnh nhân</w:t>
            </w:r>
          </w:p>
        </w:tc>
      </w:tr>
      <w:tr w:rsidR="00101E19" w:rsidRPr="00534549" w14:paraId="4F003CCB" w14:textId="77777777" w:rsidTr="00101E19">
        <w:tc>
          <w:tcPr>
            <w:tcW w:w="895" w:type="dxa"/>
          </w:tcPr>
          <w:p w14:paraId="5F0038BB" w14:textId="77777777" w:rsidR="00545C95" w:rsidRPr="00534549" w:rsidRDefault="00545C95" w:rsidP="00101E19">
            <w:pPr>
              <w:ind w:firstLine="0"/>
              <w:rPr>
                <w:noProof/>
                <w:lang w:val="vi-VN"/>
              </w:rPr>
            </w:pPr>
            <w:r w:rsidRPr="00534549">
              <w:rPr>
                <w:noProof/>
                <w:lang w:val="vi-VN"/>
              </w:rPr>
              <w:t>4</w:t>
            </w:r>
          </w:p>
        </w:tc>
        <w:tc>
          <w:tcPr>
            <w:tcW w:w="2790" w:type="dxa"/>
          </w:tcPr>
          <w:p w14:paraId="268D41D1" w14:textId="24649CAA" w:rsidR="00545C95" w:rsidRPr="00534549" w:rsidRDefault="00545C95" w:rsidP="00545C95">
            <w:pPr>
              <w:rPr>
                <w:noProof/>
                <w:lang w:val="vi-VN"/>
              </w:rPr>
            </w:pPr>
            <w:r w:rsidRPr="00534549">
              <w:rPr>
                <w:noProof/>
                <w:lang w:val="vi-VN"/>
              </w:rPr>
              <w:t>LoaiBenh</w:t>
            </w:r>
          </w:p>
        </w:tc>
        <w:tc>
          <w:tcPr>
            <w:tcW w:w="1620" w:type="dxa"/>
          </w:tcPr>
          <w:p w14:paraId="1422A746" w14:textId="32B48922" w:rsidR="00545C95" w:rsidRPr="00534549" w:rsidRDefault="00101E19" w:rsidP="00101E19">
            <w:pPr>
              <w:ind w:firstLine="0"/>
              <w:rPr>
                <w:noProof/>
                <w:lang w:val="vi-VN"/>
              </w:rPr>
            </w:pPr>
            <w:r w:rsidRPr="00534549">
              <w:rPr>
                <w:noProof/>
                <w:lang w:val="vi-VN"/>
              </w:rPr>
              <w:t>varchar (100)</w:t>
            </w:r>
          </w:p>
        </w:tc>
        <w:tc>
          <w:tcPr>
            <w:tcW w:w="1620" w:type="dxa"/>
          </w:tcPr>
          <w:p w14:paraId="1077F2B0" w14:textId="77777777" w:rsidR="00545C95" w:rsidRPr="00534549" w:rsidRDefault="00545C95" w:rsidP="00101E19">
            <w:pPr>
              <w:ind w:firstLine="0"/>
              <w:rPr>
                <w:noProof/>
                <w:lang w:val="vi-VN"/>
              </w:rPr>
            </w:pPr>
            <w:r w:rsidRPr="00534549">
              <w:rPr>
                <w:noProof/>
                <w:lang w:val="vi-VN"/>
              </w:rPr>
              <w:t>public</w:t>
            </w:r>
          </w:p>
        </w:tc>
        <w:tc>
          <w:tcPr>
            <w:tcW w:w="2651" w:type="dxa"/>
          </w:tcPr>
          <w:p w14:paraId="64A5FDA3" w14:textId="5868CBDD" w:rsidR="00545C95" w:rsidRPr="00534549" w:rsidRDefault="00101E19" w:rsidP="00101E19">
            <w:pPr>
              <w:ind w:firstLine="0"/>
              <w:rPr>
                <w:noProof/>
                <w:lang w:val="vi-VN"/>
              </w:rPr>
            </w:pPr>
            <w:r w:rsidRPr="00534549">
              <w:rPr>
                <w:noProof/>
                <w:lang w:val="vi-VN"/>
              </w:rPr>
              <w:t>Loại bệnh</w:t>
            </w:r>
            <w:r w:rsidR="00545C95" w:rsidRPr="00534549">
              <w:rPr>
                <w:noProof/>
                <w:lang w:val="vi-VN"/>
              </w:rPr>
              <w:t xml:space="preserve"> </w:t>
            </w:r>
            <w:r w:rsidRPr="00534549">
              <w:rPr>
                <w:noProof/>
                <w:lang w:val="vi-VN"/>
              </w:rPr>
              <w:t>được chuẩn đoán</w:t>
            </w:r>
          </w:p>
        </w:tc>
      </w:tr>
      <w:tr w:rsidR="00101E19" w:rsidRPr="00534549" w14:paraId="64F393D0" w14:textId="77777777" w:rsidTr="00101E19">
        <w:tc>
          <w:tcPr>
            <w:tcW w:w="895" w:type="dxa"/>
          </w:tcPr>
          <w:p w14:paraId="572904C5" w14:textId="77777777" w:rsidR="00545C95" w:rsidRPr="00534549" w:rsidRDefault="00545C95" w:rsidP="00101E19">
            <w:pPr>
              <w:ind w:firstLine="0"/>
              <w:rPr>
                <w:noProof/>
                <w:lang w:val="vi-VN"/>
              </w:rPr>
            </w:pPr>
            <w:r w:rsidRPr="00534549">
              <w:rPr>
                <w:noProof/>
                <w:lang w:val="vi-VN"/>
              </w:rPr>
              <w:t>5</w:t>
            </w:r>
          </w:p>
        </w:tc>
        <w:tc>
          <w:tcPr>
            <w:tcW w:w="2790" w:type="dxa"/>
          </w:tcPr>
          <w:p w14:paraId="5BA8EF47" w14:textId="5EF9ED70" w:rsidR="00545C95" w:rsidRPr="00534549" w:rsidRDefault="00545C95" w:rsidP="00545C95">
            <w:pPr>
              <w:rPr>
                <w:noProof/>
                <w:lang w:val="vi-VN"/>
              </w:rPr>
            </w:pPr>
            <w:r w:rsidRPr="00534549">
              <w:rPr>
                <w:noProof/>
                <w:lang w:val="vi-VN"/>
              </w:rPr>
              <w:t>MaBN</w:t>
            </w:r>
          </w:p>
        </w:tc>
        <w:tc>
          <w:tcPr>
            <w:tcW w:w="1620" w:type="dxa"/>
          </w:tcPr>
          <w:p w14:paraId="7AF05E57" w14:textId="77777777" w:rsidR="00545C95" w:rsidRPr="00534549" w:rsidRDefault="00545C95" w:rsidP="00101E19">
            <w:pPr>
              <w:ind w:firstLine="0"/>
              <w:rPr>
                <w:noProof/>
                <w:lang w:val="vi-VN"/>
              </w:rPr>
            </w:pPr>
            <w:r w:rsidRPr="00534549">
              <w:rPr>
                <w:noProof/>
                <w:lang w:val="vi-VN"/>
              </w:rPr>
              <w:t>int</w:t>
            </w:r>
          </w:p>
        </w:tc>
        <w:tc>
          <w:tcPr>
            <w:tcW w:w="1620" w:type="dxa"/>
          </w:tcPr>
          <w:p w14:paraId="726030DB" w14:textId="77777777" w:rsidR="00545C95" w:rsidRPr="00534549" w:rsidRDefault="00545C95" w:rsidP="00101E19">
            <w:pPr>
              <w:ind w:firstLine="0"/>
              <w:rPr>
                <w:noProof/>
                <w:lang w:val="vi-VN"/>
              </w:rPr>
            </w:pPr>
            <w:r w:rsidRPr="00534549">
              <w:rPr>
                <w:noProof/>
                <w:lang w:val="vi-VN"/>
              </w:rPr>
              <w:t>public</w:t>
            </w:r>
          </w:p>
        </w:tc>
        <w:tc>
          <w:tcPr>
            <w:tcW w:w="2651" w:type="dxa"/>
          </w:tcPr>
          <w:p w14:paraId="6F3F2822" w14:textId="5919BB74" w:rsidR="00545C95" w:rsidRPr="00534549" w:rsidRDefault="00101E19" w:rsidP="00101E19">
            <w:pPr>
              <w:ind w:firstLine="0"/>
              <w:rPr>
                <w:noProof/>
                <w:lang w:val="vi-VN"/>
              </w:rPr>
            </w:pPr>
            <w:r w:rsidRPr="00534549">
              <w:rPr>
                <w:noProof/>
                <w:lang w:val="vi-VN"/>
              </w:rPr>
              <w:t>Mã bệnh nhân</w:t>
            </w:r>
          </w:p>
        </w:tc>
      </w:tr>
    </w:tbl>
    <w:p w14:paraId="6AD0C1EA" w14:textId="3516C2A5" w:rsidR="00545C95" w:rsidRPr="00534549" w:rsidRDefault="00545C95" w:rsidP="00101E19">
      <w:pPr>
        <w:pStyle w:val="Heading5"/>
        <w:rPr>
          <w:noProof/>
          <w:lang w:val="vi-VN"/>
        </w:rPr>
      </w:pPr>
      <w:r w:rsidRPr="00534549">
        <w:rPr>
          <w:noProof/>
          <w:lang w:val="vi-VN"/>
        </w:rPr>
        <w:t>Danh sách các phương thức</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2143"/>
        <w:gridCol w:w="1890"/>
        <w:gridCol w:w="2598"/>
      </w:tblGrid>
      <w:tr w:rsidR="00545C95" w:rsidRPr="00534549" w14:paraId="1EA897A3" w14:textId="77777777" w:rsidTr="00101E19">
        <w:trPr>
          <w:trHeight w:val="1007"/>
        </w:trPr>
        <w:tc>
          <w:tcPr>
            <w:tcW w:w="895" w:type="dxa"/>
          </w:tcPr>
          <w:p w14:paraId="65AC1243" w14:textId="77777777" w:rsidR="00545C95" w:rsidRPr="00534549" w:rsidRDefault="00545C95" w:rsidP="00101E19">
            <w:pPr>
              <w:ind w:firstLine="0"/>
              <w:rPr>
                <w:noProof/>
                <w:lang w:val="vi-VN"/>
              </w:rPr>
            </w:pPr>
            <w:r w:rsidRPr="00534549">
              <w:rPr>
                <w:noProof/>
                <w:lang w:val="vi-VN"/>
              </w:rPr>
              <w:t>STT</w:t>
            </w:r>
          </w:p>
        </w:tc>
        <w:tc>
          <w:tcPr>
            <w:tcW w:w="2627" w:type="dxa"/>
          </w:tcPr>
          <w:p w14:paraId="15456FAE" w14:textId="77777777" w:rsidR="00545C95" w:rsidRPr="00534549" w:rsidRDefault="00545C95" w:rsidP="00101E19">
            <w:pPr>
              <w:ind w:firstLine="0"/>
              <w:rPr>
                <w:noProof/>
                <w:lang w:val="vi-VN"/>
              </w:rPr>
            </w:pPr>
            <w:r w:rsidRPr="00534549">
              <w:rPr>
                <w:noProof/>
                <w:lang w:val="vi-VN"/>
              </w:rPr>
              <w:t>Tên phương thức</w:t>
            </w:r>
          </w:p>
        </w:tc>
        <w:tc>
          <w:tcPr>
            <w:tcW w:w="2143" w:type="dxa"/>
          </w:tcPr>
          <w:p w14:paraId="23DA29CC" w14:textId="77777777" w:rsidR="00545C95" w:rsidRPr="00534549" w:rsidRDefault="00545C95" w:rsidP="00101E19">
            <w:pPr>
              <w:ind w:firstLine="0"/>
              <w:rPr>
                <w:noProof/>
                <w:lang w:val="vi-VN"/>
              </w:rPr>
            </w:pPr>
            <w:r w:rsidRPr="00534549">
              <w:rPr>
                <w:noProof/>
                <w:lang w:val="vi-VN"/>
              </w:rPr>
              <w:t>Kiểu trả về</w:t>
            </w:r>
          </w:p>
        </w:tc>
        <w:tc>
          <w:tcPr>
            <w:tcW w:w="1890" w:type="dxa"/>
          </w:tcPr>
          <w:p w14:paraId="03824ACF" w14:textId="77777777" w:rsidR="00545C95" w:rsidRPr="00534549" w:rsidRDefault="00545C95" w:rsidP="00101E19">
            <w:pPr>
              <w:ind w:firstLine="0"/>
              <w:rPr>
                <w:noProof/>
                <w:lang w:val="vi-VN"/>
              </w:rPr>
            </w:pPr>
            <w:r w:rsidRPr="00534549">
              <w:rPr>
                <w:noProof/>
                <w:lang w:val="vi-VN"/>
              </w:rPr>
              <w:t>Ràng buộc</w:t>
            </w:r>
          </w:p>
        </w:tc>
        <w:tc>
          <w:tcPr>
            <w:tcW w:w="2598" w:type="dxa"/>
          </w:tcPr>
          <w:p w14:paraId="387C968E" w14:textId="77777777" w:rsidR="00545C95" w:rsidRPr="00534549" w:rsidRDefault="00545C95" w:rsidP="00D71C46">
            <w:pPr>
              <w:ind w:firstLine="0"/>
              <w:jc w:val="left"/>
              <w:rPr>
                <w:noProof/>
                <w:lang w:val="vi-VN"/>
              </w:rPr>
            </w:pPr>
            <w:r w:rsidRPr="00534549">
              <w:rPr>
                <w:noProof/>
                <w:lang w:val="vi-VN"/>
              </w:rPr>
              <w:t>Ý nghĩa/ghi chú</w:t>
            </w:r>
          </w:p>
        </w:tc>
      </w:tr>
      <w:tr w:rsidR="00545C95" w:rsidRPr="00534549" w14:paraId="5B0619D3" w14:textId="77777777" w:rsidTr="00101E19">
        <w:tc>
          <w:tcPr>
            <w:tcW w:w="895" w:type="dxa"/>
          </w:tcPr>
          <w:p w14:paraId="44CDF7B8" w14:textId="77777777" w:rsidR="00545C95" w:rsidRPr="00534549" w:rsidRDefault="00545C95" w:rsidP="00101E19">
            <w:pPr>
              <w:ind w:firstLine="0"/>
              <w:rPr>
                <w:b/>
                <w:noProof/>
                <w:lang w:val="vi-VN"/>
              </w:rPr>
            </w:pPr>
            <w:r w:rsidRPr="00534549">
              <w:rPr>
                <w:noProof/>
                <w:lang w:val="vi-VN"/>
              </w:rPr>
              <w:t>1</w:t>
            </w:r>
          </w:p>
        </w:tc>
        <w:tc>
          <w:tcPr>
            <w:tcW w:w="2627" w:type="dxa"/>
          </w:tcPr>
          <w:p w14:paraId="2CA52DD4" w14:textId="18EB5715" w:rsidR="00545C95" w:rsidRPr="00534549" w:rsidRDefault="00101E19" w:rsidP="00101E19">
            <w:pPr>
              <w:ind w:firstLine="0"/>
              <w:rPr>
                <w:b/>
                <w:noProof/>
                <w:lang w:val="vi-VN"/>
              </w:rPr>
            </w:pPr>
            <w:r w:rsidRPr="00534549">
              <w:rPr>
                <w:noProof/>
                <w:lang w:val="vi-VN"/>
              </w:rPr>
              <w:t>TaoPhieuKham</w:t>
            </w:r>
          </w:p>
        </w:tc>
        <w:tc>
          <w:tcPr>
            <w:tcW w:w="2143" w:type="dxa"/>
          </w:tcPr>
          <w:p w14:paraId="57DBEBA4" w14:textId="7D7981B7" w:rsidR="00545C95" w:rsidRPr="00534549" w:rsidRDefault="00101E19" w:rsidP="00101E19">
            <w:pPr>
              <w:ind w:firstLine="0"/>
              <w:rPr>
                <w:b/>
                <w:noProof/>
                <w:lang w:val="vi-VN"/>
              </w:rPr>
            </w:pPr>
            <w:r w:rsidRPr="00534549">
              <w:rPr>
                <w:noProof/>
                <w:lang w:val="vi-VN"/>
              </w:rPr>
              <w:t>void</w:t>
            </w:r>
          </w:p>
        </w:tc>
        <w:tc>
          <w:tcPr>
            <w:tcW w:w="1890" w:type="dxa"/>
          </w:tcPr>
          <w:p w14:paraId="2AEBD350" w14:textId="77777777" w:rsidR="00545C95" w:rsidRPr="00534549" w:rsidRDefault="00545C95" w:rsidP="00101E19">
            <w:pPr>
              <w:ind w:firstLine="0"/>
              <w:rPr>
                <w:b/>
                <w:noProof/>
                <w:lang w:val="vi-VN"/>
              </w:rPr>
            </w:pPr>
            <w:r w:rsidRPr="00534549">
              <w:rPr>
                <w:noProof/>
                <w:lang w:val="vi-VN"/>
              </w:rPr>
              <w:t>public</w:t>
            </w:r>
          </w:p>
        </w:tc>
        <w:tc>
          <w:tcPr>
            <w:tcW w:w="2598" w:type="dxa"/>
          </w:tcPr>
          <w:p w14:paraId="34166AA5" w14:textId="1E77D2A0" w:rsidR="00545C95" w:rsidRPr="00534549" w:rsidRDefault="00101E19" w:rsidP="00D71C46">
            <w:pPr>
              <w:ind w:firstLine="0"/>
              <w:jc w:val="left"/>
              <w:rPr>
                <w:b/>
                <w:noProof/>
                <w:lang w:val="vi-VN"/>
              </w:rPr>
            </w:pPr>
            <w:r w:rsidRPr="00534549">
              <w:rPr>
                <w:noProof/>
                <w:lang w:val="vi-VN"/>
              </w:rPr>
              <w:t>Tạo mới một phiếu khám</w:t>
            </w:r>
          </w:p>
        </w:tc>
      </w:tr>
      <w:tr w:rsidR="00101E19" w:rsidRPr="00534549" w14:paraId="54B23653" w14:textId="77777777" w:rsidTr="00101E19">
        <w:tc>
          <w:tcPr>
            <w:tcW w:w="895" w:type="dxa"/>
          </w:tcPr>
          <w:p w14:paraId="1B55F4C9" w14:textId="2A87BFDE" w:rsidR="00101E19" w:rsidRPr="00534549" w:rsidRDefault="00101E19" w:rsidP="00101E19">
            <w:pPr>
              <w:ind w:firstLine="0"/>
              <w:rPr>
                <w:noProof/>
                <w:lang w:val="vi-VN"/>
              </w:rPr>
            </w:pPr>
            <w:r w:rsidRPr="00534549">
              <w:rPr>
                <w:noProof/>
                <w:lang w:val="vi-VN"/>
              </w:rPr>
              <w:t>2</w:t>
            </w:r>
          </w:p>
        </w:tc>
        <w:tc>
          <w:tcPr>
            <w:tcW w:w="2627" w:type="dxa"/>
          </w:tcPr>
          <w:p w14:paraId="4B9C83AF" w14:textId="0EE802B1" w:rsidR="00101E19" w:rsidRPr="00534549" w:rsidRDefault="00101E19" w:rsidP="00101E19">
            <w:pPr>
              <w:ind w:firstLine="0"/>
              <w:rPr>
                <w:noProof/>
                <w:lang w:val="vi-VN"/>
              </w:rPr>
            </w:pPr>
            <w:r w:rsidRPr="00534549">
              <w:rPr>
                <w:noProof/>
                <w:lang w:val="vi-VN"/>
              </w:rPr>
              <w:t>TimPhieuKham</w:t>
            </w:r>
          </w:p>
        </w:tc>
        <w:tc>
          <w:tcPr>
            <w:tcW w:w="2143" w:type="dxa"/>
          </w:tcPr>
          <w:p w14:paraId="4E74A10C" w14:textId="3435E752" w:rsidR="00101E19" w:rsidRPr="00534549" w:rsidRDefault="00101E19" w:rsidP="00101E19">
            <w:pPr>
              <w:ind w:firstLine="0"/>
              <w:rPr>
                <w:noProof/>
                <w:lang w:val="vi-VN"/>
              </w:rPr>
            </w:pPr>
            <w:r w:rsidRPr="00534549">
              <w:rPr>
                <w:noProof/>
                <w:lang w:val="vi-VN"/>
              </w:rPr>
              <w:t>int</w:t>
            </w:r>
          </w:p>
        </w:tc>
        <w:tc>
          <w:tcPr>
            <w:tcW w:w="1890" w:type="dxa"/>
          </w:tcPr>
          <w:p w14:paraId="6B532658" w14:textId="13CF194C" w:rsidR="00101E19" w:rsidRPr="00534549" w:rsidRDefault="00101E19" w:rsidP="00101E19">
            <w:pPr>
              <w:ind w:firstLine="0"/>
              <w:rPr>
                <w:noProof/>
                <w:lang w:val="vi-VN"/>
              </w:rPr>
            </w:pPr>
            <w:r w:rsidRPr="00534549">
              <w:rPr>
                <w:noProof/>
                <w:lang w:val="vi-VN"/>
              </w:rPr>
              <w:t>public</w:t>
            </w:r>
          </w:p>
        </w:tc>
        <w:tc>
          <w:tcPr>
            <w:tcW w:w="2598" w:type="dxa"/>
          </w:tcPr>
          <w:p w14:paraId="6FF2E7C4" w14:textId="3FF7E342" w:rsidR="00101E19" w:rsidRPr="00534549" w:rsidRDefault="00101E19" w:rsidP="00D71C46">
            <w:pPr>
              <w:ind w:firstLine="0"/>
              <w:jc w:val="left"/>
              <w:rPr>
                <w:noProof/>
                <w:lang w:val="vi-VN"/>
              </w:rPr>
            </w:pPr>
            <w:r w:rsidRPr="00534549">
              <w:rPr>
                <w:noProof/>
                <w:lang w:val="vi-VN"/>
              </w:rPr>
              <w:t>Tìm phiếu khám bệnh nhân</w:t>
            </w:r>
          </w:p>
        </w:tc>
      </w:tr>
      <w:tr w:rsidR="00101E19" w:rsidRPr="00534549" w14:paraId="5A94D69C" w14:textId="77777777" w:rsidTr="00101E19">
        <w:tc>
          <w:tcPr>
            <w:tcW w:w="895" w:type="dxa"/>
          </w:tcPr>
          <w:p w14:paraId="38247F33" w14:textId="1AFA0F37" w:rsidR="00101E19" w:rsidRPr="00534549" w:rsidRDefault="00101E19" w:rsidP="00101E19">
            <w:pPr>
              <w:ind w:firstLine="0"/>
              <w:rPr>
                <w:noProof/>
                <w:lang w:val="vi-VN"/>
              </w:rPr>
            </w:pPr>
            <w:r w:rsidRPr="00534549">
              <w:rPr>
                <w:noProof/>
                <w:lang w:val="vi-VN"/>
              </w:rPr>
              <w:lastRenderedPageBreak/>
              <w:t>3</w:t>
            </w:r>
          </w:p>
        </w:tc>
        <w:tc>
          <w:tcPr>
            <w:tcW w:w="2627" w:type="dxa"/>
          </w:tcPr>
          <w:p w14:paraId="6B30A436" w14:textId="32450F42" w:rsidR="00101E19" w:rsidRPr="00534549" w:rsidRDefault="00D71C46" w:rsidP="00101E19">
            <w:pPr>
              <w:ind w:firstLine="0"/>
              <w:rPr>
                <w:noProof/>
                <w:lang w:val="vi-VN"/>
              </w:rPr>
            </w:pPr>
            <w:r w:rsidRPr="00534549">
              <w:rPr>
                <w:noProof/>
                <w:lang w:val="vi-VN"/>
              </w:rPr>
              <w:t>TimBenhNhan</w:t>
            </w:r>
          </w:p>
        </w:tc>
        <w:tc>
          <w:tcPr>
            <w:tcW w:w="2143" w:type="dxa"/>
          </w:tcPr>
          <w:p w14:paraId="44189FE8" w14:textId="1D693275" w:rsidR="00101E19" w:rsidRPr="00534549" w:rsidRDefault="00D71C46" w:rsidP="00101E19">
            <w:pPr>
              <w:ind w:firstLine="0"/>
              <w:rPr>
                <w:noProof/>
                <w:lang w:val="vi-VN"/>
              </w:rPr>
            </w:pPr>
            <w:r w:rsidRPr="00534549">
              <w:rPr>
                <w:noProof/>
                <w:lang w:val="vi-VN"/>
              </w:rPr>
              <w:t>bool</w:t>
            </w:r>
          </w:p>
        </w:tc>
        <w:tc>
          <w:tcPr>
            <w:tcW w:w="1890" w:type="dxa"/>
          </w:tcPr>
          <w:p w14:paraId="7FBB5D85" w14:textId="5F4AFEDC" w:rsidR="00101E19" w:rsidRPr="00534549" w:rsidRDefault="00D71C46" w:rsidP="00101E19">
            <w:pPr>
              <w:ind w:firstLine="0"/>
              <w:rPr>
                <w:noProof/>
                <w:lang w:val="vi-VN"/>
              </w:rPr>
            </w:pPr>
            <w:r w:rsidRPr="00534549">
              <w:rPr>
                <w:noProof/>
                <w:lang w:val="vi-VN"/>
              </w:rPr>
              <w:t>public</w:t>
            </w:r>
          </w:p>
        </w:tc>
        <w:tc>
          <w:tcPr>
            <w:tcW w:w="2598" w:type="dxa"/>
          </w:tcPr>
          <w:p w14:paraId="51FFBA24" w14:textId="0EDC88C6" w:rsidR="00101E19" w:rsidRPr="00534549" w:rsidRDefault="00D71C46" w:rsidP="00D71C46">
            <w:pPr>
              <w:ind w:firstLine="0"/>
              <w:jc w:val="left"/>
              <w:rPr>
                <w:noProof/>
                <w:lang w:val="vi-VN"/>
              </w:rPr>
            </w:pPr>
            <w:r w:rsidRPr="00534549">
              <w:rPr>
                <w:noProof/>
                <w:lang w:val="vi-VN"/>
              </w:rPr>
              <w:t>Tìm thông tin bệnh nhân khám bệnh</w:t>
            </w:r>
          </w:p>
        </w:tc>
      </w:tr>
      <w:tr w:rsidR="00D71C46" w:rsidRPr="00534549" w14:paraId="468D2E22" w14:textId="77777777" w:rsidTr="00101E19">
        <w:tc>
          <w:tcPr>
            <w:tcW w:w="895" w:type="dxa"/>
          </w:tcPr>
          <w:p w14:paraId="4A68F35E" w14:textId="312FB5D4" w:rsidR="00D71C46" w:rsidRPr="00534549" w:rsidRDefault="00D71C46" w:rsidP="00101E19">
            <w:pPr>
              <w:ind w:firstLine="0"/>
              <w:rPr>
                <w:noProof/>
                <w:lang w:val="vi-VN"/>
              </w:rPr>
            </w:pPr>
            <w:r w:rsidRPr="00534549">
              <w:rPr>
                <w:noProof/>
                <w:lang w:val="vi-VN"/>
              </w:rPr>
              <w:t>4</w:t>
            </w:r>
          </w:p>
        </w:tc>
        <w:tc>
          <w:tcPr>
            <w:tcW w:w="2627" w:type="dxa"/>
          </w:tcPr>
          <w:p w14:paraId="374D42DD" w14:textId="254F82D0" w:rsidR="00D71C46" w:rsidRPr="00534549" w:rsidRDefault="00D71C46" w:rsidP="00101E19">
            <w:pPr>
              <w:ind w:firstLine="0"/>
              <w:rPr>
                <w:noProof/>
                <w:lang w:val="vi-VN"/>
              </w:rPr>
            </w:pPr>
            <w:r w:rsidRPr="00534549">
              <w:rPr>
                <w:noProof/>
                <w:lang w:val="vi-VN"/>
              </w:rPr>
              <w:t>XoaPhieuKham</w:t>
            </w:r>
          </w:p>
        </w:tc>
        <w:tc>
          <w:tcPr>
            <w:tcW w:w="2143" w:type="dxa"/>
          </w:tcPr>
          <w:p w14:paraId="2A0AF50C" w14:textId="2F8F57D7" w:rsidR="00D71C46" w:rsidRPr="00534549" w:rsidRDefault="00D71C46" w:rsidP="00101E19">
            <w:pPr>
              <w:ind w:firstLine="0"/>
              <w:rPr>
                <w:noProof/>
                <w:lang w:val="vi-VN"/>
              </w:rPr>
            </w:pPr>
            <w:r w:rsidRPr="00534549">
              <w:rPr>
                <w:noProof/>
                <w:lang w:val="vi-VN"/>
              </w:rPr>
              <w:t>void</w:t>
            </w:r>
          </w:p>
        </w:tc>
        <w:tc>
          <w:tcPr>
            <w:tcW w:w="1890" w:type="dxa"/>
          </w:tcPr>
          <w:p w14:paraId="0167A242" w14:textId="1FF045FD" w:rsidR="00D71C46" w:rsidRPr="00534549" w:rsidRDefault="00D71C46" w:rsidP="00101E19">
            <w:pPr>
              <w:ind w:firstLine="0"/>
              <w:rPr>
                <w:noProof/>
                <w:lang w:val="vi-VN"/>
              </w:rPr>
            </w:pPr>
            <w:r w:rsidRPr="00534549">
              <w:rPr>
                <w:noProof/>
                <w:lang w:val="vi-VN"/>
              </w:rPr>
              <w:t>public</w:t>
            </w:r>
          </w:p>
        </w:tc>
        <w:tc>
          <w:tcPr>
            <w:tcW w:w="2598" w:type="dxa"/>
          </w:tcPr>
          <w:p w14:paraId="7FC869BB" w14:textId="3C1E35CB" w:rsidR="00D71C46" w:rsidRPr="00534549" w:rsidRDefault="00D71C46" w:rsidP="00D71C46">
            <w:pPr>
              <w:ind w:firstLine="0"/>
              <w:jc w:val="left"/>
              <w:rPr>
                <w:noProof/>
                <w:lang w:val="vi-VN"/>
              </w:rPr>
            </w:pPr>
            <w:r w:rsidRPr="00534549">
              <w:rPr>
                <w:noProof/>
                <w:lang w:val="vi-VN"/>
              </w:rPr>
              <w:t>Xoá phiếu khám</w:t>
            </w:r>
          </w:p>
        </w:tc>
      </w:tr>
      <w:tr w:rsidR="00D71C46" w:rsidRPr="00534549" w14:paraId="10D4D5AC" w14:textId="77777777" w:rsidTr="00101E19">
        <w:tc>
          <w:tcPr>
            <w:tcW w:w="895" w:type="dxa"/>
          </w:tcPr>
          <w:p w14:paraId="74EEAD68" w14:textId="5015EAD8" w:rsidR="00D71C46" w:rsidRPr="00534549" w:rsidRDefault="00D71C46" w:rsidP="00101E19">
            <w:pPr>
              <w:ind w:firstLine="0"/>
              <w:rPr>
                <w:noProof/>
                <w:lang w:val="vi-VN"/>
              </w:rPr>
            </w:pPr>
            <w:r w:rsidRPr="00534549">
              <w:rPr>
                <w:noProof/>
                <w:lang w:val="vi-VN"/>
              </w:rPr>
              <w:t>5</w:t>
            </w:r>
          </w:p>
        </w:tc>
        <w:tc>
          <w:tcPr>
            <w:tcW w:w="2627" w:type="dxa"/>
          </w:tcPr>
          <w:p w14:paraId="037F5FED" w14:textId="6EB07695" w:rsidR="00D71C46" w:rsidRPr="00534549" w:rsidRDefault="00D71C46" w:rsidP="00101E19">
            <w:pPr>
              <w:ind w:firstLine="0"/>
              <w:rPr>
                <w:noProof/>
                <w:lang w:val="vi-VN"/>
              </w:rPr>
            </w:pPr>
            <w:r w:rsidRPr="00534549">
              <w:rPr>
                <w:noProof/>
                <w:lang w:val="vi-VN"/>
              </w:rPr>
              <w:t>CapNhatPhieuKham</w:t>
            </w:r>
          </w:p>
        </w:tc>
        <w:tc>
          <w:tcPr>
            <w:tcW w:w="2143" w:type="dxa"/>
          </w:tcPr>
          <w:p w14:paraId="488FC55D" w14:textId="1700E297" w:rsidR="00D71C46" w:rsidRPr="00534549" w:rsidRDefault="00D71C46" w:rsidP="00101E19">
            <w:pPr>
              <w:ind w:firstLine="0"/>
              <w:rPr>
                <w:noProof/>
                <w:lang w:val="vi-VN"/>
              </w:rPr>
            </w:pPr>
            <w:r w:rsidRPr="00534549">
              <w:rPr>
                <w:noProof/>
                <w:lang w:val="vi-VN"/>
              </w:rPr>
              <w:t>void</w:t>
            </w:r>
          </w:p>
        </w:tc>
        <w:tc>
          <w:tcPr>
            <w:tcW w:w="1890" w:type="dxa"/>
          </w:tcPr>
          <w:p w14:paraId="4E935873" w14:textId="438BA507" w:rsidR="00D71C46" w:rsidRPr="00534549" w:rsidRDefault="00D71C46" w:rsidP="00101E19">
            <w:pPr>
              <w:ind w:firstLine="0"/>
              <w:rPr>
                <w:noProof/>
                <w:lang w:val="vi-VN"/>
              </w:rPr>
            </w:pPr>
            <w:r w:rsidRPr="00534549">
              <w:rPr>
                <w:noProof/>
                <w:lang w:val="vi-VN"/>
              </w:rPr>
              <w:t>public</w:t>
            </w:r>
          </w:p>
        </w:tc>
        <w:tc>
          <w:tcPr>
            <w:tcW w:w="2598" w:type="dxa"/>
          </w:tcPr>
          <w:p w14:paraId="05B5218D" w14:textId="035DC7D6" w:rsidR="00D71C46" w:rsidRPr="00534549" w:rsidRDefault="00D71C46" w:rsidP="00D71C46">
            <w:pPr>
              <w:ind w:firstLine="0"/>
              <w:jc w:val="left"/>
              <w:rPr>
                <w:noProof/>
                <w:lang w:val="vi-VN"/>
              </w:rPr>
            </w:pPr>
            <w:r w:rsidRPr="00534549">
              <w:rPr>
                <w:noProof/>
                <w:lang w:val="vi-VN"/>
              </w:rPr>
              <w:t>Cập nhật thông tin phiếu khám</w:t>
            </w:r>
          </w:p>
        </w:tc>
      </w:tr>
      <w:tr w:rsidR="00D71C46" w:rsidRPr="00534549" w14:paraId="2CDC646E" w14:textId="77777777" w:rsidTr="00101E19">
        <w:tc>
          <w:tcPr>
            <w:tcW w:w="895" w:type="dxa"/>
          </w:tcPr>
          <w:p w14:paraId="47649FB0" w14:textId="1E05A35C" w:rsidR="00D71C46" w:rsidRPr="00534549" w:rsidRDefault="00D71C46" w:rsidP="00101E19">
            <w:pPr>
              <w:ind w:firstLine="0"/>
              <w:rPr>
                <w:noProof/>
                <w:lang w:val="vi-VN"/>
              </w:rPr>
            </w:pPr>
            <w:r w:rsidRPr="00534549">
              <w:rPr>
                <w:noProof/>
                <w:lang w:val="vi-VN"/>
              </w:rPr>
              <w:t>6</w:t>
            </w:r>
          </w:p>
        </w:tc>
        <w:tc>
          <w:tcPr>
            <w:tcW w:w="2627" w:type="dxa"/>
          </w:tcPr>
          <w:p w14:paraId="7A4EF654" w14:textId="44992267" w:rsidR="00D71C46" w:rsidRPr="00534549" w:rsidRDefault="00D71C46" w:rsidP="00101E19">
            <w:pPr>
              <w:ind w:firstLine="0"/>
              <w:rPr>
                <w:noProof/>
                <w:lang w:val="vi-VN"/>
              </w:rPr>
            </w:pPr>
            <w:r w:rsidRPr="00534549">
              <w:rPr>
                <w:noProof/>
                <w:lang w:val="vi-VN"/>
              </w:rPr>
              <w:t>TongHopThuocTheoThang</w:t>
            </w:r>
          </w:p>
        </w:tc>
        <w:tc>
          <w:tcPr>
            <w:tcW w:w="2143" w:type="dxa"/>
          </w:tcPr>
          <w:p w14:paraId="424CFB16" w14:textId="5C0BAD6C" w:rsidR="00D71C46" w:rsidRPr="00534549" w:rsidRDefault="00D71C46" w:rsidP="00101E19">
            <w:pPr>
              <w:ind w:firstLine="0"/>
              <w:rPr>
                <w:noProof/>
                <w:lang w:val="vi-VN"/>
              </w:rPr>
            </w:pPr>
            <w:r w:rsidRPr="00534549">
              <w:rPr>
                <w:noProof/>
                <w:lang w:val="vi-VN"/>
              </w:rPr>
              <w:t>void</w:t>
            </w:r>
          </w:p>
        </w:tc>
        <w:tc>
          <w:tcPr>
            <w:tcW w:w="1890" w:type="dxa"/>
          </w:tcPr>
          <w:p w14:paraId="1E495D86" w14:textId="7D5C2092" w:rsidR="00D71C46" w:rsidRPr="00534549" w:rsidRDefault="00D71C46" w:rsidP="00101E19">
            <w:pPr>
              <w:ind w:firstLine="0"/>
              <w:rPr>
                <w:noProof/>
                <w:lang w:val="vi-VN"/>
              </w:rPr>
            </w:pPr>
            <w:r w:rsidRPr="00534549">
              <w:rPr>
                <w:noProof/>
                <w:lang w:val="vi-VN"/>
              </w:rPr>
              <w:t>public</w:t>
            </w:r>
          </w:p>
        </w:tc>
        <w:tc>
          <w:tcPr>
            <w:tcW w:w="2598" w:type="dxa"/>
          </w:tcPr>
          <w:p w14:paraId="7F95B20C" w14:textId="1D07CA48" w:rsidR="00D71C46" w:rsidRPr="00534549" w:rsidRDefault="00D71C46" w:rsidP="00D71C46">
            <w:pPr>
              <w:ind w:firstLine="0"/>
              <w:jc w:val="left"/>
              <w:rPr>
                <w:noProof/>
                <w:lang w:val="vi-VN"/>
              </w:rPr>
            </w:pPr>
            <w:r w:rsidRPr="00534549">
              <w:rPr>
                <w:noProof/>
                <w:lang w:val="vi-VN"/>
              </w:rPr>
              <w:t>Tổng hợp danh sách</w:t>
            </w:r>
            <w:r w:rsidR="008158E2" w:rsidRPr="00534549">
              <w:rPr>
                <w:noProof/>
                <w:lang w:val="vi-VN"/>
              </w:rPr>
              <w:t xml:space="preserve"> </w:t>
            </w:r>
            <w:r w:rsidRPr="00534549">
              <w:rPr>
                <w:noProof/>
                <w:lang w:val="vi-VN"/>
              </w:rPr>
              <w:t>các loại thuốc đã sử dụng</w:t>
            </w:r>
          </w:p>
        </w:tc>
      </w:tr>
    </w:tbl>
    <w:p w14:paraId="294775A5" w14:textId="77777777" w:rsidR="00383FE9" w:rsidRPr="00534549" w:rsidRDefault="00383FE9" w:rsidP="00383FE9">
      <w:pPr>
        <w:rPr>
          <w:noProof/>
          <w:lang w:val="vi-VN"/>
        </w:rPr>
      </w:pPr>
    </w:p>
    <w:p w14:paraId="3F71297C" w14:textId="357916A8" w:rsidR="00383FE9" w:rsidRPr="00534549" w:rsidRDefault="00383FE9" w:rsidP="00383FE9">
      <w:pPr>
        <w:pStyle w:val="Heading4"/>
        <w:rPr>
          <w:noProof/>
          <w:lang w:val="vi-VN"/>
        </w:rPr>
      </w:pPr>
      <w:r w:rsidRPr="00534549">
        <w:rPr>
          <w:noProof/>
          <w:lang w:val="vi-VN"/>
        </w:rPr>
        <w:t>BenhNhan</w:t>
      </w:r>
    </w:p>
    <w:p w14:paraId="35FF9B89" w14:textId="4FCA9CA1" w:rsidR="00D71C46" w:rsidRPr="00534549" w:rsidRDefault="00D71C46" w:rsidP="00D71C46">
      <w:pPr>
        <w:pStyle w:val="Heading5"/>
        <w:numPr>
          <w:ilvl w:val="0"/>
          <w:numId w:val="0"/>
        </w:numPr>
        <w:ind w:left="1800"/>
        <w:rPr>
          <w:noProof/>
          <w:lang w:val="vi-VN"/>
        </w:rPr>
      </w:pPr>
      <w:r w:rsidRPr="00534549">
        <w:rPr>
          <w:noProof/>
          <w:lang w:val="vi-VN"/>
        </w:rPr>
        <w:t>a. 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D71C46" w:rsidRPr="00534549" w14:paraId="73408F05" w14:textId="77777777" w:rsidTr="00D71C46">
        <w:tc>
          <w:tcPr>
            <w:tcW w:w="895" w:type="dxa"/>
          </w:tcPr>
          <w:p w14:paraId="29FE981C" w14:textId="77777777" w:rsidR="00D71C46" w:rsidRPr="00534549" w:rsidRDefault="00D71C46" w:rsidP="00D71C46">
            <w:pPr>
              <w:ind w:firstLine="0"/>
              <w:rPr>
                <w:noProof/>
                <w:lang w:val="vi-VN"/>
              </w:rPr>
            </w:pPr>
            <w:r w:rsidRPr="00534549">
              <w:rPr>
                <w:noProof/>
                <w:lang w:val="vi-VN"/>
              </w:rPr>
              <w:t>STT</w:t>
            </w:r>
          </w:p>
        </w:tc>
        <w:tc>
          <w:tcPr>
            <w:tcW w:w="2790" w:type="dxa"/>
          </w:tcPr>
          <w:p w14:paraId="271E2CA3" w14:textId="77777777" w:rsidR="00D71C46" w:rsidRPr="00534549" w:rsidRDefault="00D71C46" w:rsidP="00D71C46">
            <w:pPr>
              <w:rPr>
                <w:noProof/>
                <w:lang w:val="vi-VN"/>
              </w:rPr>
            </w:pPr>
            <w:r w:rsidRPr="00534549">
              <w:rPr>
                <w:noProof/>
                <w:lang w:val="vi-VN"/>
              </w:rPr>
              <w:t>Tên thuộc tính</w:t>
            </w:r>
          </w:p>
        </w:tc>
        <w:tc>
          <w:tcPr>
            <w:tcW w:w="1620" w:type="dxa"/>
          </w:tcPr>
          <w:p w14:paraId="4BA3211C" w14:textId="77777777" w:rsidR="00D71C46" w:rsidRPr="00534549" w:rsidRDefault="00D71C46" w:rsidP="00D71C46">
            <w:pPr>
              <w:ind w:firstLine="0"/>
              <w:rPr>
                <w:noProof/>
                <w:lang w:val="vi-VN"/>
              </w:rPr>
            </w:pPr>
            <w:r w:rsidRPr="00534549">
              <w:rPr>
                <w:noProof/>
                <w:lang w:val="vi-VN"/>
              </w:rPr>
              <w:t>Loại</w:t>
            </w:r>
          </w:p>
        </w:tc>
        <w:tc>
          <w:tcPr>
            <w:tcW w:w="1620" w:type="dxa"/>
          </w:tcPr>
          <w:p w14:paraId="4C3A1C58" w14:textId="77777777" w:rsidR="00D71C46" w:rsidRPr="00534549" w:rsidRDefault="00D71C46" w:rsidP="00D71C46">
            <w:pPr>
              <w:ind w:firstLine="0"/>
              <w:rPr>
                <w:noProof/>
                <w:lang w:val="vi-VN"/>
              </w:rPr>
            </w:pPr>
            <w:r w:rsidRPr="00534549">
              <w:rPr>
                <w:noProof/>
                <w:lang w:val="vi-VN"/>
              </w:rPr>
              <w:t>Ràng buộc</w:t>
            </w:r>
          </w:p>
        </w:tc>
        <w:tc>
          <w:tcPr>
            <w:tcW w:w="2651" w:type="dxa"/>
          </w:tcPr>
          <w:p w14:paraId="6C5E2865" w14:textId="77777777" w:rsidR="00D71C46" w:rsidRPr="00534549" w:rsidRDefault="00D71C46" w:rsidP="00D71C46">
            <w:pPr>
              <w:ind w:firstLine="0"/>
              <w:rPr>
                <w:noProof/>
                <w:lang w:val="vi-VN"/>
              </w:rPr>
            </w:pPr>
            <w:r w:rsidRPr="00534549">
              <w:rPr>
                <w:noProof/>
                <w:lang w:val="vi-VN"/>
              </w:rPr>
              <w:t>Ý nghĩa/ghi chú</w:t>
            </w:r>
          </w:p>
        </w:tc>
      </w:tr>
      <w:tr w:rsidR="00D71C46" w:rsidRPr="00534549" w14:paraId="31D6A96D" w14:textId="77777777" w:rsidTr="00D71C46">
        <w:tc>
          <w:tcPr>
            <w:tcW w:w="895" w:type="dxa"/>
          </w:tcPr>
          <w:p w14:paraId="0EBB950D" w14:textId="77777777" w:rsidR="00D71C46" w:rsidRPr="00534549" w:rsidRDefault="00D71C46" w:rsidP="00D71C46">
            <w:pPr>
              <w:ind w:firstLine="0"/>
              <w:rPr>
                <w:noProof/>
                <w:lang w:val="vi-VN"/>
              </w:rPr>
            </w:pPr>
            <w:r w:rsidRPr="00534549">
              <w:rPr>
                <w:noProof/>
                <w:lang w:val="vi-VN"/>
              </w:rPr>
              <w:t>1</w:t>
            </w:r>
          </w:p>
        </w:tc>
        <w:tc>
          <w:tcPr>
            <w:tcW w:w="2790" w:type="dxa"/>
          </w:tcPr>
          <w:p w14:paraId="4D51CC4B" w14:textId="5D217E84" w:rsidR="00D71C46" w:rsidRPr="00534549" w:rsidRDefault="00B64D1C" w:rsidP="00D71C46">
            <w:pPr>
              <w:rPr>
                <w:noProof/>
                <w:lang w:val="vi-VN"/>
              </w:rPr>
            </w:pPr>
            <w:r w:rsidRPr="00534549">
              <w:rPr>
                <w:noProof/>
                <w:lang w:val="vi-VN"/>
              </w:rPr>
              <w:t>MaBN</w:t>
            </w:r>
          </w:p>
        </w:tc>
        <w:tc>
          <w:tcPr>
            <w:tcW w:w="1620" w:type="dxa"/>
          </w:tcPr>
          <w:p w14:paraId="56173867" w14:textId="77777777" w:rsidR="00D71C46" w:rsidRPr="00534549" w:rsidRDefault="00D71C46" w:rsidP="00D71C46">
            <w:pPr>
              <w:ind w:firstLine="0"/>
              <w:rPr>
                <w:noProof/>
                <w:lang w:val="vi-VN"/>
              </w:rPr>
            </w:pPr>
            <w:r w:rsidRPr="00534549">
              <w:rPr>
                <w:noProof/>
                <w:lang w:val="vi-VN"/>
              </w:rPr>
              <w:t>int</w:t>
            </w:r>
          </w:p>
        </w:tc>
        <w:tc>
          <w:tcPr>
            <w:tcW w:w="1620" w:type="dxa"/>
          </w:tcPr>
          <w:p w14:paraId="53DBBB7B" w14:textId="77777777" w:rsidR="00D71C46" w:rsidRPr="00534549" w:rsidRDefault="00D71C46" w:rsidP="00D71C46">
            <w:pPr>
              <w:ind w:firstLine="0"/>
              <w:rPr>
                <w:noProof/>
                <w:lang w:val="vi-VN"/>
              </w:rPr>
            </w:pPr>
            <w:r w:rsidRPr="00534549">
              <w:rPr>
                <w:noProof/>
                <w:lang w:val="vi-VN"/>
              </w:rPr>
              <w:t>public</w:t>
            </w:r>
          </w:p>
        </w:tc>
        <w:tc>
          <w:tcPr>
            <w:tcW w:w="2651" w:type="dxa"/>
          </w:tcPr>
          <w:p w14:paraId="2FB44563" w14:textId="68FEEE40" w:rsidR="00D71C46" w:rsidRPr="00534549" w:rsidRDefault="00D71C46" w:rsidP="00D71C46">
            <w:pPr>
              <w:ind w:firstLine="0"/>
              <w:rPr>
                <w:noProof/>
                <w:lang w:val="vi-VN"/>
              </w:rPr>
            </w:pPr>
            <w:r w:rsidRPr="00534549">
              <w:rPr>
                <w:noProof/>
                <w:lang w:val="vi-VN"/>
              </w:rPr>
              <w:t xml:space="preserve">Mã </w:t>
            </w:r>
            <w:r w:rsidR="00B64D1C" w:rsidRPr="00534549">
              <w:rPr>
                <w:noProof/>
                <w:lang w:val="vi-VN"/>
              </w:rPr>
              <w:t>bệnh nhân</w:t>
            </w:r>
          </w:p>
        </w:tc>
      </w:tr>
      <w:tr w:rsidR="00D71C46" w:rsidRPr="00534549" w14:paraId="582F0C52" w14:textId="77777777" w:rsidTr="00D71C46">
        <w:tc>
          <w:tcPr>
            <w:tcW w:w="895" w:type="dxa"/>
          </w:tcPr>
          <w:p w14:paraId="132E98DC" w14:textId="77777777" w:rsidR="00D71C46" w:rsidRPr="00534549" w:rsidRDefault="00D71C46" w:rsidP="00D71C46">
            <w:pPr>
              <w:ind w:firstLine="0"/>
              <w:rPr>
                <w:noProof/>
                <w:lang w:val="vi-VN"/>
              </w:rPr>
            </w:pPr>
            <w:r w:rsidRPr="00534549">
              <w:rPr>
                <w:noProof/>
                <w:lang w:val="vi-VN"/>
              </w:rPr>
              <w:t>2</w:t>
            </w:r>
          </w:p>
        </w:tc>
        <w:tc>
          <w:tcPr>
            <w:tcW w:w="2790" w:type="dxa"/>
          </w:tcPr>
          <w:p w14:paraId="7DAAF6BA" w14:textId="11E4CEF3" w:rsidR="00D71C46" w:rsidRPr="00534549" w:rsidRDefault="00B64D1C" w:rsidP="00D71C46">
            <w:pPr>
              <w:rPr>
                <w:noProof/>
                <w:lang w:val="vi-VN"/>
              </w:rPr>
            </w:pPr>
            <w:r w:rsidRPr="00534549">
              <w:rPr>
                <w:noProof/>
                <w:lang w:val="vi-VN"/>
              </w:rPr>
              <w:t>TenBN</w:t>
            </w:r>
          </w:p>
        </w:tc>
        <w:tc>
          <w:tcPr>
            <w:tcW w:w="1620" w:type="dxa"/>
          </w:tcPr>
          <w:p w14:paraId="22C8305D" w14:textId="03464F2A" w:rsidR="00D71C46" w:rsidRPr="00534549" w:rsidRDefault="00B64D1C" w:rsidP="00D71C46">
            <w:pPr>
              <w:ind w:firstLine="0"/>
              <w:rPr>
                <w:noProof/>
                <w:lang w:val="vi-VN"/>
              </w:rPr>
            </w:pPr>
            <w:r w:rsidRPr="00534549">
              <w:rPr>
                <w:noProof/>
                <w:lang w:val="vi-VN"/>
              </w:rPr>
              <w:t>varchar (50)</w:t>
            </w:r>
          </w:p>
        </w:tc>
        <w:tc>
          <w:tcPr>
            <w:tcW w:w="1620" w:type="dxa"/>
          </w:tcPr>
          <w:p w14:paraId="74F41DBF" w14:textId="77777777" w:rsidR="00D71C46" w:rsidRPr="00534549" w:rsidRDefault="00D71C46" w:rsidP="00D71C46">
            <w:pPr>
              <w:ind w:firstLine="0"/>
              <w:rPr>
                <w:noProof/>
                <w:lang w:val="vi-VN"/>
              </w:rPr>
            </w:pPr>
            <w:r w:rsidRPr="00534549">
              <w:rPr>
                <w:noProof/>
                <w:lang w:val="vi-VN"/>
              </w:rPr>
              <w:t>public</w:t>
            </w:r>
          </w:p>
        </w:tc>
        <w:tc>
          <w:tcPr>
            <w:tcW w:w="2651" w:type="dxa"/>
          </w:tcPr>
          <w:p w14:paraId="542630E8" w14:textId="21029F9A" w:rsidR="00D71C46" w:rsidRPr="00534549" w:rsidRDefault="00B64D1C" w:rsidP="00D71C46">
            <w:pPr>
              <w:ind w:firstLine="0"/>
              <w:rPr>
                <w:noProof/>
                <w:lang w:val="vi-VN"/>
              </w:rPr>
            </w:pPr>
            <w:r w:rsidRPr="00534549">
              <w:rPr>
                <w:noProof/>
                <w:lang w:val="vi-VN"/>
              </w:rPr>
              <w:t>Tên bệnh nhân</w:t>
            </w:r>
          </w:p>
        </w:tc>
      </w:tr>
      <w:tr w:rsidR="00D71C46" w:rsidRPr="00534549" w14:paraId="040D9592" w14:textId="77777777" w:rsidTr="00D71C46">
        <w:tc>
          <w:tcPr>
            <w:tcW w:w="895" w:type="dxa"/>
          </w:tcPr>
          <w:p w14:paraId="1FF8900A" w14:textId="77777777" w:rsidR="00D71C46" w:rsidRPr="00534549" w:rsidRDefault="00D71C46" w:rsidP="00D71C46">
            <w:pPr>
              <w:ind w:firstLine="0"/>
              <w:rPr>
                <w:noProof/>
                <w:lang w:val="vi-VN"/>
              </w:rPr>
            </w:pPr>
            <w:r w:rsidRPr="00534549">
              <w:rPr>
                <w:noProof/>
                <w:lang w:val="vi-VN"/>
              </w:rPr>
              <w:t>3</w:t>
            </w:r>
          </w:p>
        </w:tc>
        <w:tc>
          <w:tcPr>
            <w:tcW w:w="2790" w:type="dxa"/>
          </w:tcPr>
          <w:p w14:paraId="1DBA98D7" w14:textId="10269537" w:rsidR="00D71C46" w:rsidRPr="00534549" w:rsidRDefault="00B64D1C" w:rsidP="00D71C46">
            <w:pPr>
              <w:rPr>
                <w:noProof/>
                <w:lang w:val="vi-VN"/>
              </w:rPr>
            </w:pPr>
            <w:r w:rsidRPr="00534549">
              <w:rPr>
                <w:noProof/>
                <w:lang w:val="vi-VN"/>
              </w:rPr>
              <w:t>NgaySinh</w:t>
            </w:r>
          </w:p>
        </w:tc>
        <w:tc>
          <w:tcPr>
            <w:tcW w:w="1620" w:type="dxa"/>
          </w:tcPr>
          <w:p w14:paraId="1A863558" w14:textId="77A4AB23" w:rsidR="00D71C46" w:rsidRPr="00534549" w:rsidRDefault="00B64D1C" w:rsidP="00D71C46">
            <w:pPr>
              <w:ind w:firstLine="0"/>
              <w:rPr>
                <w:noProof/>
                <w:lang w:val="vi-VN"/>
              </w:rPr>
            </w:pPr>
            <w:r w:rsidRPr="00534549">
              <w:rPr>
                <w:noProof/>
                <w:lang w:val="vi-VN"/>
              </w:rPr>
              <w:t>datetime</w:t>
            </w:r>
          </w:p>
        </w:tc>
        <w:tc>
          <w:tcPr>
            <w:tcW w:w="1620" w:type="dxa"/>
          </w:tcPr>
          <w:p w14:paraId="29B91E27" w14:textId="77777777" w:rsidR="00D71C46" w:rsidRPr="00534549" w:rsidRDefault="00D71C46" w:rsidP="00D71C46">
            <w:pPr>
              <w:ind w:firstLine="0"/>
              <w:rPr>
                <w:noProof/>
                <w:lang w:val="vi-VN"/>
              </w:rPr>
            </w:pPr>
            <w:r w:rsidRPr="00534549">
              <w:rPr>
                <w:noProof/>
                <w:lang w:val="vi-VN"/>
              </w:rPr>
              <w:t>public</w:t>
            </w:r>
          </w:p>
        </w:tc>
        <w:tc>
          <w:tcPr>
            <w:tcW w:w="2651" w:type="dxa"/>
          </w:tcPr>
          <w:p w14:paraId="3DC685F3" w14:textId="6D359CEA" w:rsidR="00D71C46" w:rsidRPr="00534549" w:rsidRDefault="00B64D1C" w:rsidP="00D71C46">
            <w:pPr>
              <w:ind w:firstLine="0"/>
              <w:rPr>
                <w:noProof/>
                <w:lang w:val="vi-VN"/>
              </w:rPr>
            </w:pPr>
            <w:r w:rsidRPr="00534549">
              <w:rPr>
                <w:noProof/>
                <w:lang w:val="vi-VN"/>
              </w:rPr>
              <w:t>Ngày sinh</w:t>
            </w:r>
            <w:r w:rsidR="00D71C46" w:rsidRPr="00534549">
              <w:rPr>
                <w:noProof/>
                <w:lang w:val="vi-VN"/>
              </w:rPr>
              <w:t xml:space="preserve"> của bệnh nhân</w:t>
            </w:r>
          </w:p>
        </w:tc>
      </w:tr>
      <w:tr w:rsidR="00D71C46" w:rsidRPr="00534549" w14:paraId="39EE4CE2" w14:textId="77777777" w:rsidTr="00D71C46">
        <w:tc>
          <w:tcPr>
            <w:tcW w:w="895" w:type="dxa"/>
          </w:tcPr>
          <w:p w14:paraId="182FB0CC" w14:textId="77777777" w:rsidR="00D71C46" w:rsidRPr="00534549" w:rsidRDefault="00D71C46" w:rsidP="00D71C46">
            <w:pPr>
              <w:ind w:firstLine="0"/>
              <w:rPr>
                <w:noProof/>
                <w:lang w:val="vi-VN"/>
              </w:rPr>
            </w:pPr>
            <w:r w:rsidRPr="00534549">
              <w:rPr>
                <w:noProof/>
                <w:lang w:val="vi-VN"/>
              </w:rPr>
              <w:t>4</w:t>
            </w:r>
          </w:p>
        </w:tc>
        <w:tc>
          <w:tcPr>
            <w:tcW w:w="2790" w:type="dxa"/>
          </w:tcPr>
          <w:p w14:paraId="789E42C5" w14:textId="12F19AF6" w:rsidR="00D71C46" w:rsidRPr="00534549" w:rsidRDefault="00B64D1C" w:rsidP="00D71C46">
            <w:pPr>
              <w:rPr>
                <w:noProof/>
                <w:lang w:val="vi-VN"/>
              </w:rPr>
            </w:pPr>
            <w:r w:rsidRPr="00534549">
              <w:rPr>
                <w:noProof/>
                <w:lang w:val="vi-VN"/>
              </w:rPr>
              <w:t>GioiTinh</w:t>
            </w:r>
          </w:p>
        </w:tc>
        <w:tc>
          <w:tcPr>
            <w:tcW w:w="1620" w:type="dxa"/>
          </w:tcPr>
          <w:p w14:paraId="6A747667" w14:textId="21413494" w:rsidR="00D71C46" w:rsidRPr="00534549" w:rsidRDefault="00B64D1C" w:rsidP="00D71C46">
            <w:pPr>
              <w:ind w:firstLine="0"/>
              <w:rPr>
                <w:noProof/>
                <w:lang w:val="vi-VN"/>
              </w:rPr>
            </w:pPr>
            <w:r w:rsidRPr="00534549">
              <w:rPr>
                <w:noProof/>
                <w:lang w:val="vi-VN"/>
              </w:rPr>
              <w:t>bit</w:t>
            </w:r>
          </w:p>
        </w:tc>
        <w:tc>
          <w:tcPr>
            <w:tcW w:w="1620" w:type="dxa"/>
          </w:tcPr>
          <w:p w14:paraId="10EF2A8F" w14:textId="77777777" w:rsidR="00D71C46" w:rsidRPr="00534549" w:rsidRDefault="00D71C46" w:rsidP="00D71C46">
            <w:pPr>
              <w:ind w:firstLine="0"/>
              <w:rPr>
                <w:noProof/>
                <w:lang w:val="vi-VN"/>
              </w:rPr>
            </w:pPr>
            <w:r w:rsidRPr="00534549">
              <w:rPr>
                <w:noProof/>
                <w:lang w:val="vi-VN"/>
              </w:rPr>
              <w:t>public</w:t>
            </w:r>
          </w:p>
        </w:tc>
        <w:tc>
          <w:tcPr>
            <w:tcW w:w="2651" w:type="dxa"/>
          </w:tcPr>
          <w:p w14:paraId="42405AF5" w14:textId="12CABB3C" w:rsidR="00D71C46" w:rsidRPr="00534549" w:rsidRDefault="00B64D1C" w:rsidP="00D71C46">
            <w:pPr>
              <w:ind w:firstLine="0"/>
              <w:rPr>
                <w:noProof/>
                <w:lang w:val="vi-VN"/>
              </w:rPr>
            </w:pPr>
            <w:r w:rsidRPr="00534549">
              <w:rPr>
                <w:noProof/>
                <w:lang w:val="vi-VN"/>
              </w:rPr>
              <w:t>Giới tính của bệnh nhân. Quy ước: 0-Nữ, 1-Nam</w:t>
            </w:r>
          </w:p>
        </w:tc>
      </w:tr>
      <w:tr w:rsidR="00D71C46" w:rsidRPr="00534549" w14:paraId="317BA40A" w14:textId="77777777" w:rsidTr="00D71C46">
        <w:tc>
          <w:tcPr>
            <w:tcW w:w="895" w:type="dxa"/>
          </w:tcPr>
          <w:p w14:paraId="060858D1" w14:textId="77777777" w:rsidR="00D71C46" w:rsidRPr="00534549" w:rsidRDefault="00D71C46" w:rsidP="00D71C46">
            <w:pPr>
              <w:ind w:firstLine="0"/>
              <w:rPr>
                <w:noProof/>
                <w:lang w:val="vi-VN"/>
              </w:rPr>
            </w:pPr>
            <w:r w:rsidRPr="00534549">
              <w:rPr>
                <w:noProof/>
                <w:lang w:val="vi-VN"/>
              </w:rPr>
              <w:t>5</w:t>
            </w:r>
          </w:p>
        </w:tc>
        <w:tc>
          <w:tcPr>
            <w:tcW w:w="2790" w:type="dxa"/>
          </w:tcPr>
          <w:p w14:paraId="0943EDD2" w14:textId="2F53F64B" w:rsidR="00D71C46" w:rsidRPr="00534549" w:rsidRDefault="00B64D1C" w:rsidP="00D71C46">
            <w:pPr>
              <w:rPr>
                <w:noProof/>
                <w:lang w:val="vi-VN"/>
              </w:rPr>
            </w:pPr>
            <w:r w:rsidRPr="00534549">
              <w:rPr>
                <w:noProof/>
                <w:lang w:val="vi-VN"/>
              </w:rPr>
              <w:t>DiaChi</w:t>
            </w:r>
          </w:p>
        </w:tc>
        <w:tc>
          <w:tcPr>
            <w:tcW w:w="1620" w:type="dxa"/>
          </w:tcPr>
          <w:p w14:paraId="0E0744FE" w14:textId="38EDC39C" w:rsidR="00D71C46" w:rsidRPr="00534549" w:rsidRDefault="00B64D1C" w:rsidP="00D71C46">
            <w:pPr>
              <w:ind w:firstLine="0"/>
              <w:rPr>
                <w:noProof/>
                <w:lang w:val="vi-VN"/>
              </w:rPr>
            </w:pPr>
            <w:r w:rsidRPr="00534549">
              <w:rPr>
                <w:noProof/>
                <w:lang w:val="vi-VN"/>
              </w:rPr>
              <w:t>varchar (100)</w:t>
            </w:r>
          </w:p>
        </w:tc>
        <w:tc>
          <w:tcPr>
            <w:tcW w:w="1620" w:type="dxa"/>
          </w:tcPr>
          <w:p w14:paraId="47EE847D" w14:textId="77777777" w:rsidR="00D71C46" w:rsidRPr="00534549" w:rsidRDefault="00D71C46" w:rsidP="00D71C46">
            <w:pPr>
              <w:ind w:firstLine="0"/>
              <w:rPr>
                <w:noProof/>
                <w:lang w:val="vi-VN"/>
              </w:rPr>
            </w:pPr>
            <w:r w:rsidRPr="00534549">
              <w:rPr>
                <w:noProof/>
                <w:lang w:val="vi-VN"/>
              </w:rPr>
              <w:t>public</w:t>
            </w:r>
          </w:p>
        </w:tc>
        <w:tc>
          <w:tcPr>
            <w:tcW w:w="2651" w:type="dxa"/>
          </w:tcPr>
          <w:p w14:paraId="245D7C70" w14:textId="6058699D" w:rsidR="00D71C46" w:rsidRPr="00534549" w:rsidRDefault="00B64D1C" w:rsidP="00D71C46">
            <w:pPr>
              <w:ind w:firstLine="0"/>
              <w:rPr>
                <w:noProof/>
                <w:lang w:val="vi-VN"/>
              </w:rPr>
            </w:pPr>
            <w:r w:rsidRPr="00534549">
              <w:rPr>
                <w:noProof/>
                <w:lang w:val="vi-VN"/>
              </w:rPr>
              <w:t>Địa chỉ thường trú của bệnh nhân</w:t>
            </w:r>
          </w:p>
        </w:tc>
      </w:tr>
    </w:tbl>
    <w:p w14:paraId="6F50D4D1" w14:textId="5BF0FF5E" w:rsidR="00D71C46" w:rsidRPr="00534549" w:rsidRDefault="00D71C46" w:rsidP="00D71C46">
      <w:pPr>
        <w:pStyle w:val="Heading5"/>
        <w:numPr>
          <w:ilvl w:val="0"/>
          <w:numId w:val="49"/>
        </w:numPr>
        <w:rPr>
          <w:noProof/>
          <w:lang w:val="vi-VN"/>
        </w:rPr>
      </w:pPr>
      <w:r w:rsidRPr="00534549">
        <w:rPr>
          <w:noProof/>
          <w:lang w:val="vi-VN"/>
        </w:rPr>
        <w:t>Danh sách các phương thức</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2143"/>
        <w:gridCol w:w="1890"/>
        <w:gridCol w:w="2598"/>
      </w:tblGrid>
      <w:tr w:rsidR="00D71C46" w:rsidRPr="00534549" w14:paraId="707F6D9D" w14:textId="77777777" w:rsidTr="00D71C46">
        <w:trPr>
          <w:trHeight w:val="1007"/>
        </w:trPr>
        <w:tc>
          <w:tcPr>
            <w:tcW w:w="895" w:type="dxa"/>
          </w:tcPr>
          <w:p w14:paraId="0B01572E" w14:textId="77777777" w:rsidR="00D71C46" w:rsidRPr="00534549" w:rsidRDefault="00D71C46" w:rsidP="00D71C46">
            <w:pPr>
              <w:ind w:firstLine="0"/>
              <w:rPr>
                <w:noProof/>
                <w:lang w:val="vi-VN"/>
              </w:rPr>
            </w:pPr>
            <w:r w:rsidRPr="00534549">
              <w:rPr>
                <w:noProof/>
                <w:lang w:val="vi-VN"/>
              </w:rPr>
              <w:t>STT</w:t>
            </w:r>
          </w:p>
        </w:tc>
        <w:tc>
          <w:tcPr>
            <w:tcW w:w="2627" w:type="dxa"/>
          </w:tcPr>
          <w:p w14:paraId="4D7A3FED" w14:textId="77777777" w:rsidR="00D71C46" w:rsidRPr="00534549" w:rsidRDefault="00D71C46" w:rsidP="00D71C46">
            <w:pPr>
              <w:ind w:firstLine="0"/>
              <w:rPr>
                <w:noProof/>
                <w:lang w:val="vi-VN"/>
              </w:rPr>
            </w:pPr>
            <w:r w:rsidRPr="00534549">
              <w:rPr>
                <w:noProof/>
                <w:lang w:val="vi-VN"/>
              </w:rPr>
              <w:t>Tên phương thức</w:t>
            </w:r>
          </w:p>
        </w:tc>
        <w:tc>
          <w:tcPr>
            <w:tcW w:w="2143" w:type="dxa"/>
          </w:tcPr>
          <w:p w14:paraId="65F3341F" w14:textId="77777777" w:rsidR="00D71C46" w:rsidRPr="00534549" w:rsidRDefault="00D71C46" w:rsidP="00D71C46">
            <w:pPr>
              <w:ind w:firstLine="0"/>
              <w:rPr>
                <w:noProof/>
                <w:lang w:val="vi-VN"/>
              </w:rPr>
            </w:pPr>
            <w:r w:rsidRPr="00534549">
              <w:rPr>
                <w:noProof/>
                <w:lang w:val="vi-VN"/>
              </w:rPr>
              <w:t>Kiểu trả về</w:t>
            </w:r>
          </w:p>
        </w:tc>
        <w:tc>
          <w:tcPr>
            <w:tcW w:w="1890" w:type="dxa"/>
          </w:tcPr>
          <w:p w14:paraId="3E237EF9" w14:textId="77777777" w:rsidR="00D71C46" w:rsidRPr="00534549" w:rsidRDefault="00D71C46" w:rsidP="00D71C46">
            <w:pPr>
              <w:ind w:firstLine="0"/>
              <w:rPr>
                <w:noProof/>
                <w:lang w:val="vi-VN"/>
              </w:rPr>
            </w:pPr>
            <w:r w:rsidRPr="00534549">
              <w:rPr>
                <w:noProof/>
                <w:lang w:val="vi-VN"/>
              </w:rPr>
              <w:t>Ràng buộc</w:t>
            </w:r>
          </w:p>
        </w:tc>
        <w:tc>
          <w:tcPr>
            <w:tcW w:w="2598" w:type="dxa"/>
          </w:tcPr>
          <w:p w14:paraId="72CAFE01" w14:textId="77777777" w:rsidR="00D71C46" w:rsidRPr="00534549" w:rsidRDefault="00D71C46" w:rsidP="00D71C46">
            <w:pPr>
              <w:ind w:firstLine="0"/>
              <w:jc w:val="left"/>
              <w:rPr>
                <w:noProof/>
                <w:lang w:val="vi-VN"/>
              </w:rPr>
            </w:pPr>
            <w:r w:rsidRPr="00534549">
              <w:rPr>
                <w:noProof/>
                <w:lang w:val="vi-VN"/>
              </w:rPr>
              <w:t>Ý nghĩa/ghi chú</w:t>
            </w:r>
          </w:p>
        </w:tc>
      </w:tr>
      <w:tr w:rsidR="00D71C46" w:rsidRPr="00534549" w14:paraId="2DFBEECA" w14:textId="77777777" w:rsidTr="00D71C46">
        <w:tc>
          <w:tcPr>
            <w:tcW w:w="895" w:type="dxa"/>
          </w:tcPr>
          <w:p w14:paraId="639D069C" w14:textId="77777777" w:rsidR="00D71C46" w:rsidRPr="00534549" w:rsidRDefault="00D71C46" w:rsidP="00D71C46">
            <w:pPr>
              <w:ind w:firstLine="0"/>
              <w:rPr>
                <w:b/>
                <w:noProof/>
                <w:lang w:val="vi-VN"/>
              </w:rPr>
            </w:pPr>
            <w:r w:rsidRPr="00534549">
              <w:rPr>
                <w:noProof/>
                <w:lang w:val="vi-VN"/>
              </w:rPr>
              <w:t>1</w:t>
            </w:r>
          </w:p>
        </w:tc>
        <w:tc>
          <w:tcPr>
            <w:tcW w:w="2627" w:type="dxa"/>
          </w:tcPr>
          <w:p w14:paraId="1A138224" w14:textId="69E82EF0" w:rsidR="00D71C46" w:rsidRPr="00534549" w:rsidRDefault="00B64D1C" w:rsidP="00D71C46">
            <w:pPr>
              <w:ind w:firstLine="0"/>
              <w:rPr>
                <w:b/>
                <w:noProof/>
                <w:lang w:val="vi-VN"/>
              </w:rPr>
            </w:pPr>
            <w:r w:rsidRPr="00534549">
              <w:rPr>
                <w:noProof/>
                <w:lang w:val="vi-VN"/>
              </w:rPr>
              <w:t xml:space="preserve">ThemBenhNhan </w:t>
            </w:r>
          </w:p>
        </w:tc>
        <w:tc>
          <w:tcPr>
            <w:tcW w:w="2143" w:type="dxa"/>
          </w:tcPr>
          <w:p w14:paraId="79744F07" w14:textId="77777777" w:rsidR="00D71C46" w:rsidRPr="00534549" w:rsidRDefault="00D71C46" w:rsidP="00D71C46">
            <w:pPr>
              <w:ind w:firstLine="0"/>
              <w:rPr>
                <w:b/>
                <w:noProof/>
                <w:lang w:val="vi-VN"/>
              </w:rPr>
            </w:pPr>
            <w:r w:rsidRPr="00534549">
              <w:rPr>
                <w:noProof/>
                <w:lang w:val="vi-VN"/>
              </w:rPr>
              <w:t>void</w:t>
            </w:r>
          </w:p>
        </w:tc>
        <w:tc>
          <w:tcPr>
            <w:tcW w:w="1890" w:type="dxa"/>
          </w:tcPr>
          <w:p w14:paraId="7E08C955" w14:textId="77777777" w:rsidR="00D71C46" w:rsidRPr="00534549" w:rsidRDefault="00D71C46" w:rsidP="00D71C46">
            <w:pPr>
              <w:ind w:firstLine="0"/>
              <w:rPr>
                <w:b/>
                <w:noProof/>
                <w:lang w:val="vi-VN"/>
              </w:rPr>
            </w:pPr>
            <w:r w:rsidRPr="00534549">
              <w:rPr>
                <w:noProof/>
                <w:lang w:val="vi-VN"/>
              </w:rPr>
              <w:t>public</w:t>
            </w:r>
          </w:p>
        </w:tc>
        <w:tc>
          <w:tcPr>
            <w:tcW w:w="2598" w:type="dxa"/>
          </w:tcPr>
          <w:p w14:paraId="3220C395" w14:textId="33143C0F" w:rsidR="00D71C46" w:rsidRPr="00534549" w:rsidRDefault="00D71C46" w:rsidP="00D71C46">
            <w:pPr>
              <w:ind w:firstLine="0"/>
              <w:jc w:val="left"/>
              <w:rPr>
                <w:b/>
                <w:noProof/>
                <w:lang w:val="vi-VN"/>
              </w:rPr>
            </w:pPr>
            <w:r w:rsidRPr="00534549">
              <w:rPr>
                <w:noProof/>
                <w:lang w:val="vi-VN"/>
              </w:rPr>
              <w:t xml:space="preserve">Tạo mới một </w:t>
            </w:r>
            <w:r w:rsidR="00B64D1C" w:rsidRPr="00534549">
              <w:rPr>
                <w:noProof/>
                <w:lang w:val="vi-VN"/>
              </w:rPr>
              <w:t>thông tin bệnh nhân mới</w:t>
            </w:r>
          </w:p>
        </w:tc>
      </w:tr>
      <w:tr w:rsidR="00D71C46" w:rsidRPr="00534549" w14:paraId="5252D6BF" w14:textId="77777777" w:rsidTr="00D71C46">
        <w:tc>
          <w:tcPr>
            <w:tcW w:w="895" w:type="dxa"/>
          </w:tcPr>
          <w:p w14:paraId="3504960C" w14:textId="77777777" w:rsidR="00D71C46" w:rsidRPr="00534549" w:rsidRDefault="00D71C46" w:rsidP="00D71C46">
            <w:pPr>
              <w:ind w:firstLine="0"/>
              <w:rPr>
                <w:noProof/>
                <w:lang w:val="vi-VN"/>
              </w:rPr>
            </w:pPr>
            <w:r w:rsidRPr="00534549">
              <w:rPr>
                <w:noProof/>
                <w:lang w:val="vi-VN"/>
              </w:rPr>
              <w:t>2</w:t>
            </w:r>
          </w:p>
        </w:tc>
        <w:tc>
          <w:tcPr>
            <w:tcW w:w="2627" w:type="dxa"/>
          </w:tcPr>
          <w:p w14:paraId="0BFD1BF6" w14:textId="0B8ABEC8" w:rsidR="00D71C46" w:rsidRPr="00534549" w:rsidRDefault="00B64D1C" w:rsidP="00D71C46">
            <w:pPr>
              <w:ind w:firstLine="0"/>
              <w:rPr>
                <w:noProof/>
                <w:lang w:val="vi-VN"/>
              </w:rPr>
            </w:pPr>
            <w:r w:rsidRPr="00534549">
              <w:rPr>
                <w:noProof/>
                <w:lang w:val="vi-VN"/>
              </w:rPr>
              <w:t xml:space="preserve">SuaBenhNhan </w:t>
            </w:r>
          </w:p>
        </w:tc>
        <w:tc>
          <w:tcPr>
            <w:tcW w:w="2143" w:type="dxa"/>
          </w:tcPr>
          <w:p w14:paraId="0826586E" w14:textId="5426C183" w:rsidR="00D71C46" w:rsidRPr="00534549" w:rsidRDefault="00B64D1C" w:rsidP="00D71C46">
            <w:pPr>
              <w:ind w:firstLine="0"/>
              <w:rPr>
                <w:noProof/>
                <w:lang w:val="vi-VN"/>
              </w:rPr>
            </w:pPr>
            <w:r w:rsidRPr="00534549">
              <w:rPr>
                <w:noProof/>
                <w:lang w:val="vi-VN"/>
              </w:rPr>
              <w:t>void</w:t>
            </w:r>
          </w:p>
        </w:tc>
        <w:tc>
          <w:tcPr>
            <w:tcW w:w="1890" w:type="dxa"/>
          </w:tcPr>
          <w:p w14:paraId="421B1FF2" w14:textId="77777777" w:rsidR="00D71C46" w:rsidRPr="00534549" w:rsidRDefault="00D71C46" w:rsidP="00D71C46">
            <w:pPr>
              <w:ind w:firstLine="0"/>
              <w:rPr>
                <w:noProof/>
                <w:lang w:val="vi-VN"/>
              </w:rPr>
            </w:pPr>
            <w:r w:rsidRPr="00534549">
              <w:rPr>
                <w:noProof/>
                <w:lang w:val="vi-VN"/>
              </w:rPr>
              <w:t>public</w:t>
            </w:r>
          </w:p>
        </w:tc>
        <w:tc>
          <w:tcPr>
            <w:tcW w:w="2598" w:type="dxa"/>
          </w:tcPr>
          <w:p w14:paraId="25A5524B" w14:textId="529300AE" w:rsidR="00D71C46" w:rsidRPr="00534549" w:rsidRDefault="00B64D1C" w:rsidP="00D71C46">
            <w:pPr>
              <w:ind w:firstLine="0"/>
              <w:jc w:val="left"/>
              <w:rPr>
                <w:noProof/>
                <w:lang w:val="vi-VN"/>
              </w:rPr>
            </w:pPr>
            <w:r w:rsidRPr="00534549">
              <w:rPr>
                <w:noProof/>
                <w:lang w:val="vi-VN"/>
              </w:rPr>
              <w:t>Sửa thông tin</w:t>
            </w:r>
            <w:r w:rsidR="00D71C46" w:rsidRPr="00534549">
              <w:rPr>
                <w:noProof/>
                <w:lang w:val="vi-VN"/>
              </w:rPr>
              <w:t xml:space="preserve"> bệnh nhân</w:t>
            </w:r>
          </w:p>
        </w:tc>
      </w:tr>
      <w:tr w:rsidR="00D71C46" w:rsidRPr="00534549" w14:paraId="2C0E2DF3" w14:textId="77777777" w:rsidTr="00D71C46">
        <w:tc>
          <w:tcPr>
            <w:tcW w:w="895" w:type="dxa"/>
          </w:tcPr>
          <w:p w14:paraId="4F052C83" w14:textId="77777777" w:rsidR="00D71C46" w:rsidRPr="00534549" w:rsidRDefault="00D71C46" w:rsidP="00D71C46">
            <w:pPr>
              <w:ind w:firstLine="0"/>
              <w:rPr>
                <w:noProof/>
                <w:lang w:val="vi-VN"/>
              </w:rPr>
            </w:pPr>
            <w:r w:rsidRPr="00534549">
              <w:rPr>
                <w:noProof/>
                <w:lang w:val="vi-VN"/>
              </w:rPr>
              <w:t>3</w:t>
            </w:r>
          </w:p>
        </w:tc>
        <w:tc>
          <w:tcPr>
            <w:tcW w:w="2627" w:type="dxa"/>
          </w:tcPr>
          <w:p w14:paraId="1489703D" w14:textId="3F90B221" w:rsidR="00D71C46" w:rsidRPr="00534549" w:rsidRDefault="00B64D1C" w:rsidP="00D71C46">
            <w:pPr>
              <w:ind w:firstLine="0"/>
              <w:rPr>
                <w:noProof/>
                <w:lang w:val="vi-VN"/>
              </w:rPr>
            </w:pPr>
            <w:r w:rsidRPr="00534549">
              <w:rPr>
                <w:noProof/>
                <w:lang w:val="vi-VN"/>
              </w:rPr>
              <w:t>XoaBenhNhan</w:t>
            </w:r>
          </w:p>
        </w:tc>
        <w:tc>
          <w:tcPr>
            <w:tcW w:w="2143" w:type="dxa"/>
          </w:tcPr>
          <w:p w14:paraId="77A3950C" w14:textId="69860065" w:rsidR="00D71C46" w:rsidRPr="00534549" w:rsidRDefault="00B64D1C" w:rsidP="00D71C46">
            <w:pPr>
              <w:ind w:firstLine="0"/>
              <w:rPr>
                <w:noProof/>
                <w:lang w:val="vi-VN"/>
              </w:rPr>
            </w:pPr>
            <w:r w:rsidRPr="00534549">
              <w:rPr>
                <w:noProof/>
                <w:lang w:val="vi-VN"/>
              </w:rPr>
              <w:t>void</w:t>
            </w:r>
          </w:p>
        </w:tc>
        <w:tc>
          <w:tcPr>
            <w:tcW w:w="1890" w:type="dxa"/>
          </w:tcPr>
          <w:p w14:paraId="5999D2BC" w14:textId="77777777" w:rsidR="00D71C46" w:rsidRPr="00534549" w:rsidRDefault="00D71C46" w:rsidP="00D71C46">
            <w:pPr>
              <w:ind w:firstLine="0"/>
              <w:rPr>
                <w:noProof/>
                <w:lang w:val="vi-VN"/>
              </w:rPr>
            </w:pPr>
            <w:r w:rsidRPr="00534549">
              <w:rPr>
                <w:noProof/>
                <w:lang w:val="vi-VN"/>
              </w:rPr>
              <w:t>public</w:t>
            </w:r>
          </w:p>
        </w:tc>
        <w:tc>
          <w:tcPr>
            <w:tcW w:w="2598" w:type="dxa"/>
          </w:tcPr>
          <w:p w14:paraId="7D366D5B" w14:textId="50D2492A" w:rsidR="00D71C46" w:rsidRPr="00534549" w:rsidRDefault="00B64D1C" w:rsidP="00D71C46">
            <w:pPr>
              <w:ind w:firstLine="0"/>
              <w:jc w:val="left"/>
              <w:rPr>
                <w:noProof/>
                <w:lang w:val="vi-VN"/>
              </w:rPr>
            </w:pPr>
            <w:r w:rsidRPr="00534549">
              <w:rPr>
                <w:noProof/>
                <w:lang w:val="vi-VN"/>
              </w:rPr>
              <w:t>Xoá</w:t>
            </w:r>
            <w:r w:rsidR="00D71C46" w:rsidRPr="00534549">
              <w:rPr>
                <w:noProof/>
                <w:lang w:val="vi-VN"/>
              </w:rPr>
              <w:t xml:space="preserve"> thông tin bệnh nhân khám bệnh</w:t>
            </w:r>
          </w:p>
        </w:tc>
      </w:tr>
    </w:tbl>
    <w:p w14:paraId="0166EB19" w14:textId="77777777" w:rsidR="00383FE9" w:rsidRPr="00534549" w:rsidRDefault="00383FE9" w:rsidP="00383FE9">
      <w:pPr>
        <w:rPr>
          <w:noProof/>
          <w:lang w:val="vi-VN"/>
        </w:rPr>
      </w:pPr>
    </w:p>
    <w:p w14:paraId="4AE4AE68" w14:textId="6D0871C1" w:rsidR="00383FE9" w:rsidRPr="00534549" w:rsidRDefault="00383FE9" w:rsidP="00383FE9">
      <w:pPr>
        <w:pStyle w:val="Heading4"/>
        <w:rPr>
          <w:noProof/>
          <w:lang w:val="vi-VN"/>
        </w:rPr>
      </w:pPr>
      <w:r w:rsidRPr="00534549">
        <w:rPr>
          <w:noProof/>
          <w:lang w:val="vi-VN"/>
        </w:rPr>
        <w:lastRenderedPageBreak/>
        <w:t>ToaThuoc</w:t>
      </w:r>
    </w:p>
    <w:p w14:paraId="55DA07A8" w14:textId="0BA82584" w:rsidR="00D71C46" w:rsidRPr="00534549" w:rsidRDefault="003D5833" w:rsidP="003D5833">
      <w:pPr>
        <w:pStyle w:val="Heading5"/>
        <w:numPr>
          <w:ilvl w:val="0"/>
          <w:numId w:val="0"/>
        </w:numPr>
        <w:ind w:left="1800"/>
        <w:rPr>
          <w:noProof/>
          <w:lang w:val="vi-VN"/>
        </w:rPr>
      </w:pPr>
      <w:r w:rsidRPr="00534549">
        <w:rPr>
          <w:noProof/>
          <w:lang w:val="vi-VN"/>
        </w:rPr>
        <w:t xml:space="preserve">a. </w:t>
      </w:r>
      <w:r w:rsidR="00D71C46" w:rsidRPr="00534549">
        <w:rPr>
          <w:noProof/>
          <w:lang w:val="vi-VN"/>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D71C46" w:rsidRPr="00534549" w14:paraId="09F9A0A6" w14:textId="77777777" w:rsidTr="00D71C46">
        <w:tc>
          <w:tcPr>
            <w:tcW w:w="895" w:type="dxa"/>
          </w:tcPr>
          <w:p w14:paraId="2864AB59" w14:textId="77777777" w:rsidR="00D71C46" w:rsidRPr="00534549" w:rsidRDefault="00D71C46" w:rsidP="00D71C46">
            <w:pPr>
              <w:ind w:firstLine="0"/>
              <w:rPr>
                <w:noProof/>
                <w:lang w:val="vi-VN"/>
              </w:rPr>
            </w:pPr>
            <w:r w:rsidRPr="00534549">
              <w:rPr>
                <w:noProof/>
                <w:lang w:val="vi-VN"/>
              </w:rPr>
              <w:t>STT</w:t>
            </w:r>
          </w:p>
        </w:tc>
        <w:tc>
          <w:tcPr>
            <w:tcW w:w="2790" w:type="dxa"/>
          </w:tcPr>
          <w:p w14:paraId="390E3DB7" w14:textId="77777777" w:rsidR="00D71C46" w:rsidRPr="00534549" w:rsidRDefault="00D71C46" w:rsidP="00D71C46">
            <w:pPr>
              <w:rPr>
                <w:noProof/>
                <w:lang w:val="vi-VN"/>
              </w:rPr>
            </w:pPr>
            <w:r w:rsidRPr="00534549">
              <w:rPr>
                <w:noProof/>
                <w:lang w:val="vi-VN"/>
              </w:rPr>
              <w:t>Tên thuộc tính</w:t>
            </w:r>
          </w:p>
        </w:tc>
        <w:tc>
          <w:tcPr>
            <w:tcW w:w="1620" w:type="dxa"/>
          </w:tcPr>
          <w:p w14:paraId="72625AC9" w14:textId="77777777" w:rsidR="00D71C46" w:rsidRPr="00534549" w:rsidRDefault="00D71C46" w:rsidP="00D71C46">
            <w:pPr>
              <w:ind w:firstLine="0"/>
              <w:rPr>
                <w:noProof/>
                <w:lang w:val="vi-VN"/>
              </w:rPr>
            </w:pPr>
            <w:r w:rsidRPr="00534549">
              <w:rPr>
                <w:noProof/>
                <w:lang w:val="vi-VN"/>
              </w:rPr>
              <w:t>Loại</w:t>
            </w:r>
          </w:p>
        </w:tc>
        <w:tc>
          <w:tcPr>
            <w:tcW w:w="1620" w:type="dxa"/>
          </w:tcPr>
          <w:p w14:paraId="4241D1E5" w14:textId="77777777" w:rsidR="00D71C46" w:rsidRPr="00534549" w:rsidRDefault="00D71C46" w:rsidP="00D71C46">
            <w:pPr>
              <w:ind w:firstLine="0"/>
              <w:rPr>
                <w:noProof/>
                <w:lang w:val="vi-VN"/>
              </w:rPr>
            </w:pPr>
            <w:r w:rsidRPr="00534549">
              <w:rPr>
                <w:noProof/>
                <w:lang w:val="vi-VN"/>
              </w:rPr>
              <w:t>Ràng buộc</w:t>
            </w:r>
          </w:p>
        </w:tc>
        <w:tc>
          <w:tcPr>
            <w:tcW w:w="2651" w:type="dxa"/>
          </w:tcPr>
          <w:p w14:paraId="721E2836" w14:textId="77777777" w:rsidR="00D71C46" w:rsidRPr="00534549" w:rsidRDefault="00D71C46" w:rsidP="00D71C46">
            <w:pPr>
              <w:ind w:firstLine="0"/>
              <w:rPr>
                <w:noProof/>
                <w:lang w:val="vi-VN"/>
              </w:rPr>
            </w:pPr>
            <w:r w:rsidRPr="00534549">
              <w:rPr>
                <w:noProof/>
                <w:lang w:val="vi-VN"/>
              </w:rPr>
              <w:t>Ý nghĩa/ghi chú</w:t>
            </w:r>
          </w:p>
        </w:tc>
      </w:tr>
      <w:tr w:rsidR="00D71C46" w:rsidRPr="00534549" w14:paraId="31D90B44" w14:textId="77777777" w:rsidTr="00D71C46">
        <w:tc>
          <w:tcPr>
            <w:tcW w:w="895" w:type="dxa"/>
          </w:tcPr>
          <w:p w14:paraId="4894ABB0" w14:textId="77777777" w:rsidR="00D71C46" w:rsidRPr="00534549" w:rsidRDefault="00D71C46" w:rsidP="00D71C46">
            <w:pPr>
              <w:ind w:firstLine="0"/>
              <w:rPr>
                <w:noProof/>
                <w:lang w:val="vi-VN"/>
              </w:rPr>
            </w:pPr>
            <w:r w:rsidRPr="00534549">
              <w:rPr>
                <w:noProof/>
                <w:lang w:val="vi-VN"/>
              </w:rPr>
              <w:t>1</w:t>
            </w:r>
          </w:p>
        </w:tc>
        <w:tc>
          <w:tcPr>
            <w:tcW w:w="2790" w:type="dxa"/>
          </w:tcPr>
          <w:p w14:paraId="0A8B5F4D" w14:textId="77777777" w:rsidR="00D71C46" w:rsidRPr="00534549" w:rsidRDefault="00D71C46" w:rsidP="00D71C46">
            <w:pPr>
              <w:rPr>
                <w:noProof/>
                <w:lang w:val="vi-VN"/>
              </w:rPr>
            </w:pPr>
            <w:r w:rsidRPr="00534549">
              <w:rPr>
                <w:noProof/>
                <w:lang w:val="vi-VN"/>
              </w:rPr>
              <w:t>MaPK</w:t>
            </w:r>
          </w:p>
        </w:tc>
        <w:tc>
          <w:tcPr>
            <w:tcW w:w="1620" w:type="dxa"/>
          </w:tcPr>
          <w:p w14:paraId="1FD3B0B7" w14:textId="77777777" w:rsidR="00D71C46" w:rsidRPr="00534549" w:rsidRDefault="00D71C46" w:rsidP="00D71C46">
            <w:pPr>
              <w:ind w:firstLine="0"/>
              <w:rPr>
                <w:noProof/>
                <w:lang w:val="vi-VN"/>
              </w:rPr>
            </w:pPr>
            <w:r w:rsidRPr="00534549">
              <w:rPr>
                <w:noProof/>
                <w:lang w:val="vi-VN"/>
              </w:rPr>
              <w:t>int</w:t>
            </w:r>
          </w:p>
        </w:tc>
        <w:tc>
          <w:tcPr>
            <w:tcW w:w="1620" w:type="dxa"/>
          </w:tcPr>
          <w:p w14:paraId="172F289C" w14:textId="77777777" w:rsidR="00D71C46" w:rsidRPr="00534549" w:rsidRDefault="00D71C46" w:rsidP="00D71C46">
            <w:pPr>
              <w:ind w:firstLine="0"/>
              <w:rPr>
                <w:noProof/>
                <w:lang w:val="vi-VN"/>
              </w:rPr>
            </w:pPr>
            <w:r w:rsidRPr="00534549">
              <w:rPr>
                <w:noProof/>
                <w:lang w:val="vi-VN"/>
              </w:rPr>
              <w:t>public</w:t>
            </w:r>
          </w:p>
        </w:tc>
        <w:tc>
          <w:tcPr>
            <w:tcW w:w="2651" w:type="dxa"/>
          </w:tcPr>
          <w:p w14:paraId="0735B122" w14:textId="77777777" w:rsidR="00D71C46" w:rsidRPr="00534549" w:rsidRDefault="00D71C46" w:rsidP="00D71C46">
            <w:pPr>
              <w:ind w:firstLine="0"/>
              <w:rPr>
                <w:noProof/>
                <w:lang w:val="vi-VN"/>
              </w:rPr>
            </w:pPr>
            <w:r w:rsidRPr="00534549">
              <w:rPr>
                <w:noProof/>
                <w:lang w:val="vi-VN"/>
              </w:rPr>
              <w:t>Mã phòng khám</w:t>
            </w:r>
          </w:p>
        </w:tc>
      </w:tr>
      <w:tr w:rsidR="00D71C46" w:rsidRPr="00534549" w14:paraId="2CF422C1" w14:textId="77777777" w:rsidTr="00D71C46">
        <w:tc>
          <w:tcPr>
            <w:tcW w:w="895" w:type="dxa"/>
          </w:tcPr>
          <w:p w14:paraId="6E920618" w14:textId="77777777" w:rsidR="00D71C46" w:rsidRPr="00534549" w:rsidRDefault="00D71C46" w:rsidP="00D71C46">
            <w:pPr>
              <w:ind w:firstLine="0"/>
              <w:rPr>
                <w:noProof/>
                <w:lang w:val="vi-VN"/>
              </w:rPr>
            </w:pPr>
            <w:r w:rsidRPr="00534549">
              <w:rPr>
                <w:noProof/>
                <w:lang w:val="vi-VN"/>
              </w:rPr>
              <w:t>2</w:t>
            </w:r>
          </w:p>
        </w:tc>
        <w:tc>
          <w:tcPr>
            <w:tcW w:w="2790" w:type="dxa"/>
          </w:tcPr>
          <w:p w14:paraId="7300B11D" w14:textId="3FA6474A" w:rsidR="00D71C46" w:rsidRPr="00534549" w:rsidRDefault="00B64D1C" w:rsidP="00D71C46">
            <w:pPr>
              <w:rPr>
                <w:noProof/>
                <w:lang w:val="vi-VN"/>
              </w:rPr>
            </w:pPr>
            <w:r w:rsidRPr="00534549">
              <w:rPr>
                <w:noProof/>
                <w:lang w:val="vi-VN"/>
              </w:rPr>
              <w:t>TenThuoc</w:t>
            </w:r>
          </w:p>
        </w:tc>
        <w:tc>
          <w:tcPr>
            <w:tcW w:w="1620" w:type="dxa"/>
          </w:tcPr>
          <w:p w14:paraId="7C97A309" w14:textId="1A9F4818" w:rsidR="00D71C46" w:rsidRPr="00534549" w:rsidRDefault="00B64D1C" w:rsidP="00D71C46">
            <w:pPr>
              <w:ind w:firstLine="0"/>
              <w:rPr>
                <w:noProof/>
                <w:lang w:val="vi-VN"/>
              </w:rPr>
            </w:pPr>
            <w:r w:rsidRPr="00534549">
              <w:rPr>
                <w:noProof/>
                <w:lang w:val="vi-VN"/>
              </w:rPr>
              <w:t>varchar (100)</w:t>
            </w:r>
          </w:p>
        </w:tc>
        <w:tc>
          <w:tcPr>
            <w:tcW w:w="1620" w:type="dxa"/>
          </w:tcPr>
          <w:p w14:paraId="60569A10" w14:textId="77777777" w:rsidR="00D71C46" w:rsidRPr="00534549" w:rsidRDefault="00D71C46" w:rsidP="00D71C46">
            <w:pPr>
              <w:ind w:firstLine="0"/>
              <w:rPr>
                <w:noProof/>
                <w:lang w:val="vi-VN"/>
              </w:rPr>
            </w:pPr>
            <w:r w:rsidRPr="00534549">
              <w:rPr>
                <w:noProof/>
                <w:lang w:val="vi-VN"/>
              </w:rPr>
              <w:t>public</w:t>
            </w:r>
          </w:p>
        </w:tc>
        <w:tc>
          <w:tcPr>
            <w:tcW w:w="2651" w:type="dxa"/>
          </w:tcPr>
          <w:p w14:paraId="75613326" w14:textId="3C4F96EC" w:rsidR="00D71C46" w:rsidRPr="00534549" w:rsidRDefault="00B64D1C" w:rsidP="00D71C46">
            <w:pPr>
              <w:ind w:firstLine="0"/>
              <w:rPr>
                <w:noProof/>
                <w:lang w:val="vi-VN"/>
              </w:rPr>
            </w:pPr>
            <w:r w:rsidRPr="00534549">
              <w:rPr>
                <w:noProof/>
                <w:lang w:val="vi-VN"/>
              </w:rPr>
              <w:t>Tên loại thuốc</w:t>
            </w:r>
          </w:p>
        </w:tc>
      </w:tr>
      <w:tr w:rsidR="00D71C46" w:rsidRPr="00534549" w14:paraId="79C1D160" w14:textId="77777777" w:rsidTr="00D71C46">
        <w:tc>
          <w:tcPr>
            <w:tcW w:w="895" w:type="dxa"/>
          </w:tcPr>
          <w:p w14:paraId="2CE619F6" w14:textId="77777777" w:rsidR="00D71C46" w:rsidRPr="00534549" w:rsidRDefault="00D71C46" w:rsidP="00D71C46">
            <w:pPr>
              <w:ind w:firstLine="0"/>
              <w:rPr>
                <w:noProof/>
                <w:lang w:val="vi-VN"/>
              </w:rPr>
            </w:pPr>
            <w:r w:rsidRPr="00534549">
              <w:rPr>
                <w:noProof/>
                <w:lang w:val="vi-VN"/>
              </w:rPr>
              <w:t>3</w:t>
            </w:r>
          </w:p>
        </w:tc>
        <w:tc>
          <w:tcPr>
            <w:tcW w:w="2790" w:type="dxa"/>
          </w:tcPr>
          <w:p w14:paraId="127EAFA9" w14:textId="789BD1A1" w:rsidR="00D71C46" w:rsidRPr="00534549" w:rsidRDefault="00B64D1C" w:rsidP="00D71C46">
            <w:pPr>
              <w:rPr>
                <w:noProof/>
                <w:lang w:val="vi-VN"/>
              </w:rPr>
            </w:pPr>
            <w:r w:rsidRPr="00534549">
              <w:rPr>
                <w:noProof/>
                <w:lang w:val="vi-VN"/>
              </w:rPr>
              <w:t>SoLuong</w:t>
            </w:r>
          </w:p>
        </w:tc>
        <w:tc>
          <w:tcPr>
            <w:tcW w:w="1620" w:type="dxa"/>
          </w:tcPr>
          <w:p w14:paraId="2125B033" w14:textId="08E27B74" w:rsidR="00D71C46" w:rsidRPr="00534549" w:rsidRDefault="00B64D1C" w:rsidP="00D71C46">
            <w:pPr>
              <w:ind w:firstLine="0"/>
              <w:rPr>
                <w:noProof/>
                <w:lang w:val="vi-VN"/>
              </w:rPr>
            </w:pPr>
            <w:r w:rsidRPr="00534549">
              <w:rPr>
                <w:noProof/>
                <w:lang w:val="vi-VN"/>
              </w:rPr>
              <w:t>int</w:t>
            </w:r>
          </w:p>
        </w:tc>
        <w:tc>
          <w:tcPr>
            <w:tcW w:w="1620" w:type="dxa"/>
          </w:tcPr>
          <w:p w14:paraId="3DE56B25" w14:textId="77777777" w:rsidR="00D71C46" w:rsidRPr="00534549" w:rsidRDefault="00D71C46" w:rsidP="00D71C46">
            <w:pPr>
              <w:ind w:firstLine="0"/>
              <w:rPr>
                <w:noProof/>
                <w:lang w:val="vi-VN"/>
              </w:rPr>
            </w:pPr>
            <w:r w:rsidRPr="00534549">
              <w:rPr>
                <w:noProof/>
                <w:lang w:val="vi-VN"/>
              </w:rPr>
              <w:t>public</w:t>
            </w:r>
          </w:p>
        </w:tc>
        <w:tc>
          <w:tcPr>
            <w:tcW w:w="2651" w:type="dxa"/>
          </w:tcPr>
          <w:p w14:paraId="254C4362" w14:textId="69EC6742" w:rsidR="00D71C46" w:rsidRPr="00534549" w:rsidRDefault="00B64D1C" w:rsidP="00D71C46">
            <w:pPr>
              <w:ind w:firstLine="0"/>
              <w:rPr>
                <w:noProof/>
                <w:lang w:val="vi-VN"/>
              </w:rPr>
            </w:pPr>
            <w:r w:rsidRPr="00534549">
              <w:rPr>
                <w:noProof/>
                <w:lang w:val="vi-VN"/>
              </w:rPr>
              <w:t>Số lượng thuốc</w:t>
            </w:r>
          </w:p>
        </w:tc>
      </w:tr>
      <w:tr w:rsidR="00D71C46" w:rsidRPr="00534549" w14:paraId="2028BB9B" w14:textId="77777777" w:rsidTr="00D71C46">
        <w:tc>
          <w:tcPr>
            <w:tcW w:w="895" w:type="dxa"/>
          </w:tcPr>
          <w:p w14:paraId="1B8A5AB8" w14:textId="77777777" w:rsidR="00D71C46" w:rsidRPr="00534549" w:rsidRDefault="00D71C46" w:rsidP="00D71C46">
            <w:pPr>
              <w:ind w:firstLine="0"/>
              <w:rPr>
                <w:noProof/>
                <w:lang w:val="vi-VN"/>
              </w:rPr>
            </w:pPr>
            <w:r w:rsidRPr="00534549">
              <w:rPr>
                <w:noProof/>
                <w:lang w:val="vi-VN"/>
              </w:rPr>
              <w:t>4</w:t>
            </w:r>
          </w:p>
        </w:tc>
        <w:tc>
          <w:tcPr>
            <w:tcW w:w="2790" w:type="dxa"/>
          </w:tcPr>
          <w:p w14:paraId="25C70EA6" w14:textId="3D286902" w:rsidR="00D71C46" w:rsidRPr="00534549" w:rsidRDefault="00B64D1C" w:rsidP="00D71C46">
            <w:pPr>
              <w:rPr>
                <w:noProof/>
                <w:lang w:val="vi-VN"/>
              </w:rPr>
            </w:pPr>
            <w:r w:rsidRPr="00534549">
              <w:rPr>
                <w:noProof/>
                <w:lang w:val="vi-VN"/>
              </w:rPr>
              <w:t>CachDung</w:t>
            </w:r>
          </w:p>
        </w:tc>
        <w:tc>
          <w:tcPr>
            <w:tcW w:w="1620" w:type="dxa"/>
          </w:tcPr>
          <w:p w14:paraId="6089CCEC" w14:textId="77777777" w:rsidR="00D71C46" w:rsidRPr="00534549" w:rsidRDefault="00D71C46" w:rsidP="00D71C46">
            <w:pPr>
              <w:ind w:firstLine="0"/>
              <w:rPr>
                <w:noProof/>
                <w:lang w:val="vi-VN"/>
              </w:rPr>
            </w:pPr>
            <w:r w:rsidRPr="00534549">
              <w:rPr>
                <w:noProof/>
                <w:lang w:val="vi-VN"/>
              </w:rPr>
              <w:t>varchar (100)</w:t>
            </w:r>
          </w:p>
        </w:tc>
        <w:tc>
          <w:tcPr>
            <w:tcW w:w="1620" w:type="dxa"/>
          </w:tcPr>
          <w:p w14:paraId="218752AD" w14:textId="77777777" w:rsidR="00D71C46" w:rsidRPr="00534549" w:rsidRDefault="00D71C46" w:rsidP="00D71C46">
            <w:pPr>
              <w:ind w:firstLine="0"/>
              <w:rPr>
                <w:noProof/>
                <w:lang w:val="vi-VN"/>
              </w:rPr>
            </w:pPr>
            <w:r w:rsidRPr="00534549">
              <w:rPr>
                <w:noProof/>
                <w:lang w:val="vi-VN"/>
              </w:rPr>
              <w:t>public</w:t>
            </w:r>
          </w:p>
        </w:tc>
        <w:tc>
          <w:tcPr>
            <w:tcW w:w="2651" w:type="dxa"/>
          </w:tcPr>
          <w:p w14:paraId="5F7B81A0" w14:textId="02B25793" w:rsidR="00D71C46" w:rsidRPr="00534549" w:rsidRDefault="00B64D1C" w:rsidP="00D71C46">
            <w:pPr>
              <w:ind w:firstLine="0"/>
              <w:rPr>
                <w:noProof/>
                <w:lang w:val="vi-VN"/>
              </w:rPr>
            </w:pPr>
            <w:r w:rsidRPr="00534549">
              <w:rPr>
                <w:noProof/>
                <w:lang w:val="vi-VN"/>
              </w:rPr>
              <w:t>Cách sử dụng thuốc</w:t>
            </w:r>
          </w:p>
        </w:tc>
      </w:tr>
    </w:tbl>
    <w:p w14:paraId="3914D5C0" w14:textId="2FF7F5AA" w:rsidR="00D71C46" w:rsidRPr="00534549" w:rsidRDefault="00D71C46" w:rsidP="003D5833">
      <w:pPr>
        <w:pStyle w:val="Heading5"/>
        <w:numPr>
          <w:ilvl w:val="0"/>
          <w:numId w:val="50"/>
        </w:numPr>
        <w:rPr>
          <w:noProof/>
          <w:lang w:val="vi-VN"/>
        </w:rPr>
      </w:pPr>
      <w:r w:rsidRPr="00534549">
        <w:rPr>
          <w:noProof/>
          <w:lang w:val="vi-VN"/>
        </w:rPr>
        <w:t>Danh sách các phương thức</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2143"/>
        <w:gridCol w:w="1890"/>
        <w:gridCol w:w="2598"/>
      </w:tblGrid>
      <w:tr w:rsidR="00D71C46" w:rsidRPr="00534549" w14:paraId="5F593CB0" w14:textId="77777777" w:rsidTr="00D71C46">
        <w:trPr>
          <w:trHeight w:val="1007"/>
        </w:trPr>
        <w:tc>
          <w:tcPr>
            <w:tcW w:w="895" w:type="dxa"/>
          </w:tcPr>
          <w:p w14:paraId="6F58EF0E" w14:textId="77777777" w:rsidR="00D71C46" w:rsidRPr="00534549" w:rsidRDefault="00D71C46" w:rsidP="00D71C46">
            <w:pPr>
              <w:ind w:firstLine="0"/>
              <w:rPr>
                <w:noProof/>
                <w:lang w:val="vi-VN"/>
              </w:rPr>
            </w:pPr>
            <w:r w:rsidRPr="00534549">
              <w:rPr>
                <w:noProof/>
                <w:lang w:val="vi-VN"/>
              </w:rPr>
              <w:t>STT</w:t>
            </w:r>
          </w:p>
        </w:tc>
        <w:tc>
          <w:tcPr>
            <w:tcW w:w="2627" w:type="dxa"/>
          </w:tcPr>
          <w:p w14:paraId="41D7D0CA" w14:textId="77777777" w:rsidR="00D71C46" w:rsidRPr="00534549" w:rsidRDefault="00D71C46" w:rsidP="00D71C46">
            <w:pPr>
              <w:ind w:firstLine="0"/>
              <w:rPr>
                <w:noProof/>
                <w:lang w:val="vi-VN"/>
              </w:rPr>
            </w:pPr>
            <w:r w:rsidRPr="00534549">
              <w:rPr>
                <w:noProof/>
                <w:lang w:val="vi-VN"/>
              </w:rPr>
              <w:t>Tên phương thức</w:t>
            </w:r>
          </w:p>
        </w:tc>
        <w:tc>
          <w:tcPr>
            <w:tcW w:w="2143" w:type="dxa"/>
          </w:tcPr>
          <w:p w14:paraId="0F71B405" w14:textId="77777777" w:rsidR="00D71C46" w:rsidRPr="00534549" w:rsidRDefault="00D71C46" w:rsidP="00D71C46">
            <w:pPr>
              <w:ind w:firstLine="0"/>
              <w:rPr>
                <w:noProof/>
                <w:lang w:val="vi-VN"/>
              </w:rPr>
            </w:pPr>
            <w:r w:rsidRPr="00534549">
              <w:rPr>
                <w:noProof/>
                <w:lang w:val="vi-VN"/>
              </w:rPr>
              <w:t>Kiểu trả về</w:t>
            </w:r>
          </w:p>
        </w:tc>
        <w:tc>
          <w:tcPr>
            <w:tcW w:w="1890" w:type="dxa"/>
          </w:tcPr>
          <w:p w14:paraId="1813E71B" w14:textId="77777777" w:rsidR="00D71C46" w:rsidRPr="00534549" w:rsidRDefault="00D71C46" w:rsidP="00D71C46">
            <w:pPr>
              <w:ind w:firstLine="0"/>
              <w:rPr>
                <w:noProof/>
                <w:lang w:val="vi-VN"/>
              </w:rPr>
            </w:pPr>
            <w:r w:rsidRPr="00534549">
              <w:rPr>
                <w:noProof/>
                <w:lang w:val="vi-VN"/>
              </w:rPr>
              <w:t>Ràng buộc</w:t>
            </w:r>
          </w:p>
        </w:tc>
        <w:tc>
          <w:tcPr>
            <w:tcW w:w="2598" w:type="dxa"/>
          </w:tcPr>
          <w:p w14:paraId="4E95AEA1" w14:textId="77777777" w:rsidR="00D71C46" w:rsidRPr="00534549" w:rsidRDefault="00D71C46" w:rsidP="00D71C46">
            <w:pPr>
              <w:ind w:firstLine="0"/>
              <w:jc w:val="left"/>
              <w:rPr>
                <w:noProof/>
                <w:lang w:val="vi-VN"/>
              </w:rPr>
            </w:pPr>
            <w:r w:rsidRPr="00534549">
              <w:rPr>
                <w:noProof/>
                <w:lang w:val="vi-VN"/>
              </w:rPr>
              <w:t>Ý nghĩa/ghi chú</w:t>
            </w:r>
          </w:p>
        </w:tc>
      </w:tr>
      <w:tr w:rsidR="00D71C46" w:rsidRPr="00534549" w14:paraId="59697A57" w14:textId="77777777" w:rsidTr="00D71C46">
        <w:tc>
          <w:tcPr>
            <w:tcW w:w="895" w:type="dxa"/>
          </w:tcPr>
          <w:p w14:paraId="7D7A22D8" w14:textId="77777777" w:rsidR="00D71C46" w:rsidRPr="00534549" w:rsidRDefault="00D71C46" w:rsidP="00D71C46">
            <w:pPr>
              <w:ind w:firstLine="0"/>
              <w:rPr>
                <w:b/>
                <w:noProof/>
                <w:lang w:val="vi-VN"/>
              </w:rPr>
            </w:pPr>
            <w:r w:rsidRPr="00534549">
              <w:rPr>
                <w:noProof/>
                <w:lang w:val="vi-VN"/>
              </w:rPr>
              <w:t>1</w:t>
            </w:r>
          </w:p>
        </w:tc>
        <w:tc>
          <w:tcPr>
            <w:tcW w:w="2627" w:type="dxa"/>
          </w:tcPr>
          <w:p w14:paraId="5197C2C9" w14:textId="729292D1" w:rsidR="00D71C46" w:rsidRPr="00534549" w:rsidRDefault="006F6C66" w:rsidP="00D71C46">
            <w:pPr>
              <w:ind w:firstLine="0"/>
              <w:rPr>
                <w:b/>
                <w:noProof/>
                <w:lang w:val="vi-VN"/>
              </w:rPr>
            </w:pPr>
            <w:r w:rsidRPr="00534549">
              <w:rPr>
                <w:noProof/>
                <w:lang w:val="vi-VN"/>
              </w:rPr>
              <w:t>KeToaThuoc</w:t>
            </w:r>
          </w:p>
        </w:tc>
        <w:tc>
          <w:tcPr>
            <w:tcW w:w="2143" w:type="dxa"/>
          </w:tcPr>
          <w:p w14:paraId="46187ED9" w14:textId="77777777" w:rsidR="00D71C46" w:rsidRPr="00534549" w:rsidRDefault="00D71C46" w:rsidP="00D71C46">
            <w:pPr>
              <w:ind w:firstLine="0"/>
              <w:rPr>
                <w:b/>
                <w:noProof/>
                <w:lang w:val="vi-VN"/>
              </w:rPr>
            </w:pPr>
            <w:r w:rsidRPr="00534549">
              <w:rPr>
                <w:noProof/>
                <w:lang w:val="vi-VN"/>
              </w:rPr>
              <w:t>void</w:t>
            </w:r>
          </w:p>
        </w:tc>
        <w:tc>
          <w:tcPr>
            <w:tcW w:w="1890" w:type="dxa"/>
          </w:tcPr>
          <w:p w14:paraId="34C71EE7" w14:textId="77777777" w:rsidR="00D71C46" w:rsidRPr="00534549" w:rsidRDefault="00D71C46" w:rsidP="00D71C46">
            <w:pPr>
              <w:ind w:firstLine="0"/>
              <w:rPr>
                <w:b/>
                <w:noProof/>
                <w:lang w:val="vi-VN"/>
              </w:rPr>
            </w:pPr>
            <w:r w:rsidRPr="00534549">
              <w:rPr>
                <w:noProof/>
                <w:lang w:val="vi-VN"/>
              </w:rPr>
              <w:t>public</w:t>
            </w:r>
          </w:p>
        </w:tc>
        <w:tc>
          <w:tcPr>
            <w:tcW w:w="2598" w:type="dxa"/>
          </w:tcPr>
          <w:p w14:paraId="55F9561D" w14:textId="013CFD3E" w:rsidR="00D71C46" w:rsidRPr="00534549" w:rsidRDefault="00E05CF4" w:rsidP="00D71C46">
            <w:pPr>
              <w:ind w:firstLine="0"/>
              <w:jc w:val="left"/>
              <w:rPr>
                <w:b/>
                <w:noProof/>
                <w:lang w:val="vi-VN"/>
              </w:rPr>
            </w:pPr>
            <w:r w:rsidRPr="00534549">
              <w:rPr>
                <w:noProof/>
                <w:lang w:val="vi-VN"/>
              </w:rPr>
              <w:t>Kê toa thuốc</w:t>
            </w:r>
          </w:p>
        </w:tc>
      </w:tr>
      <w:tr w:rsidR="00D71C46" w:rsidRPr="00534549" w14:paraId="6614D629" w14:textId="77777777" w:rsidTr="00D71C46">
        <w:tc>
          <w:tcPr>
            <w:tcW w:w="895" w:type="dxa"/>
          </w:tcPr>
          <w:p w14:paraId="3E873359" w14:textId="77777777" w:rsidR="00D71C46" w:rsidRPr="00534549" w:rsidRDefault="00D71C46" w:rsidP="00D71C46">
            <w:pPr>
              <w:ind w:firstLine="0"/>
              <w:rPr>
                <w:noProof/>
                <w:lang w:val="vi-VN"/>
              </w:rPr>
            </w:pPr>
            <w:r w:rsidRPr="00534549">
              <w:rPr>
                <w:noProof/>
                <w:lang w:val="vi-VN"/>
              </w:rPr>
              <w:t>2</w:t>
            </w:r>
          </w:p>
        </w:tc>
        <w:tc>
          <w:tcPr>
            <w:tcW w:w="2627" w:type="dxa"/>
          </w:tcPr>
          <w:p w14:paraId="63C9ABB5" w14:textId="1900571C" w:rsidR="00D71C46" w:rsidRPr="00534549" w:rsidRDefault="00E05CF4" w:rsidP="00D71C46">
            <w:pPr>
              <w:ind w:firstLine="0"/>
              <w:rPr>
                <w:noProof/>
                <w:lang w:val="vi-VN"/>
              </w:rPr>
            </w:pPr>
            <w:r w:rsidRPr="00534549">
              <w:rPr>
                <w:noProof/>
                <w:lang w:val="vi-VN"/>
              </w:rPr>
              <w:t>XoaToaThuoc</w:t>
            </w:r>
          </w:p>
        </w:tc>
        <w:tc>
          <w:tcPr>
            <w:tcW w:w="2143" w:type="dxa"/>
          </w:tcPr>
          <w:p w14:paraId="4ACD1871" w14:textId="1113E81F" w:rsidR="00D71C46" w:rsidRPr="00534549" w:rsidRDefault="00E05CF4" w:rsidP="00D71C46">
            <w:pPr>
              <w:ind w:firstLine="0"/>
              <w:rPr>
                <w:noProof/>
                <w:lang w:val="vi-VN"/>
              </w:rPr>
            </w:pPr>
            <w:r w:rsidRPr="00534549">
              <w:rPr>
                <w:noProof/>
                <w:lang w:val="vi-VN"/>
              </w:rPr>
              <w:t>void</w:t>
            </w:r>
          </w:p>
        </w:tc>
        <w:tc>
          <w:tcPr>
            <w:tcW w:w="1890" w:type="dxa"/>
          </w:tcPr>
          <w:p w14:paraId="392F9126" w14:textId="77777777" w:rsidR="00D71C46" w:rsidRPr="00534549" w:rsidRDefault="00D71C46" w:rsidP="00D71C46">
            <w:pPr>
              <w:ind w:firstLine="0"/>
              <w:rPr>
                <w:noProof/>
                <w:lang w:val="vi-VN"/>
              </w:rPr>
            </w:pPr>
            <w:r w:rsidRPr="00534549">
              <w:rPr>
                <w:noProof/>
                <w:lang w:val="vi-VN"/>
              </w:rPr>
              <w:t>public</w:t>
            </w:r>
          </w:p>
        </w:tc>
        <w:tc>
          <w:tcPr>
            <w:tcW w:w="2598" w:type="dxa"/>
          </w:tcPr>
          <w:p w14:paraId="70E0406F" w14:textId="1E04AA77" w:rsidR="00D71C46" w:rsidRPr="00534549" w:rsidRDefault="00E05CF4" w:rsidP="00D71C46">
            <w:pPr>
              <w:ind w:firstLine="0"/>
              <w:jc w:val="left"/>
              <w:rPr>
                <w:noProof/>
                <w:lang w:val="vi-VN"/>
              </w:rPr>
            </w:pPr>
            <w:r w:rsidRPr="00534549">
              <w:rPr>
                <w:noProof/>
                <w:lang w:val="vi-VN"/>
              </w:rPr>
              <w:t>Xoá toa thuốc</w:t>
            </w:r>
          </w:p>
        </w:tc>
      </w:tr>
      <w:tr w:rsidR="00D71C46" w:rsidRPr="00534549" w14:paraId="0AC3CD86" w14:textId="77777777" w:rsidTr="00D71C46">
        <w:tc>
          <w:tcPr>
            <w:tcW w:w="895" w:type="dxa"/>
          </w:tcPr>
          <w:p w14:paraId="4868DC34" w14:textId="77777777" w:rsidR="00D71C46" w:rsidRPr="00534549" w:rsidRDefault="00D71C46" w:rsidP="00D71C46">
            <w:pPr>
              <w:ind w:firstLine="0"/>
              <w:rPr>
                <w:noProof/>
                <w:lang w:val="vi-VN"/>
              </w:rPr>
            </w:pPr>
            <w:r w:rsidRPr="00534549">
              <w:rPr>
                <w:noProof/>
                <w:lang w:val="vi-VN"/>
              </w:rPr>
              <w:t>3</w:t>
            </w:r>
          </w:p>
        </w:tc>
        <w:tc>
          <w:tcPr>
            <w:tcW w:w="2627" w:type="dxa"/>
          </w:tcPr>
          <w:p w14:paraId="79D493A6" w14:textId="6E18082B" w:rsidR="00D71C46" w:rsidRPr="00534549" w:rsidRDefault="00E05CF4" w:rsidP="00D71C46">
            <w:pPr>
              <w:ind w:firstLine="0"/>
              <w:rPr>
                <w:noProof/>
                <w:lang w:val="vi-VN"/>
              </w:rPr>
            </w:pPr>
            <w:r w:rsidRPr="00534549">
              <w:rPr>
                <w:noProof/>
                <w:lang w:val="vi-VN"/>
              </w:rPr>
              <w:t>SuaToaThuoc</w:t>
            </w:r>
          </w:p>
        </w:tc>
        <w:tc>
          <w:tcPr>
            <w:tcW w:w="2143" w:type="dxa"/>
          </w:tcPr>
          <w:p w14:paraId="6B31428F" w14:textId="3BEC6B9B" w:rsidR="00D71C46" w:rsidRPr="00534549" w:rsidRDefault="00E05CF4" w:rsidP="00D71C46">
            <w:pPr>
              <w:ind w:firstLine="0"/>
              <w:rPr>
                <w:noProof/>
                <w:lang w:val="vi-VN"/>
              </w:rPr>
            </w:pPr>
            <w:r w:rsidRPr="00534549">
              <w:rPr>
                <w:noProof/>
                <w:lang w:val="vi-VN"/>
              </w:rPr>
              <w:t>void</w:t>
            </w:r>
          </w:p>
        </w:tc>
        <w:tc>
          <w:tcPr>
            <w:tcW w:w="1890" w:type="dxa"/>
          </w:tcPr>
          <w:p w14:paraId="5BD36082" w14:textId="77777777" w:rsidR="00D71C46" w:rsidRPr="00534549" w:rsidRDefault="00D71C46" w:rsidP="00D71C46">
            <w:pPr>
              <w:ind w:firstLine="0"/>
              <w:rPr>
                <w:noProof/>
                <w:lang w:val="vi-VN"/>
              </w:rPr>
            </w:pPr>
            <w:r w:rsidRPr="00534549">
              <w:rPr>
                <w:noProof/>
                <w:lang w:val="vi-VN"/>
              </w:rPr>
              <w:t>public</w:t>
            </w:r>
          </w:p>
        </w:tc>
        <w:tc>
          <w:tcPr>
            <w:tcW w:w="2598" w:type="dxa"/>
          </w:tcPr>
          <w:p w14:paraId="572A3F1B" w14:textId="09077E20" w:rsidR="00D71C46" w:rsidRPr="00534549" w:rsidRDefault="00E05CF4" w:rsidP="00D71C46">
            <w:pPr>
              <w:ind w:firstLine="0"/>
              <w:jc w:val="left"/>
              <w:rPr>
                <w:noProof/>
                <w:lang w:val="vi-VN"/>
              </w:rPr>
            </w:pPr>
            <w:r w:rsidRPr="00534549">
              <w:rPr>
                <w:noProof/>
                <w:lang w:val="vi-VN"/>
              </w:rPr>
              <w:t>Sửa toa thuốc</w:t>
            </w:r>
          </w:p>
        </w:tc>
      </w:tr>
    </w:tbl>
    <w:p w14:paraId="7800E83B" w14:textId="77777777" w:rsidR="00D71C46" w:rsidRPr="00534549" w:rsidRDefault="00D71C46" w:rsidP="00D71C46">
      <w:pPr>
        <w:rPr>
          <w:noProof/>
          <w:lang w:val="vi-VN"/>
        </w:rPr>
      </w:pPr>
    </w:p>
    <w:p w14:paraId="68CDAEC9" w14:textId="4000F393" w:rsidR="00383FE9" w:rsidRPr="00534549" w:rsidRDefault="00383FE9" w:rsidP="00383FE9">
      <w:pPr>
        <w:pStyle w:val="Heading4"/>
        <w:rPr>
          <w:noProof/>
          <w:lang w:val="vi-VN"/>
        </w:rPr>
      </w:pPr>
      <w:r w:rsidRPr="00534549">
        <w:rPr>
          <w:noProof/>
          <w:lang w:val="vi-VN"/>
        </w:rPr>
        <w:t>HoaDon</w:t>
      </w:r>
    </w:p>
    <w:p w14:paraId="62F7BF18" w14:textId="57D5EA7E" w:rsidR="00D71C46" w:rsidRPr="00534549" w:rsidRDefault="003D5833" w:rsidP="003D5833">
      <w:pPr>
        <w:pStyle w:val="Heading5"/>
        <w:numPr>
          <w:ilvl w:val="0"/>
          <w:numId w:val="0"/>
        </w:numPr>
        <w:ind w:left="1800"/>
        <w:rPr>
          <w:noProof/>
          <w:lang w:val="vi-VN"/>
        </w:rPr>
      </w:pPr>
      <w:r w:rsidRPr="00534549">
        <w:rPr>
          <w:noProof/>
          <w:lang w:val="vi-VN"/>
        </w:rPr>
        <w:t xml:space="preserve">a. </w:t>
      </w:r>
      <w:r w:rsidR="00D71C46" w:rsidRPr="00534549">
        <w:rPr>
          <w:noProof/>
          <w:lang w:val="vi-VN"/>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D71C46" w:rsidRPr="00534549" w14:paraId="02BA4E63" w14:textId="77777777" w:rsidTr="00D71C46">
        <w:tc>
          <w:tcPr>
            <w:tcW w:w="895" w:type="dxa"/>
          </w:tcPr>
          <w:p w14:paraId="556AE272" w14:textId="77777777" w:rsidR="00D71C46" w:rsidRPr="00534549" w:rsidRDefault="00D71C46" w:rsidP="00D71C46">
            <w:pPr>
              <w:ind w:firstLine="0"/>
              <w:rPr>
                <w:noProof/>
                <w:lang w:val="vi-VN"/>
              </w:rPr>
            </w:pPr>
            <w:r w:rsidRPr="00534549">
              <w:rPr>
                <w:noProof/>
                <w:lang w:val="vi-VN"/>
              </w:rPr>
              <w:t>STT</w:t>
            </w:r>
          </w:p>
        </w:tc>
        <w:tc>
          <w:tcPr>
            <w:tcW w:w="2790" w:type="dxa"/>
          </w:tcPr>
          <w:p w14:paraId="007E0A62" w14:textId="77777777" w:rsidR="00D71C46" w:rsidRPr="00534549" w:rsidRDefault="00D71C46" w:rsidP="00D71C46">
            <w:pPr>
              <w:rPr>
                <w:noProof/>
                <w:lang w:val="vi-VN"/>
              </w:rPr>
            </w:pPr>
            <w:r w:rsidRPr="00534549">
              <w:rPr>
                <w:noProof/>
                <w:lang w:val="vi-VN"/>
              </w:rPr>
              <w:t>Tên thuộc tính</w:t>
            </w:r>
          </w:p>
        </w:tc>
        <w:tc>
          <w:tcPr>
            <w:tcW w:w="1620" w:type="dxa"/>
          </w:tcPr>
          <w:p w14:paraId="7E60F257" w14:textId="77777777" w:rsidR="00D71C46" w:rsidRPr="00534549" w:rsidRDefault="00D71C46" w:rsidP="00D71C46">
            <w:pPr>
              <w:ind w:firstLine="0"/>
              <w:rPr>
                <w:noProof/>
                <w:lang w:val="vi-VN"/>
              </w:rPr>
            </w:pPr>
            <w:r w:rsidRPr="00534549">
              <w:rPr>
                <w:noProof/>
                <w:lang w:val="vi-VN"/>
              </w:rPr>
              <w:t>Loại</w:t>
            </w:r>
          </w:p>
        </w:tc>
        <w:tc>
          <w:tcPr>
            <w:tcW w:w="1620" w:type="dxa"/>
          </w:tcPr>
          <w:p w14:paraId="683E0245" w14:textId="77777777" w:rsidR="00D71C46" w:rsidRPr="00534549" w:rsidRDefault="00D71C46" w:rsidP="00D71C46">
            <w:pPr>
              <w:ind w:firstLine="0"/>
              <w:rPr>
                <w:noProof/>
                <w:lang w:val="vi-VN"/>
              </w:rPr>
            </w:pPr>
            <w:r w:rsidRPr="00534549">
              <w:rPr>
                <w:noProof/>
                <w:lang w:val="vi-VN"/>
              </w:rPr>
              <w:t>Ràng buộc</w:t>
            </w:r>
          </w:p>
        </w:tc>
        <w:tc>
          <w:tcPr>
            <w:tcW w:w="2651" w:type="dxa"/>
          </w:tcPr>
          <w:p w14:paraId="2DE9F074" w14:textId="77777777" w:rsidR="00D71C46" w:rsidRPr="00534549" w:rsidRDefault="00D71C46" w:rsidP="00D71C46">
            <w:pPr>
              <w:ind w:firstLine="0"/>
              <w:rPr>
                <w:noProof/>
                <w:lang w:val="vi-VN"/>
              </w:rPr>
            </w:pPr>
            <w:r w:rsidRPr="00534549">
              <w:rPr>
                <w:noProof/>
                <w:lang w:val="vi-VN"/>
              </w:rPr>
              <w:t>Ý nghĩa/ghi chú</w:t>
            </w:r>
          </w:p>
        </w:tc>
      </w:tr>
      <w:tr w:rsidR="00D71C46" w:rsidRPr="00534549" w14:paraId="10AA3500" w14:textId="77777777" w:rsidTr="00D71C46">
        <w:tc>
          <w:tcPr>
            <w:tcW w:w="895" w:type="dxa"/>
          </w:tcPr>
          <w:p w14:paraId="405DE0F1" w14:textId="77777777" w:rsidR="00D71C46" w:rsidRPr="00534549" w:rsidRDefault="00D71C46" w:rsidP="00D71C46">
            <w:pPr>
              <w:ind w:firstLine="0"/>
              <w:rPr>
                <w:noProof/>
                <w:lang w:val="vi-VN"/>
              </w:rPr>
            </w:pPr>
            <w:r w:rsidRPr="00534549">
              <w:rPr>
                <w:noProof/>
                <w:lang w:val="vi-VN"/>
              </w:rPr>
              <w:t>1</w:t>
            </w:r>
          </w:p>
        </w:tc>
        <w:tc>
          <w:tcPr>
            <w:tcW w:w="2790" w:type="dxa"/>
          </w:tcPr>
          <w:p w14:paraId="6C8B4123" w14:textId="409C9F65" w:rsidR="00D71C46" w:rsidRPr="00534549" w:rsidRDefault="00D71C46" w:rsidP="00D71C46">
            <w:pPr>
              <w:rPr>
                <w:noProof/>
                <w:lang w:val="vi-VN"/>
              </w:rPr>
            </w:pPr>
            <w:r w:rsidRPr="00534549">
              <w:rPr>
                <w:noProof/>
                <w:lang w:val="vi-VN"/>
              </w:rPr>
              <w:t>Ma</w:t>
            </w:r>
            <w:r w:rsidR="00E05CF4" w:rsidRPr="00534549">
              <w:rPr>
                <w:noProof/>
                <w:lang w:val="vi-VN"/>
              </w:rPr>
              <w:t>HD</w:t>
            </w:r>
          </w:p>
        </w:tc>
        <w:tc>
          <w:tcPr>
            <w:tcW w:w="1620" w:type="dxa"/>
          </w:tcPr>
          <w:p w14:paraId="354EC66A" w14:textId="77777777" w:rsidR="00D71C46" w:rsidRPr="00534549" w:rsidRDefault="00D71C46" w:rsidP="00D71C46">
            <w:pPr>
              <w:ind w:firstLine="0"/>
              <w:rPr>
                <w:noProof/>
                <w:lang w:val="vi-VN"/>
              </w:rPr>
            </w:pPr>
            <w:r w:rsidRPr="00534549">
              <w:rPr>
                <w:noProof/>
                <w:lang w:val="vi-VN"/>
              </w:rPr>
              <w:t>int</w:t>
            </w:r>
          </w:p>
        </w:tc>
        <w:tc>
          <w:tcPr>
            <w:tcW w:w="1620" w:type="dxa"/>
          </w:tcPr>
          <w:p w14:paraId="2A1E9D29" w14:textId="77777777" w:rsidR="00D71C46" w:rsidRPr="00534549" w:rsidRDefault="00D71C46" w:rsidP="00D71C46">
            <w:pPr>
              <w:ind w:firstLine="0"/>
              <w:rPr>
                <w:noProof/>
                <w:lang w:val="vi-VN"/>
              </w:rPr>
            </w:pPr>
            <w:r w:rsidRPr="00534549">
              <w:rPr>
                <w:noProof/>
                <w:lang w:val="vi-VN"/>
              </w:rPr>
              <w:t>public</w:t>
            </w:r>
          </w:p>
        </w:tc>
        <w:tc>
          <w:tcPr>
            <w:tcW w:w="2651" w:type="dxa"/>
          </w:tcPr>
          <w:p w14:paraId="738000C3" w14:textId="2991F15E" w:rsidR="00D71C46" w:rsidRPr="00534549" w:rsidRDefault="00D71C46" w:rsidP="00D71C46">
            <w:pPr>
              <w:ind w:firstLine="0"/>
              <w:rPr>
                <w:noProof/>
                <w:lang w:val="vi-VN"/>
              </w:rPr>
            </w:pPr>
            <w:r w:rsidRPr="00534549">
              <w:rPr>
                <w:noProof/>
                <w:lang w:val="vi-VN"/>
              </w:rPr>
              <w:t xml:space="preserve">Mã </w:t>
            </w:r>
            <w:r w:rsidR="00E05CF4" w:rsidRPr="00534549">
              <w:rPr>
                <w:noProof/>
                <w:lang w:val="vi-VN"/>
              </w:rPr>
              <w:t>hoá đơn</w:t>
            </w:r>
          </w:p>
        </w:tc>
      </w:tr>
      <w:tr w:rsidR="00D71C46" w:rsidRPr="00534549" w14:paraId="538844E2" w14:textId="77777777" w:rsidTr="00D71C46">
        <w:tc>
          <w:tcPr>
            <w:tcW w:w="895" w:type="dxa"/>
          </w:tcPr>
          <w:p w14:paraId="6CBFF3B9" w14:textId="77777777" w:rsidR="00D71C46" w:rsidRPr="00534549" w:rsidRDefault="00D71C46" w:rsidP="00D71C46">
            <w:pPr>
              <w:ind w:firstLine="0"/>
              <w:rPr>
                <w:noProof/>
                <w:lang w:val="vi-VN"/>
              </w:rPr>
            </w:pPr>
            <w:r w:rsidRPr="00534549">
              <w:rPr>
                <w:noProof/>
                <w:lang w:val="vi-VN"/>
              </w:rPr>
              <w:t>2</w:t>
            </w:r>
          </w:p>
        </w:tc>
        <w:tc>
          <w:tcPr>
            <w:tcW w:w="2790" w:type="dxa"/>
          </w:tcPr>
          <w:p w14:paraId="1AF5FF4A" w14:textId="2529853B" w:rsidR="00D71C46" w:rsidRPr="00534549" w:rsidRDefault="00D71C46" w:rsidP="00D71C46">
            <w:pPr>
              <w:rPr>
                <w:noProof/>
                <w:lang w:val="vi-VN"/>
              </w:rPr>
            </w:pPr>
            <w:r w:rsidRPr="00534549">
              <w:rPr>
                <w:noProof/>
                <w:lang w:val="vi-VN"/>
              </w:rPr>
              <w:t>Ngay</w:t>
            </w:r>
            <w:r w:rsidR="00E05CF4" w:rsidRPr="00534549">
              <w:rPr>
                <w:noProof/>
                <w:lang w:val="vi-VN"/>
              </w:rPr>
              <w:t>Ban</w:t>
            </w:r>
          </w:p>
        </w:tc>
        <w:tc>
          <w:tcPr>
            <w:tcW w:w="1620" w:type="dxa"/>
          </w:tcPr>
          <w:p w14:paraId="6A4F6FC1" w14:textId="77777777" w:rsidR="00D71C46" w:rsidRPr="00534549" w:rsidRDefault="00D71C46" w:rsidP="00D71C46">
            <w:pPr>
              <w:ind w:firstLine="0"/>
              <w:rPr>
                <w:noProof/>
                <w:lang w:val="vi-VN"/>
              </w:rPr>
            </w:pPr>
            <w:r w:rsidRPr="00534549">
              <w:rPr>
                <w:noProof/>
                <w:lang w:val="vi-VN"/>
              </w:rPr>
              <w:t>datetime</w:t>
            </w:r>
          </w:p>
        </w:tc>
        <w:tc>
          <w:tcPr>
            <w:tcW w:w="1620" w:type="dxa"/>
          </w:tcPr>
          <w:p w14:paraId="047F2FF6" w14:textId="77777777" w:rsidR="00D71C46" w:rsidRPr="00534549" w:rsidRDefault="00D71C46" w:rsidP="00D71C46">
            <w:pPr>
              <w:ind w:firstLine="0"/>
              <w:rPr>
                <w:noProof/>
                <w:lang w:val="vi-VN"/>
              </w:rPr>
            </w:pPr>
            <w:r w:rsidRPr="00534549">
              <w:rPr>
                <w:noProof/>
                <w:lang w:val="vi-VN"/>
              </w:rPr>
              <w:t>public</w:t>
            </w:r>
          </w:p>
        </w:tc>
        <w:tc>
          <w:tcPr>
            <w:tcW w:w="2651" w:type="dxa"/>
          </w:tcPr>
          <w:p w14:paraId="1E5F929D" w14:textId="779ED733" w:rsidR="00D71C46" w:rsidRPr="00534549" w:rsidRDefault="00D71C46" w:rsidP="00D71C46">
            <w:pPr>
              <w:ind w:firstLine="0"/>
              <w:rPr>
                <w:noProof/>
                <w:lang w:val="vi-VN"/>
              </w:rPr>
            </w:pPr>
            <w:r w:rsidRPr="00534549">
              <w:rPr>
                <w:noProof/>
                <w:lang w:val="vi-VN"/>
              </w:rPr>
              <w:t xml:space="preserve">Ngày </w:t>
            </w:r>
            <w:r w:rsidR="00E05CF4" w:rsidRPr="00534549">
              <w:rPr>
                <w:noProof/>
                <w:lang w:val="vi-VN"/>
              </w:rPr>
              <w:t>bán thuốc, khám bệnh</w:t>
            </w:r>
          </w:p>
        </w:tc>
      </w:tr>
      <w:tr w:rsidR="00D71C46" w:rsidRPr="00534549" w14:paraId="6F42E9CF" w14:textId="77777777" w:rsidTr="00D71C46">
        <w:tc>
          <w:tcPr>
            <w:tcW w:w="895" w:type="dxa"/>
          </w:tcPr>
          <w:p w14:paraId="2DC7869E" w14:textId="77777777" w:rsidR="00D71C46" w:rsidRPr="00534549" w:rsidRDefault="00D71C46" w:rsidP="00D71C46">
            <w:pPr>
              <w:ind w:firstLine="0"/>
              <w:rPr>
                <w:noProof/>
                <w:lang w:val="vi-VN"/>
              </w:rPr>
            </w:pPr>
            <w:r w:rsidRPr="00534549">
              <w:rPr>
                <w:noProof/>
                <w:lang w:val="vi-VN"/>
              </w:rPr>
              <w:t>3</w:t>
            </w:r>
          </w:p>
        </w:tc>
        <w:tc>
          <w:tcPr>
            <w:tcW w:w="2790" w:type="dxa"/>
          </w:tcPr>
          <w:p w14:paraId="5A84202E" w14:textId="7D990FF1" w:rsidR="00D71C46" w:rsidRPr="00534549" w:rsidRDefault="00E05CF4" w:rsidP="00D71C46">
            <w:pPr>
              <w:rPr>
                <w:noProof/>
                <w:lang w:val="vi-VN"/>
              </w:rPr>
            </w:pPr>
            <w:r w:rsidRPr="00534549">
              <w:rPr>
                <w:noProof/>
                <w:lang w:val="vi-VN"/>
              </w:rPr>
              <w:t>TienThuoc</w:t>
            </w:r>
          </w:p>
        </w:tc>
        <w:tc>
          <w:tcPr>
            <w:tcW w:w="1620" w:type="dxa"/>
          </w:tcPr>
          <w:p w14:paraId="19D37B2D" w14:textId="7F09D677" w:rsidR="00D71C46" w:rsidRPr="00534549" w:rsidRDefault="00E05CF4" w:rsidP="00D71C46">
            <w:pPr>
              <w:ind w:firstLine="0"/>
              <w:rPr>
                <w:noProof/>
                <w:lang w:val="vi-VN"/>
              </w:rPr>
            </w:pPr>
            <w:r w:rsidRPr="00534549">
              <w:rPr>
                <w:noProof/>
                <w:lang w:val="vi-VN"/>
              </w:rPr>
              <w:t>int</w:t>
            </w:r>
          </w:p>
        </w:tc>
        <w:tc>
          <w:tcPr>
            <w:tcW w:w="1620" w:type="dxa"/>
          </w:tcPr>
          <w:p w14:paraId="6129277E" w14:textId="77777777" w:rsidR="00D71C46" w:rsidRPr="00534549" w:rsidRDefault="00D71C46" w:rsidP="00D71C46">
            <w:pPr>
              <w:ind w:firstLine="0"/>
              <w:rPr>
                <w:noProof/>
                <w:lang w:val="vi-VN"/>
              </w:rPr>
            </w:pPr>
            <w:r w:rsidRPr="00534549">
              <w:rPr>
                <w:noProof/>
                <w:lang w:val="vi-VN"/>
              </w:rPr>
              <w:t>public</w:t>
            </w:r>
          </w:p>
        </w:tc>
        <w:tc>
          <w:tcPr>
            <w:tcW w:w="2651" w:type="dxa"/>
          </w:tcPr>
          <w:p w14:paraId="02DCE4D1" w14:textId="2DF1A296" w:rsidR="00D71C46" w:rsidRPr="00534549" w:rsidRDefault="00E05CF4" w:rsidP="00D71C46">
            <w:pPr>
              <w:ind w:firstLine="0"/>
              <w:rPr>
                <w:noProof/>
                <w:lang w:val="vi-VN"/>
              </w:rPr>
            </w:pPr>
            <w:r w:rsidRPr="00534549">
              <w:rPr>
                <w:noProof/>
                <w:lang w:val="vi-VN"/>
              </w:rPr>
              <w:t>Tiền thuốc thanh toán</w:t>
            </w:r>
          </w:p>
        </w:tc>
      </w:tr>
      <w:tr w:rsidR="00D71C46" w:rsidRPr="00534549" w14:paraId="216FEB9E" w14:textId="77777777" w:rsidTr="00D71C46">
        <w:tc>
          <w:tcPr>
            <w:tcW w:w="895" w:type="dxa"/>
          </w:tcPr>
          <w:p w14:paraId="751099C4" w14:textId="77777777" w:rsidR="00D71C46" w:rsidRPr="00534549" w:rsidRDefault="00D71C46" w:rsidP="00D71C46">
            <w:pPr>
              <w:ind w:firstLine="0"/>
              <w:rPr>
                <w:noProof/>
                <w:lang w:val="vi-VN"/>
              </w:rPr>
            </w:pPr>
            <w:r w:rsidRPr="00534549">
              <w:rPr>
                <w:noProof/>
                <w:lang w:val="vi-VN"/>
              </w:rPr>
              <w:t>4</w:t>
            </w:r>
          </w:p>
        </w:tc>
        <w:tc>
          <w:tcPr>
            <w:tcW w:w="2790" w:type="dxa"/>
          </w:tcPr>
          <w:p w14:paraId="18E7F6CE" w14:textId="673BBDD1" w:rsidR="00D71C46" w:rsidRPr="00534549" w:rsidRDefault="00E05CF4" w:rsidP="00D71C46">
            <w:pPr>
              <w:rPr>
                <w:noProof/>
                <w:lang w:val="vi-VN"/>
              </w:rPr>
            </w:pPr>
            <w:r w:rsidRPr="00534549">
              <w:rPr>
                <w:noProof/>
                <w:lang w:val="vi-VN"/>
              </w:rPr>
              <w:t>TienKham</w:t>
            </w:r>
          </w:p>
        </w:tc>
        <w:tc>
          <w:tcPr>
            <w:tcW w:w="1620" w:type="dxa"/>
          </w:tcPr>
          <w:p w14:paraId="15F40764" w14:textId="323D3E65" w:rsidR="00D71C46" w:rsidRPr="00534549" w:rsidRDefault="00E05CF4" w:rsidP="00D71C46">
            <w:pPr>
              <w:ind w:firstLine="0"/>
              <w:rPr>
                <w:noProof/>
                <w:lang w:val="vi-VN"/>
              </w:rPr>
            </w:pPr>
            <w:r w:rsidRPr="00534549">
              <w:rPr>
                <w:noProof/>
                <w:lang w:val="vi-VN"/>
              </w:rPr>
              <w:t>int</w:t>
            </w:r>
          </w:p>
        </w:tc>
        <w:tc>
          <w:tcPr>
            <w:tcW w:w="1620" w:type="dxa"/>
          </w:tcPr>
          <w:p w14:paraId="4DCC56E7" w14:textId="77777777" w:rsidR="00D71C46" w:rsidRPr="00534549" w:rsidRDefault="00D71C46" w:rsidP="00D71C46">
            <w:pPr>
              <w:ind w:firstLine="0"/>
              <w:rPr>
                <w:noProof/>
                <w:lang w:val="vi-VN"/>
              </w:rPr>
            </w:pPr>
            <w:r w:rsidRPr="00534549">
              <w:rPr>
                <w:noProof/>
                <w:lang w:val="vi-VN"/>
              </w:rPr>
              <w:t>public</w:t>
            </w:r>
          </w:p>
        </w:tc>
        <w:tc>
          <w:tcPr>
            <w:tcW w:w="2651" w:type="dxa"/>
          </w:tcPr>
          <w:p w14:paraId="332EB203" w14:textId="5E1D64E7" w:rsidR="00D71C46" w:rsidRPr="00534549" w:rsidRDefault="00E05CF4" w:rsidP="00D71C46">
            <w:pPr>
              <w:ind w:firstLine="0"/>
              <w:rPr>
                <w:noProof/>
                <w:lang w:val="vi-VN"/>
              </w:rPr>
            </w:pPr>
            <w:r w:rsidRPr="00534549">
              <w:rPr>
                <w:noProof/>
                <w:lang w:val="vi-VN"/>
              </w:rPr>
              <w:t>Tiền khám bệnh</w:t>
            </w:r>
          </w:p>
        </w:tc>
      </w:tr>
      <w:tr w:rsidR="00D71C46" w:rsidRPr="00534549" w14:paraId="40CC2E2A" w14:textId="77777777" w:rsidTr="00D71C46">
        <w:tc>
          <w:tcPr>
            <w:tcW w:w="895" w:type="dxa"/>
          </w:tcPr>
          <w:p w14:paraId="5DAECDA9" w14:textId="77777777" w:rsidR="00D71C46" w:rsidRPr="00534549" w:rsidRDefault="00D71C46" w:rsidP="00D71C46">
            <w:pPr>
              <w:ind w:firstLine="0"/>
              <w:rPr>
                <w:noProof/>
                <w:lang w:val="vi-VN"/>
              </w:rPr>
            </w:pPr>
            <w:r w:rsidRPr="00534549">
              <w:rPr>
                <w:noProof/>
                <w:lang w:val="vi-VN"/>
              </w:rPr>
              <w:t>5</w:t>
            </w:r>
          </w:p>
        </w:tc>
        <w:tc>
          <w:tcPr>
            <w:tcW w:w="2790" w:type="dxa"/>
          </w:tcPr>
          <w:p w14:paraId="1614AE41" w14:textId="291FAE97" w:rsidR="00D71C46" w:rsidRPr="00534549" w:rsidRDefault="00E05CF4" w:rsidP="00D71C46">
            <w:pPr>
              <w:rPr>
                <w:noProof/>
                <w:lang w:val="vi-VN"/>
              </w:rPr>
            </w:pPr>
            <w:r w:rsidRPr="00534549">
              <w:rPr>
                <w:noProof/>
                <w:lang w:val="vi-VN"/>
              </w:rPr>
              <w:t>MaPK</w:t>
            </w:r>
          </w:p>
        </w:tc>
        <w:tc>
          <w:tcPr>
            <w:tcW w:w="1620" w:type="dxa"/>
          </w:tcPr>
          <w:p w14:paraId="326DAFA2" w14:textId="77777777" w:rsidR="00D71C46" w:rsidRPr="00534549" w:rsidRDefault="00D71C46" w:rsidP="00D71C46">
            <w:pPr>
              <w:ind w:firstLine="0"/>
              <w:rPr>
                <w:noProof/>
                <w:lang w:val="vi-VN"/>
              </w:rPr>
            </w:pPr>
            <w:r w:rsidRPr="00534549">
              <w:rPr>
                <w:noProof/>
                <w:lang w:val="vi-VN"/>
              </w:rPr>
              <w:t>int</w:t>
            </w:r>
          </w:p>
        </w:tc>
        <w:tc>
          <w:tcPr>
            <w:tcW w:w="1620" w:type="dxa"/>
          </w:tcPr>
          <w:p w14:paraId="34F7A049" w14:textId="77777777" w:rsidR="00D71C46" w:rsidRPr="00534549" w:rsidRDefault="00D71C46" w:rsidP="00D71C46">
            <w:pPr>
              <w:ind w:firstLine="0"/>
              <w:rPr>
                <w:noProof/>
                <w:lang w:val="vi-VN"/>
              </w:rPr>
            </w:pPr>
            <w:r w:rsidRPr="00534549">
              <w:rPr>
                <w:noProof/>
                <w:lang w:val="vi-VN"/>
              </w:rPr>
              <w:t>public</w:t>
            </w:r>
          </w:p>
        </w:tc>
        <w:tc>
          <w:tcPr>
            <w:tcW w:w="2651" w:type="dxa"/>
          </w:tcPr>
          <w:p w14:paraId="1ACCE078" w14:textId="5A78A0DF" w:rsidR="00D71C46" w:rsidRPr="00534549" w:rsidRDefault="00D71C46" w:rsidP="00D71C46">
            <w:pPr>
              <w:ind w:firstLine="0"/>
              <w:rPr>
                <w:noProof/>
                <w:lang w:val="vi-VN"/>
              </w:rPr>
            </w:pPr>
            <w:r w:rsidRPr="00534549">
              <w:rPr>
                <w:noProof/>
                <w:lang w:val="vi-VN"/>
              </w:rPr>
              <w:t xml:space="preserve">Mã </w:t>
            </w:r>
            <w:r w:rsidR="00E05CF4" w:rsidRPr="00534549">
              <w:rPr>
                <w:noProof/>
                <w:lang w:val="vi-VN"/>
              </w:rPr>
              <w:t>phiếu khám</w:t>
            </w:r>
          </w:p>
        </w:tc>
      </w:tr>
    </w:tbl>
    <w:p w14:paraId="7413E18A" w14:textId="1769B649" w:rsidR="00D71C46" w:rsidRPr="00534549" w:rsidRDefault="00D71C46" w:rsidP="003D5833">
      <w:pPr>
        <w:pStyle w:val="Heading5"/>
        <w:numPr>
          <w:ilvl w:val="0"/>
          <w:numId w:val="51"/>
        </w:numPr>
        <w:rPr>
          <w:noProof/>
          <w:lang w:val="vi-VN"/>
        </w:rPr>
      </w:pPr>
      <w:r w:rsidRPr="00534549">
        <w:rPr>
          <w:noProof/>
          <w:lang w:val="vi-VN"/>
        </w:rPr>
        <w:t>Danh sách các phương thức</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2143"/>
        <w:gridCol w:w="1890"/>
        <w:gridCol w:w="2598"/>
      </w:tblGrid>
      <w:tr w:rsidR="00D71C46" w:rsidRPr="00534549" w14:paraId="3CC02AD7" w14:textId="77777777" w:rsidTr="00D71C46">
        <w:trPr>
          <w:trHeight w:val="1007"/>
        </w:trPr>
        <w:tc>
          <w:tcPr>
            <w:tcW w:w="895" w:type="dxa"/>
          </w:tcPr>
          <w:p w14:paraId="39C054A2" w14:textId="77777777" w:rsidR="00D71C46" w:rsidRPr="00534549" w:rsidRDefault="00D71C46" w:rsidP="00D71C46">
            <w:pPr>
              <w:ind w:firstLine="0"/>
              <w:rPr>
                <w:noProof/>
                <w:lang w:val="vi-VN"/>
              </w:rPr>
            </w:pPr>
            <w:r w:rsidRPr="00534549">
              <w:rPr>
                <w:noProof/>
                <w:lang w:val="vi-VN"/>
              </w:rPr>
              <w:t>STT</w:t>
            </w:r>
          </w:p>
        </w:tc>
        <w:tc>
          <w:tcPr>
            <w:tcW w:w="2627" w:type="dxa"/>
          </w:tcPr>
          <w:p w14:paraId="227B9B1A" w14:textId="77777777" w:rsidR="00D71C46" w:rsidRPr="00534549" w:rsidRDefault="00D71C46" w:rsidP="00D71C46">
            <w:pPr>
              <w:ind w:firstLine="0"/>
              <w:rPr>
                <w:noProof/>
                <w:lang w:val="vi-VN"/>
              </w:rPr>
            </w:pPr>
            <w:r w:rsidRPr="00534549">
              <w:rPr>
                <w:noProof/>
                <w:lang w:val="vi-VN"/>
              </w:rPr>
              <w:t>Tên phương thức</w:t>
            </w:r>
          </w:p>
        </w:tc>
        <w:tc>
          <w:tcPr>
            <w:tcW w:w="2143" w:type="dxa"/>
          </w:tcPr>
          <w:p w14:paraId="7AF9FC86" w14:textId="77777777" w:rsidR="00D71C46" w:rsidRPr="00534549" w:rsidRDefault="00D71C46" w:rsidP="00D71C46">
            <w:pPr>
              <w:ind w:firstLine="0"/>
              <w:rPr>
                <w:noProof/>
                <w:lang w:val="vi-VN"/>
              </w:rPr>
            </w:pPr>
            <w:r w:rsidRPr="00534549">
              <w:rPr>
                <w:noProof/>
                <w:lang w:val="vi-VN"/>
              </w:rPr>
              <w:t>Kiểu trả về</w:t>
            </w:r>
          </w:p>
        </w:tc>
        <w:tc>
          <w:tcPr>
            <w:tcW w:w="1890" w:type="dxa"/>
          </w:tcPr>
          <w:p w14:paraId="635996D7" w14:textId="77777777" w:rsidR="00D71C46" w:rsidRPr="00534549" w:rsidRDefault="00D71C46" w:rsidP="00D71C46">
            <w:pPr>
              <w:ind w:firstLine="0"/>
              <w:rPr>
                <w:noProof/>
                <w:lang w:val="vi-VN"/>
              </w:rPr>
            </w:pPr>
            <w:r w:rsidRPr="00534549">
              <w:rPr>
                <w:noProof/>
                <w:lang w:val="vi-VN"/>
              </w:rPr>
              <w:t>Ràng buộc</w:t>
            </w:r>
          </w:p>
        </w:tc>
        <w:tc>
          <w:tcPr>
            <w:tcW w:w="2598" w:type="dxa"/>
          </w:tcPr>
          <w:p w14:paraId="7EFCA12D" w14:textId="77777777" w:rsidR="00D71C46" w:rsidRPr="00534549" w:rsidRDefault="00D71C46" w:rsidP="00D71C46">
            <w:pPr>
              <w:ind w:firstLine="0"/>
              <w:jc w:val="left"/>
              <w:rPr>
                <w:noProof/>
                <w:lang w:val="vi-VN"/>
              </w:rPr>
            </w:pPr>
            <w:r w:rsidRPr="00534549">
              <w:rPr>
                <w:noProof/>
                <w:lang w:val="vi-VN"/>
              </w:rPr>
              <w:t>Ý nghĩa/ghi chú</w:t>
            </w:r>
          </w:p>
        </w:tc>
      </w:tr>
      <w:tr w:rsidR="00D71C46" w:rsidRPr="00534549" w14:paraId="60290692" w14:textId="77777777" w:rsidTr="00D71C46">
        <w:tc>
          <w:tcPr>
            <w:tcW w:w="895" w:type="dxa"/>
          </w:tcPr>
          <w:p w14:paraId="33385EBC" w14:textId="77777777" w:rsidR="00D71C46" w:rsidRPr="00534549" w:rsidRDefault="00D71C46" w:rsidP="00D71C46">
            <w:pPr>
              <w:ind w:firstLine="0"/>
              <w:rPr>
                <w:b/>
                <w:noProof/>
                <w:lang w:val="vi-VN"/>
              </w:rPr>
            </w:pPr>
            <w:r w:rsidRPr="00534549">
              <w:rPr>
                <w:noProof/>
                <w:lang w:val="vi-VN"/>
              </w:rPr>
              <w:lastRenderedPageBreak/>
              <w:t>1</w:t>
            </w:r>
          </w:p>
        </w:tc>
        <w:tc>
          <w:tcPr>
            <w:tcW w:w="2627" w:type="dxa"/>
          </w:tcPr>
          <w:p w14:paraId="149729F7" w14:textId="4B0383A1" w:rsidR="00D71C46" w:rsidRPr="00534549" w:rsidRDefault="00E05CF4" w:rsidP="00D71C46">
            <w:pPr>
              <w:ind w:firstLine="0"/>
              <w:rPr>
                <w:b/>
                <w:noProof/>
                <w:lang w:val="vi-VN"/>
              </w:rPr>
            </w:pPr>
            <w:r w:rsidRPr="00534549">
              <w:rPr>
                <w:noProof/>
                <w:lang w:val="vi-VN"/>
              </w:rPr>
              <w:t>CapNhatHoaDon</w:t>
            </w:r>
          </w:p>
        </w:tc>
        <w:tc>
          <w:tcPr>
            <w:tcW w:w="2143" w:type="dxa"/>
          </w:tcPr>
          <w:p w14:paraId="0631B024" w14:textId="77777777" w:rsidR="00D71C46" w:rsidRPr="00534549" w:rsidRDefault="00D71C46" w:rsidP="00D71C46">
            <w:pPr>
              <w:ind w:firstLine="0"/>
              <w:rPr>
                <w:b/>
                <w:noProof/>
                <w:lang w:val="vi-VN"/>
              </w:rPr>
            </w:pPr>
            <w:r w:rsidRPr="00534549">
              <w:rPr>
                <w:noProof/>
                <w:lang w:val="vi-VN"/>
              </w:rPr>
              <w:t>void</w:t>
            </w:r>
          </w:p>
        </w:tc>
        <w:tc>
          <w:tcPr>
            <w:tcW w:w="1890" w:type="dxa"/>
          </w:tcPr>
          <w:p w14:paraId="3B3F0C87" w14:textId="77777777" w:rsidR="00D71C46" w:rsidRPr="00534549" w:rsidRDefault="00D71C46" w:rsidP="00D71C46">
            <w:pPr>
              <w:ind w:firstLine="0"/>
              <w:rPr>
                <w:b/>
                <w:noProof/>
                <w:lang w:val="vi-VN"/>
              </w:rPr>
            </w:pPr>
            <w:r w:rsidRPr="00534549">
              <w:rPr>
                <w:noProof/>
                <w:lang w:val="vi-VN"/>
              </w:rPr>
              <w:t>public</w:t>
            </w:r>
          </w:p>
        </w:tc>
        <w:tc>
          <w:tcPr>
            <w:tcW w:w="2598" w:type="dxa"/>
          </w:tcPr>
          <w:p w14:paraId="7CD05A66" w14:textId="04DA0D48" w:rsidR="00D71C46" w:rsidRPr="00534549" w:rsidRDefault="00E05CF4" w:rsidP="00D71C46">
            <w:pPr>
              <w:ind w:firstLine="0"/>
              <w:jc w:val="left"/>
              <w:rPr>
                <w:b/>
                <w:noProof/>
                <w:lang w:val="vi-VN"/>
              </w:rPr>
            </w:pPr>
            <w:r w:rsidRPr="00534549">
              <w:rPr>
                <w:noProof/>
                <w:lang w:val="vi-VN"/>
              </w:rPr>
              <w:t>Cập nhật hoá đơn thanh toán mới</w:t>
            </w:r>
          </w:p>
        </w:tc>
      </w:tr>
      <w:tr w:rsidR="00D71C46" w:rsidRPr="00534549" w14:paraId="274D0ED4" w14:textId="77777777" w:rsidTr="00D71C46">
        <w:tc>
          <w:tcPr>
            <w:tcW w:w="895" w:type="dxa"/>
          </w:tcPr>
          <w:p w14:paraId="20EDF146" w14:textId="77777777" w:rsidR="00D71C46" w:rsidRPr="00534549" w:rsidRDefault="00D71C46" w:rsidP="00D71C46">
            <w:pPr>
              <w:ind w:firstLine="0"/>
              <w:rPr>
                <w:noProof/>
                <w:lang w:val="vi-VN"/>
              </w:rPr>
            </w:pPr>
            <w:r w:rsidRPr="00534549">
              <w:rPr>
                <w:noProof/>
                <w:lang w:val="vi-VN"/>
              </w:rPr>
              <w:t>2</w:t>
            </w:r>
          </w:p>
        </w:tc>
        <w:tc>
          <w:tcPr>
            <w:tcW w:w="2627" w:type="dxa"/>
          </w:tcPr>
          <w:p w14:paraId="634DC2EC" w14:textId="3CF452A4" w:rsidR="00D71C46" w:rsidRPr="00534549" w:rsidRDefault="00D71C46" w:rsidP="00D71C46">
            <w:pPr>
              <w:ind w:firstLine="0"/>
              <w:rPr>
                <w:noProof/>
                <w:lang w:val="vi-VN"/>
              </w:rPr>
            </w:pPr>
            <w:r w:rsidRPr="00534549">
              <w:rPr>
                <w:noProof/>
                <w:lang w:val="vi-VN"/>
              </w:rPr>
              <w:t>T</w:t>
            </w:r>
            <w:r w:rsidR="00E05CF4" w:rsidRPr="00534549">
              <w:rPr>
                <w:noProof/>
                <w:lang w:val="vi-VN"/>
              </w:rPr>
              <w:t>inhHoaDon</w:t>
            </w:r>
          </w:p>
        </w:tc>
        <w:tc>
          <w:tcPr>
            <w:tcW w:w="2143" w:type="dxa"/>
          </w:tcPr>
          <w:p w14:paraId="393BD64A" w14:textId="2DB941C6" w:rsidR="00D71C46" w:rsidRPr="00534549" w:rsidRDefault="00E05CF4" w:rsidP="00D71C46">
            <w:pPr>
              <w:ind w:firstLine="0"/>
              <w:rPr>
                <w:noProof/>
                <w:lang w:val="vi-VN"/>
              </w:rPr>
            </w:pPr>
            <w:r w:rsidRPr="00534549">
              <w:rPr>
                <w:noProof/>
                <w:lang w:val="vi-VN"/>
              </w:rPr>
              <w:t>void</w:t>
            </w:r>
          </w:p>
        </w:tc>
        <w:tc>
          <w:tcPr>
            <w:tcW w:w="1890" w:type="dxa"/>
          </w:tcPr>
          <w:p w14:paraId="4798A6B4" w14:textId="77777777" w:rsidR="00D71C46" w:rsidRPr="00534549" w:rsidRDefault="00D71C46" w:rsidP="00D71C46">
            <w:pPr>
              <w:ind w:firstLine="0"/>
              <w:rPr>
                <w:noProof/>
                <w:lang w:val="vi-VN"/>
              </w:rPr>
            </w:pPr>
            <w:r w:rsidRPr="00534549">
              <w:rPr>
                <w:noProof/>
                <w:lang w:val="vi-VN"/>
              </w:rPr>
              <w:t>public</w:t>
            </w:r>
          </w:p>
        </w:tc>
        <w:tc>
          <w:tcPr>
            <w:tcW w:w="2598" w:type="dxa"/>
          </w:tcPr>
          <w:p w14:paraId="46402EB7" w14:textId="4DDFF24D" w:rsidR="00D71C46" w:rsidRPr="00534549" w:rsidRDefault="00D71C46" w:rsidP="00D71C46">
            <w:pPr>
              <w:ind w:firstLine="0"/>
              <w:jc w:val="left"/>
              <w:rPr>
                <w:noProof/>
                <w:lang w:val="vi-VN"/>
              </w:rPr>
            </w:pPr>
            <w:r w:rsidRPr="00534549">
              <w:rPr>
                <w:noProof/>
                <w:lang w:val="vi-VN"/>
              </w:rPr>
              <w:t>T</w:t>
            </w:r>
            <w:r w:rsidR="00E05CF4" w:rsidRPr="00534549">
              <w:rPr>
                <w:noProof/>
                <w:lang w:val="vi-VN"/>
              </w:rPr>
              <w:t>ính hoá đơn thanh toán của bệnh nhân</w:t>
            </w:r>
          </w:p>
        </w:tc>
      </w:tr>
      <w:tr w:rsidR="00D71C46" w:rsidRPr="00534549" w14:paraId="3EF9B27B" w14:textId="77777777" w:rsidTr="00D71C46">
        <w:tc>
          <w:tcPr>
            <w:tcW w:w="895" w:type="dxa"/>
          </w:tcPr>
          <w:p w14:paraId="523EA784" w14:textId="77777777" w:rsidR="00D71C46" w:rsidRPr="00534549" w:rsidRDefault="00D71C46" w:rsidP="00D71C46">
            <w:pPr>
              <w:ind w:firstLine="0"/>
              <w:rPr>
                <w:noProof/>
                <w:lang w:val="vi-VN"/>
              </w:rPr>
            </w:pPr>
            <w:r w:rsidRPr="00534549">
              <w:rPr>
                <w:noProof/>
                <w:lang w:val="vi-VN"/>
              </w:rPr>
              <w:t>3</w:t>
            </w:r>
          </w:p>
        </w:tc>
        <w:tc>
          <w:tcPr>
            <w:tcW w:w="2627" w:type="dxa"/>
          </w:tcPr>
          <w:p w14:paraId="48AD5E40" w14:textId="65C3732A" w:rsidR="00D71C46" w:rsidRPr="00534549" w:rsidRDefault="00D71C46" w:rsidP="00D71C46">
            <w:pPr>
              <w:ind w:firstLine="0"/>
              <w:rPr>
                <w:noProof/>
                <w:lang w:val="vi-VN"/>
              </w:rPr>
            </w:pPr>
            <w:r w:rsidRPr="00534549">
              <w:rPr>
                <w:noProof/>
                <w:lang w:val="vi-VN"/>
              </w:rPr>
              <w:t>T</w:t>
            </w:r>
            <w:r w:rsidR="00E05CF4" w:rsidRPr="00534549">
              <w:rPr>
                <w:noProof/>
                <w:lang w:val="vi-VN"/>
              </w:rPr>
              <w:t>ongHopHoaDonTheoThang</w:t>
            </w:r>
          </w:p>
        </w:tc>
        <w:tc>
          <w:tcPr>
            <w:tcW w:w="2143" w:type="dxa"/>
          </w:tcPr>
          <w:p w14:paraId="3E059B49" w14:textId="4D6E2450" w:rsidR="00D71C46" w:rsidRPr="00534549" w:rsidRDefault="00E05CF4" w:rsidP="00D71C46">
            <w:pPr>
              <w:ind w:firstLine="0"/>
              <w:rPr>
                <w:noProof/>
                <w:lang w:val="vi-VN"/>
              </w:rPr>
            </w:pPr>
            <w:r w:rsidRPr="00534549">
              <w:rPr>
                <w:noProof/>
                <w:lang w:val="vi-VN"/>
              </w:rPr>
              <w:t>void</w:t>
            </w:r>
          </w:p>
        </w:tc>
        <w:tc>
          <w:tcPr>
            <w:tcW w:w="1890" w:type="dxa"/>
          </w:tcPr>
          <w:p w14:paraId="782317C8" w14:textId="77777777" w:rsidR="00D71C46" w:rsidRPr="00534549" w:rsidRDefault="00D71C46" w:rsidP="00D71C46">
            <w:pPr>
              <w:ind w:firstLine="0"/>
              <w:rPr>
                <w:noProof/>
                <w:lang w:val="vi-VN"/>
              </w:rPr>
            </w:pPr>
            <w:r w:rsidRPr="00534549">
              <w:rPr>
                <w:noProof/>
                <w:lang w:val="vi-VN"/>
              </w:rPr>
              <w:t>public</w:t>
            </w:r>
          </w:p>
        </w:tc>
        <w:tc>
          <w:tcPr>
            <w:tcW w:w="2598" w:type="dxa"/>
          </w:tcPr>
          <w:p w14:paraId="755452CE" w14:textId="41C956A3" w:rsidR="00D71C46" w:rsidRPr="00534549" w:rsidRDefault="00E05CF4" w:rsidP="00D71C46">
            <w:pPr>
              <w:ind w:firstLine="0"/>
              <w:jc w:val="left"/>
              <w:rPr>
                <w:noProof/>
                <w:lang w:val="vi-VN"/>
              </w:rPr>
            </w:pPr>
            <w:r w:rsidRPr="00534549">
              <w:rPr>
                <w:noProof/>
                <w:lang w:val="vi-VN"/>
              </w:rPr>
              <w:t>Tổng hợp hoá đơn theo tháng</w:t>
            </w:r>
          </w:p>
        </w:tc>
      </w:tr>
    </w:tbl>
    <w:p w14:paraId="7F8D18A7" w14:textId="77777777" w:rsidR="00D71C46" w:rsidRPr="00534549" w:rsidRDefault="00D71C46" w:rsidP="00D71C46">
      <w:pPr>
        <w:rPr>
          <w:noProof/>
          <w:lang w:val="vi-VN"/>
        </w:rPr>
      </w:pPr>
    </w:p>
    <w:p w14:paraId="6B58BBEC" w14:textId="63DDAA0C" w:rsidR="00383FE9" w:rsidRPr="00534549" w:rsidRDefault="00383FE9" w:rsidP="00383FE9">
      <w:pPr>
        <w:pStyle w:val="Heading4"/>
        <w:rPr>
          <w:noProof/>
          <w:lang w:val="vi-VN"/>
        </w:rPr>
      </w:pPr>
      <w:r w:rsidRPr="00534549">
        <w:rPr>
          <w:noProof/>
          <w:lang w:val="vi-VN"/>
        </w:rPr>
        <w:t>Thuoc</w:t>
      </w:r>
    </w:p>
    <w:p w14:paraId="05519344" w14:textId="24EC7922" w:rsidR="00D71C46" w:rsidRPr="00534549" w:rsidRDefault="003D5833" w:rsidP="003D5833">
      <w:pPr>
        <w:pStyle w:val="Heading5"/>
        <w:numPr>
          <w:ilvl w:val="0"/>
          <w:numId w:val="0"/>
        </w:numPr>
        <w:ind w:left="1800"/>
        <w:rPr>
          <w:noProof/>
          <w:lang w:val="vi-VN"/>
        </w:rPr>
      </w:pPr>
      <w:r w:rsidRPr="00534549">
        <w:rPr>
          <w:noProof/>
          <w:lang w:val="vi-VN"/>
        </w:rPr>
        <w:t xml:space="preserve">a. </w:t>
      </w:r>
      <w:r w:rsidR="00D71C46" w:rsidRPr="00534549">
        <w:rPr>
          <w:noProof/>
          <w:lang w:val="vi-VN"/>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D71C46" w:rsidRPr="00534549" w14:paraId="126022F4" w14:textId="77777777" w:rsidTr="00D71C46">
        <w:tc>
          <w:tcPr>
            <w:tcW w:w="895" w:type="dxa"/>
          </w:tcPr>
          <w:p w14:paraId="258B579E" w14:textId="77777777" w:rsidR="00D71C46" w:rsidRPr="00534549" w:rsidRDefault="00D71C46" w:rsidP="00D71C46">
            <w:pPr>
              <w:ind w:firstLine="0"/>
              <w:rPr>
                <w:noProof/>
                <w:lang w:val="vi-VN"/>
              </w:rPr>
            </w:pPr>
            <w:r w:rsidRPr="00534549">
              <w:rPr>
                <w:noProof/>
                <w:lang w:val="vi-VN"/>
              </w:rPr>
              <w:t>STT</w:t>
            </w:r>
          </w:p>
        </w:tc>
        <w:tc>
          <w:tcPr>
            <w:tcW w:w="2790" w:type="dxa"/>
          </w:tcPr>
          <w:p w14:paraId="6DAD1FEA" w14:textId="77777777" w:rsidR="00D71C46" w:rsidRPr="00534549" w:rsidRDefault="00D71C46" w:rsidP="00D71C46">
            <w:pPr>
              <w:rPr>
                <w:noProof/>
                <w:lang w:val="vi-VN"/>
              </w:rPr>
            </w:pPr>
            <w:r w:rsidRPr="00534549">
              <w:rPr>
                <w:noProof/>
                <w:lang w:val="vi-VN"/>
              </w:rPr>
              <w:t>Tên thuộc tính</w:t>
            </w:r>
          </w:p>
        </w:tc>
        <w:tc>
          <w:tcPr>
            <w:tcW w:w="1620" w:type="dxa"/>
          </w:tcPr>
          <w:p w14:paraId="25AE33D8" w14:textId="77777777" w:rsidR="00D71C46" w:rsidRPr="00534549" w:rsidRDefault="00D71C46" w:rsidP="00D71C46">
            <w:pPr>
              <w:ind w:firstLine="0"/>
              <w:rPr>
                <w:noProof/>
                <w:lang w:val="vi-VN"/>
              </w:rPr>
            </w:pPr>
            <w:r w:rsidRPr="00534549">
              <w:rPr>
                <w:noProof/>
                <w:lang w:val="vi-VN"/>
              </w:rPr>
              <w:t>Loại</w:t>
            </w:r>
          </w:p>
        </w:tc>
        <w:tc>
          <w:tcPr>
            <w:tcW w:w="1620" w:type="dxa"/>
          </w:tcPr>
          <w:p w14:paraId="2707A53C" w14:textId="77777777" w:rsidR="00D71C46" w:rsidRPr="00534549" w:rsidRDefault="00D71C46" w:rsidP="00D71C46">
            <w:pPr>
              <w:ind w:firstLine="0"/>
              <w:rPr>
                <w:noProof/>
                <w:lang w:val="vi-VN"/>
              </w:rPr>
            </w:pPr>
            <w:r w:rsidRPr="00534549">
              <w:rPr>
                <w:noProof/>
                <w:lang w:val="vi-VN"/>
              </w:rPr>
              <w:t>Ràng buộc</w:t>
            </w:r>
          </w:p>
        </w:tc>
        <w:tc>
          <w:tcPr>
            <w:tcW w:w="2651" w:type="dxa"/>
          </w:tcPr>
          <w:p w14:paraId="6B5AB860" w14:textId="77777777" w:rsidR="00D71C46" w:rsidRPr="00534549" w:rsidRDefault="00D71C46" w:rsidP="00D71C46">
            <w:pPr>
              <w:ind w:firstLine="0"/>
              <w:rPr>
                <w:noProof/>
                <w:lang w:val="vi-VN"/>
              </w:rPr>
            </w:pPr>
            <w:r w:rsidRPr="00534549">
              <w:rPr>
                <w:noProof/>
                <w:lang w:val="vi-VN"/>
              </w:rPr>
              <w:t>Ý nghĩa/ghi chú</w:t>
            </w:r>
          </w:p>
        </w:tc>
      </w:tr>
      <w:tr w:rsidR="00D71C46" w:rsidRPr="00534549" w14:paraId="40E99E5F" w14:textId="77777777" w:rsidTr="00D71C46">
        <w:tc>
          <w:tcPr>
            <w:tcW w:w="895" w:type="dxa"/>
          </w:tcPr>
          <w:p w14:paraId="0D29A9A9" w14:textId="77777777" w:rsidR="00D71C46" w:rsidRPr="00534549" w:rsidRDefault="00D71C46" w:rsidP="00D71C46">
            <w:pPr>
              <w:ind w:firstLine="0"/>
              <w:rPr>
                <w:noProof/>
                <w:lang w:val="vi-VN"/>
              </w:rPr>
            </w:pPr>
            <w:r w:rsidRPr="00534549">
              <w:rPr>
                <w:noProof/>
                <w:lang w:val="vi-VN"/>
              </w:rPr>
              <w:t>1</w:t>
            </w:r>
          </w:p>
        </w:tc>
        <w:tc>
          <w:tcPr>
            <w:tcW w:w="2790" w:type="dxa"/>
          </w:tcPr>
          <w:p w14:paraId="125E62A8" w14:textId="2F4EC32C" w:rsidR="00D71C46" w:rsidRPr="00534549" w:rsidRDefault="00D71C46" w:rsidP="00D71C46">
            <w:pPr>
              <w:rPr>
                <w:noProof/>
                <w:lang w:val="vi-VN"/>
              </w:rPr>
            </w:pPr>
            <w:r w:rsidRPr="00534549">
              <w:rPr>
                <w:noProof/>
                <w:lang w:val="vi-VN"/>
              </w:rPr>
              <w:t>Ma</w:t>
            </w:r>
            <w:r w:rsidR="00E05CF4" w:rsidRPr="00534549">
              <w:rPr>
                <w:noProof/>
                <w:lang w:val="vi-VN"/>
              </w:rPr>
              <w:t>Thuoc</w:t>
            </w:r>
          </w:p>
        </w:tc>
        <w:tc>
          <w:tcPr>
            <w:tcW w:w="1620" w:type="dxa"/>
          </w:tcPr>
          <w:p w14:paraId="49FB8B97" w14:textId="77777777" w:rsidR="00D71C46" w:rsidRPr="00534549" w:rsidRDefault="00D71C46" w:rsidP="00D71C46">
            <w:pPr>
              <w:ind w:firstLine="0"/>
              <w:rPr>
                <w:noProof/>
                <w:lang w:val="vi-VN"/>
              </w:rPr>
            </w:pPr>
            <w:r w:rsidRPr="00534549">
              <w:rPr>
                <w:noProof/>
                <w:lang w:val="vi-VN"/>
              </w:rPr>
              <w:t>int</w:t>
            </w:r>
          </w:p>
        </w:tc>
        <w:tc>
          <w:tcPr>
            <w:tcW w:w="1620" w:type="dxa"/>
          </w:tcPr>
          <w:p w14:paraId="52270169" w14:textId="77777777" w:rsidR="00D71C46" w:rsidRPr="00534549" w:rsidRDefault="00D71C46" w:rsidP="00D71C46">
            <w:pPr>
              <w:ind w:firstLine="0"/>
              <w:rPr>
                <w:noProof/>
                <w:lang w:val="vi-VN"/>
              </w:rPr>
            </w:pPr>
            <w:r w:rsidRPr="00534549">
              <w:rPr>
                <w:noProof/>
                <w:lang w:val="vi-VN"/>
              </w:rPr>
              <w:t>public</w:t>
            </w:r>
          </w:p>
        </w:tc>
        <w:tc>
          <w:tcPr>
            <w:tcW w:w="2651" w:type="dxa"/>
          </w:tcPr>
          <w:p w14:paraId="3D6E0604" w14:textId="72560C5C" w:rsidR="00D71C46" w:rsidRPr="00534549" w:rsidRDefault="00D71C46" w:rsidP="00D71C46">
            <w:pPr>
              <w:ind w:firstLine="0"/>
              <w:rPr>
                <w:noProof/>
                <w:lang w:val="vi-VN"/>
              </w:rPr>
            </w:pPr>
            <w:r w:rsidRPr="00534549">
              <w:rPr>
                <w:noProof/>
                <w:lang w:val="vi-VN"/>
              </w:rPr>
              <w:t xml:space="preserve">Mã </w:t>
            </w:r>
            <w:r w:rsidR="00331F26" w:rsidRPr="00534549">
              <w:rPr>
                <w:noProof/>
                <w:lang w:val="vi-VN"/>
              </w:rPr>
              <w:t>thuốc</w:t>
            </w:r>
          </w:p>
        </w:tc>
      </w:tr>
      <w:tr w:rsidR="00D71C46" w:rsidRPr="00534549" w14:paraId="257E729F" w14:textId="77777777" w:rsidTr="00D71C46">
        <w:tc>
          <w:tcPr>
            <w:tcW w:w="895" w:type="dxa"/>
          </w:tcPr>
          <w:p w14:paraId="5D6D70F6" w14:textId="77777777" w:rsidR="00D71C46" w:rsidRPr="00534549" w:rsidRDefault="00D71C46" w:rsidP="00D71C46">
            <w:pPr>
              <w:ind w:firstLine="0"/>
              <w:rPr>
                <w:noProof/>
                <w:lang w:val="vi-VN"/>
              </w:rPr>
            </w:pPr>
            <w:r w:rsidRPr="00534549">
              <w:rPr>
                <w:noProof/>
                <w:lang w:val="vi-VN"/>
              </w:rPr>
              <w:t>2</w:t>
            </w:r>
          </w:p>
        </w:tc>
        <w:tc>
          <w:tcPr>
            <w:tcW w:w="2790" w:type="dxa"/>
          </w:tcPr>
          <w:p w14:paraId="4A936E06" w14:textId="29F2FA26" w:rsidR="00D71C46" w:rsidRPr="00534549" w:rsidRDefault="00E05CF4" w:rsidP="00D71C46">
            <w:pPr>
              <w:rPr>
                <w:noProof/>
                <w:lang w:val="vi-VN"/>
              </w:rPr>
            </w:pPr>
            <w:r w:rsidRPr="00534549">
              <w:rPr>
                <w:noProof/>
                <w:lang w:val="vi-VN"/>
              </w:rPr>
              <w:t>TenThuoc</w:t>
            </w:r>
          </w:p>
        </w:tc>
        <w:tc>
          <w:tcPr>
            <w:tcW w:w="1620" w:type="dxa"/>
          </w:tcPr>
          <w:p w14:paraId="14F0C229" w14:textId="37959BCC" w:rsidR="00D71C46" w:rsidRPr="00534549" w:rsidRDefault="00E05CF4" w:rsidP="00D71C46">
            <w:pPr>
              <w:ind w:firstLine="0"/>
              <w:rPr>
                <w:noProof/>
                <w:lang w:val="vi-VN"/>
              </w:rPr>
            </w:pPr>
            <w:r w:rsidRPr="00534549">
              <w:rPr>
                <w:noProof/>
                <w:lang w:val="vi-VN"/>
              </w:rPr>
              <w:t>varchar (100)</w:t>
            </w:r>
          </w:p>
        </w:tc>
        <w:tc>
          <w:tcPr>
            <w:tcW w:w="1620" w:type="dxa"/>
          </w:tcPr>
          <w:p w14:paraId="73555A89" w14:textId="77777777" w:rsidR="00D71C46" w:rsidRPr="00534549" w:rsidRDefault="00D71C46" w:rsidP="00D71C46">
            <w:pPr>
              <w:ind w:firstLine="0"/>
              <w:rPr>
                <w:noProof/>
                <w:lang w:val="vi-VN"/>
              </w:rPr>
            </w:pPr>
            <w:r w:rsidRPr="00534549">
              <w:rPr>
                <w:noProof/>
                <w:lang w:val="vi-VN"/>
              </w:rPr>
              <w:t>public</w:t>
            </w:r>
          </w:p>
        </w:tc>
        <w:tc>
          <w:tcPr>
            <w:tcW w:w="2651" w:type="dxa"/>
          </w:tcPr>
          <w:p w14:paraId="2C7F2A17" w14:textId="27AD0C33" w:rsidR="00D71C46" w:rsidRPr="00534549" w:rsidRDefault="00331F26" w:rsidP="00D71C46">
            <w:pPr>
              <w:ind w:firstLine="0"/>
              <w:rPr>
                <w:noProof/>
                <w:lang w:val="vi-VN"/>
              </w:rPr>
            </w:pPr>
            <w:r w:rsidRPr="00534549">
              <w:rPr>
                <w:noProof/>
                <w:lang w:val="vi-VN"/>
              </w:rPr>
              <w:t>Tên thuốc</w:t>
            </w:r>
          </w:p>
        </w:tc>
      </w:tr>
      <w:tr w:rsidR="00D71C46" w:rsidRPr="00534549" w14:paraId="7629A27D" w14:textId="77777777" w:rsidTr="00D71C46">
        <w:tc>
          <w:tcPr>
            <w:tcW w:w="895" w:type="dxa"/>
          </w:tcPr>
          <w:p w14:paraId="7F00156D" w14:textId="77777777" w:rsidR="00D71C46" w:rsidRPr="00534549" w:rsidRDefault="00D71C46" w:rsidP="00D71C46">
            <w:pPr>
              <w:ind w:firstLine="0"/>
              <w:rPr>
                <w:noProof/>
                <w:lang w:val="vi-VN"/>
              </w:rPr>
            </w:pPr>
            <w:r w:rsidRPr="00534549">
              <w:rPr>
                <w:noProof/>
                <w:lang w:val="vi-VN"/>
              </w:rPr>
              <w:t>3</w:t>
            </w:r>
          </w:p>
        </w:tc>
        <w:tc>
          <w:tcPr>
            <w:tcW w:w="2790" w:type="dxa"/>
          </w:tcPr>
          <w:p w14:paraId="4142E45E" w14:textId="598AA981" w:rsidR="00D71C46" w:rsidRPr="00534549" w:rsidRDefault="00E05CF4" w:rsidP="00D71C46">
            <w:pPr>
              <w:rPr>
                <w:noProof/>
                <w:lang w:val="vi-VN"/>
              </w:rPr>
            </w:pPr>
            <w:r w:rsidRPr="00534549">
              <w:rPr>
                <w:noProof/>
                <w:lang w:val="vi-VN"/>
              </w:rPr>
              <w:t>DonVi</w:t>
            </w:r>
          </w:p>
        </w:tc>
        <w:tc>
          <w:tcPr>
            <w:tcW w:w="1620" w:type="dxa"/>
          </w:tcPr>
          <w:p w14:paraId="3E3FC809" w14:textId="77777777" w:rsidR="00D71C46" w:rsidRPr="00534549" w:rsidRDefault="00D71C46" w:rsidP="00D71C46">
            <w:pPr>
              <w:ind w:firstLine="0"/>
              <w:rPr>
                <w:noProof/>
                <w:lang w:val="vi-VN"/>
              </w:rPr>
            </w:pPr>
            <w:r w:rsidRPr="00534549">
              <w:rPr>
                <w:noProof/>
                <w:lang w:val="vi-VN"/>
              </w:rPr>
              <w:t>varchar (100)</w:t>
            </w:r>
          </w:p>
        </w:tc>
        <w:tc>
          <w:tcPr>
            <w:tcW w:w="1620" w:type="dxa"/>
          </w:tcPr>
          <w:p w14:paraId="2FE9CB9A" w14:textId="77777777" w:rsidR="00D71C46" w:rsidRPr="00534549" w:rsidRDefault="00D71C46" w:rsidP="00D71C46">
            <w:pPr>
              <w:ind w:firstLine="0"/>
              <w:rPr>
                <w:noProof/>
                <w:lang w:val="vi-VN"/>
              </w:rPr>
            </w:pPr>
            <w:r w:rsidRPr="00534549">
              <w:rPr>
                <w:noProof/>
                <w:lang w:val="vi-VN"/>
              </w:rPr>
              <w:t>public</w:t>
            </w:r>
          </w:p>
        </w:tc>
        <w:tc>
          <w:tcPr>
            <w:tcW w:w="2651" w:type="dxa"/>
          </w:tcPr>
          <w:p w14:paraId="37348D9D" w14:textId="3B461E05" w:rsidR="00D71C46" w:rsidRPr="00534549" w:rsidRDefault="00331F26" w:rsidP="00D71C46">
            <w:pPr>
              <w:ind w:firstLine="0"/>
              <w:rPr>
                <w:noProof/>
                <w:lang w:val="vi-VN"/>
              </w:rPr>
            </w:pPr>
            <w:r w:rsidRPr="00534549">
              <w:rPr>
                <w:noProof/>
                <w:lang w:val="vi-VN"/>
              </w:rPr>
              <w:t>Đơn vị tính</w:t>
            </w:r>
          </w:p>
        </w:tc>
      </w:tr>
      <w:tr w:rsidR="00D71C46" w:rsidRPr="00534549" w14:paraId="453F181F" w14:textId="77777777" w:rsidTr="00D71C46">
        <w:tc>
          <w:tcPr>
            <w:tcW w:w="895" w:type="dxa"/>
          </w:tcPr>
          <w:p w14:paraId="364B892D" w14:textId="77777777" w:rsidR="00D71C46" w:rsidRPr="00534549" w:rsidRDefault="00D71C46" w:rsidP="00D71C46">
            <w:pPr>
              <w:ind w:firstLine="0"/>
              <w:rPr>
                <w:noProof/>
                <w:lang w:val="vi-VN"/>
              </w:rPr>
            </w:pPr>
            <w:r w:rsidRPr="00534549">
              <w:rPr>
                <w:noProof/>
                <w:lang w:val="vi-VN"/>
              </w:rPr>
              <w:t>4</w:t>
            </w:r>
          </w:p>
        </w:tc>
        <w:tc>
          <w:tcPr>
            <w:tcW w:w="2790" w:type="dxa"/>
          </w:tcPr>
          <w:p w14:paraId="0ADA4F41" w14:textId="5BCC16EF" w:rsidR="00D71C46" w:rsidRPr="00534549" w:rsidRDefault="00E05CF4" w:rsidP="00D71C46">
            <w:pPr>
              <w:rPr>
                <w:noProof/>
                <w:lang w:val="vi-VN"/>
              </w:rPr>
            </w:pPr>
            <w:r w:rsidRPr="00534549">
              <w:rPr>
                <w:noProof/>
                <w:lang w:val="vi-VN"/>
              </w:rPr>
              <w:t>DonGia</w:t>
            </w:r>
          </w:p>
        </w:tc>
        <w:tc>
          <w:tcPr>
            <w:tcW w:w="1620" w:type="dxa"/>
          </w:tcPr>
          <w:p w14:paraId="741F2429" w14:textId="53D2933F" w:rsidR="00D71C46" w:rsidRPr="00534549" w:rsidRDefault="00331F26" w:rsidP="00D71C46">
            <w:pPr>
              <w:ind w:firstLine="0"/>
              <w:rPr>
                <w:noProof/>
                <w:lang w:val="vi-VN"/>
              </w:rPr>
            </w:pPr>
            <w:r w:rsidRPr="00534549">
              <w:rPr>
                <w:noProof/>
                <w:lang w:val="vi-VN"/>
              </w:rPr>
              <w:t>int</w:t>
            </w:r>
          </w:p>
        </w:tc>
        <w:tc>
          <w:tcPr>
            <w:tcW w:w="1620" w:type="dxa"/>
          </w:tcPr>
          <w:p w14:paraId="69BB37E5" w14:textId="77777777" w:rsidR="00D71C46" w:rsidRPr="00534549" w:rsidRDefault="00D71C46" w:rsidP="00D71C46">
            <w:pPr>
              <w:ind w:firstLine="0"/>
              <w:rPr>
                <w:noProof/>
                <w:lang w:val="vi-VN"/>
              </w:rPr>
            </w:pPr>
            <w:r w:rsidRPr="00534549">
              <w:rPr>
                <w:noProof/>
                <w:lang w:val="vi-VN"/>
              </w:rPr>
              <w:t>public</w:t>
            </w:r>
          </w:p>
        </w:tc>
        <w:tc>
          <w:tcPr>
            <w:tcW w:w="2651" w:type="dxa"/>
          </w:tcPr>
          <w:p w14:paraId="4E5C47E6" w14:textId="001C3592" w:rsidR="00D71C46" w:rsidRPr="00534549" w:rsidRDefault="00331F26" w:rsidP="00D71C46">
            <w:pPr>
              <w:ind w:firstLine="0"/>
              <w:rPr>
                <w:noProof/>
                <w:lang w:val="vi-VN"/>
              </w:rPr>
            </w:pPr>
            <w:r w:rsidRPr="00534549">
              <w:rPr>
                <w:noProof/>
                <w:lang w:val="vi-VN"/>
              </w:rPr>
              <w:t>Đơn giá</w:t>
            </w:r>
          </w:p>
        </w:tc>
      </w:tr>
    </w:tbl>
    <w:p w14:paraId="2AE32C13" w14:textId="5AB1E8A7" w:rsidR="00D71C46" w:rsidRPr="00534549" w:rsidRDefault="00D71C46" w:rsidP="003D5833">
      <w:pPr>
        <w:pStyle w:val="Heading5"/>
        <w:numPr>
          <w:ilvl w:val="0"/>
          <w:numId w:val="52"/>
        </w:numPr>
        <w:rPr>
          <w:noProof/>
          <w:lang w:val="vi-VN"/>
        </w:rPr>
      </w:pPr>
      <w:r w:rsidRPr="00534549">
        <w:rPr>
          <w:noProof/>
          <w:lang w:val="vi-VN"/>
        </w:rPr>
        <w:t>Danh sách các phương thức</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2143"/>
        <w:gridCol w:w="1890"/>
        <w:gridCol w:w="2598"/>
      </w:tblGrid>
      <w:tr w:rsidR="00D71C46" w:rsidRPr="00534549" w14:paraId="7E70DF50" w14:textId="77777777" w:rsidTr="00D71C46">
        <w:trPr>
          <w:trHeight w:val="1007"/>
        </w:trPr>
        <w:tc>
          <w:tcPr>
            <w:tcW w:w="895" w:type="dxa"/>
          </w:tcPr>
          <w:p w14:paraId="681EAD77" w14:textId="77777777" w:rsidR="00D71C46" w:rsidRPr="00534549" w:rsidRDefault="00D71C46" w:rsidP="00D71C46">
            <w:pPr>
              <w:ind w:firstLine="0"/>
              <w:rPr>
                <w:noProof/>
                <w:lang w:val="vi-VN"/>
              </w:rPr>
            </w:pPr>
            <w:r w:rsidRPr="00534549">
              <w:rPr>
                <w:noProof/>
                <w:lang w:val="vi-VN"/>
              </w:rPr>
              <w:t>STT</w:t>
            </w:r>
          </w:p>
        </w:tc>
        <w:tc>
          <w:tcPr>
            <w:tcW w:w="2627" w:type="dxa"/>
          </w:tcPr>
          <w:p w14:paraId="7BF1A2E4" w14:textId="77777777" w:rsidR="00D71C46" w:rsidRPr="00534549" w:rsidRDefault="00D71C46" w:rsidP="00D71C46">
            <w:pPr>
              <w:ind w:firstLine="0"/>
              <w:rPr>
                <w:noProof/>
                <w:lang w:val="vi-VN"/>
              </w:rPr>
            </w:pPr>
            <w:r w:rsidRPr="00534549">
              <w:rPr>
                <w:noProof/>
                <w:lang w:val="vi-VN"/>
              </w:rPr>
              <w:t>Tên phương thức</w:t>
            </w:r>
          </w:p>
        </w:tc>
        <w:tc>
          <w:tcPr>
            <w:tcW w:w="2143" w:type="dxa"/>
          </w:tcPr>
          <w:p w14:paraId="0002FDEB" w14:textId="77777777" w:rsidR="00D71C46" w:rsidRPr="00534549" w:rsidRDefault="00D71C46" w:rsidP="00D71C46">
            <w:pPr>
              <w:ind w:firstLine="0"/>
              <w:rPr>
                <w:noProof/>
                <w:lang w:val="vi-VN"/>
              </w:rPr>
            </w:pPr>
            <w:r w:rsidRPr="00534549">
              <w:rPr>
                <w:noProof/>
                <w:lang w:val="vi-VN"/>
              </w:rPr>
              <w:t>Kiểu trả về</w:t>
            </w:r>
          </w:p>
        </w:tc>
        <w:tc>
          <w:tcPr>
            <w:tcW w:w="1890" w:type="dxa"/>
          </w:tcPr>
          <w:p w14:paraId="0DD3C1DE" w14:textId="77777777" w:rsidR="00D71C46" w:rsidRPr="00534549" w:rsidRDefault="00D71C46" w:rsidP="00D71C46">
            <w:pPr>
              <w:ind w:firstLine="0"/>
              <w:rPr>
                <w:noProof/>
                <w:lang w:val="vi-VN"/>
              </w:rPr>
            </w:pPr>
            <w:r w:rsidRPr="00534549">
              <w:rPr>
                <w:noProof/>
                <w:lang w:val="vi-VN"/>
              </w:rPr>
              <w:t>Ràng buộc</w:t>
            </w:r>
          </w:p>
        </w:tc>
        <w:tc>
          <w:tcPr>
            <w:tcW w:w="2598" w:type="dxa"/>
          </w:tcPr>
          <w:p w14:paraId="0FC11C8C" w14:textId="77777777" w:rsidR="00D71C46" w:rsidRPr="00534549" w:rsidRDefault="00D71C46" w:rsidP="00D71C46">
            <w:pPr>
              <w:ind w:firstLine="0"/>
              <w:jc w:val="left"/>
              <w:rPr>
                <w:noProof/>
                <w:lang w:val="vi-VN"/>
              </w:rPr>
            </w:pPr>
            <w:r w:rsidRPr="00534549">
              <w:rPr>
                <w:noProof/>
                <w:lang w:val="vi-VN"/>
              </w:rPr>
              <w:t>Ý nghĩa/ghi chú</w:t>
            </w:r>
          </w:p>
        </w:tc>
      </w:tr>
      <w:tr w:rsidR="00D71C46" w:rsidRPr="00534549" w14:paraId="2FC167F8" w14:textId="77777777" w:rsidTr="00D71C46">
        <w:tc>
          <w:tcPr>
            <w:tcW w:w="895" w:type="dxa"/>
          </w:tcPr>
          <w:p w14:paraId="4B340E50" w14:textId="77777777" w:rsidR="00D71C46" w:rsidRPr="00534549" w:rsidRDefault="00D71C46" w:rsidP="00D71C46">
            <w:pPr>
              <w:ind w:firstLine="0"/>
              <w:rPr>
                <w:b/>
                <w:noProof/>
                <w:lang w:val="vi-VN"/>
              </w:rPr>
            </w:pPr>
            <w:r w:rsidRPr="00534549">
              <w:rPr>
                <w:noProof/>
                <w:lang w:val="vi-VN"/>
              </w:rPr>
              <w:t>1</w:t>
            </w:r>
          </w:p>
        </w:tc>
        <w:tc>
          <w:tcPr>
            <w:tcW w:w="2627" w:type="dxa"/>
          </w:tcPr>
          <w:p w14:paraId="2715FA3E" w14:textId="25162221" w:rsidR="00D71C46" w:rsidRPr="00534549" w:rsidRDefault="00D71C46" w:rsidP="00D71C46">
            <w:pPr>
              <w:ind w:firstLine="0"/>
              <w:rPr>
                <w:b/>
                <w:noProof/>
                <w:lang w:val="vi-VN"/>
              </w:rPr>
            </w:pPr>
            <w:r w:rsidRPr="00534549">
              <w:rPr>
                <w:noProof/>
                <w:lang w:val="vi-VN"/>
              </w:rPr>
              <w:t>T</w:t>
            </w:r>
            <w:r w:rsidR="00331F26" w:rsidRPr="00534549">
              <w:rPr>
                <w:noProof/>
                <w:lang w:val="vi-VN"/>
              </w:rPr>
              <w:t>imThuoc</w:t>
            </w:r>
          </w:p>
        </w:tc>
        <w:tc>
          <w:tcPr>
            <w:tcW w:w="2143" w:type="dxa"/>
          </w:tcPr>
          <w:p w14:paraId="112DD493" w14:textId="2D307A6E" w:rsidR="00D71C46" w:rsidRPr="00534549" w:rsidRDefault="00331F26" w:rsidP="00D71C46">
            <w:pPr>
              <w:ind w:firstLine="0"/>
              <w:rPr>
                <w:b/>
                <w:noProof/>
                <w:lang w:val="vi-VN"/>
              </w:rPr>
            </w:pPr>
            <w:r w:rsidRPr="00534549">
              <w:rPr>
                <w:noProof/>
                <w:lang w:val="vi-VN"/>
              </w:rPr>
              <w:t>int</w:t>
            </w:r>
          </w:p>
        </w:tc>
        <w:tc>
          <w:tcPr>
            <w:tcW w:w="1890" w:type="dxa"/>
          </w:tcPr>
          <w:p w14:paraId="2640B9C9" w14:textId="77777777" w:rsidR="00D71C46" w:rsidRPr="00534549" w:rsidRDefault="00D71C46" w:rsidP="00D71C46">
            <w:pPr>
              <w:ind w:firstLine="0"/>
              <w:rPr>
                <w:b/>
                <w:noProof/>
                <w:lang w:val="vi-VN"/>
              </w:rPr>
            </w:pPr>
            <w:r w:rsidRPr="00534549">
              <w:rPr>
                <w:noProof/>
                <w:lang w:val="vi-VN"/>
              </w:rPr>
              <w:t>public</w:t>
            </w:r>
          </w:p>
        </w:tc>
        <w:tc>
          <w:tcPr>
            <w:tcW w:w="2598" w:type="dxa"/>
          </w:tcPr>
          <w:p w14:paraId="1C241835" w14:textId="69002FBB" w:rsidR="00D71C46" w:rsidRPr="00534549" w:rsidRDefault="00D71C46" w:rsidP="00D71C46">
            <w:pPr>
              <w:ind w:firstLine="0"/>
              <w:jc w:val="left"/>
              <w:rPr>
                <w:b/>
                <w:noProof/>
                <w:lang w:val="vi-VN"/>
              </w:rPr>
            </w:pPr>
            <w:r w:rsidRPr="00534549">
              <w:rPr>
                <w:noProof/>
                <w:lang w:val="vi-VN"/>
              </w:rPr>
              <w:t>T</w:t>
            </w:r>
            <w:r w:rsidR="00331F26" w:rsidRPr="00534549">
              <w:rPr>
                <w:noProof/>
                <w:lang w:val="vi-VN"/>
              </w:rPr>
              <w:t>ìm thông tin loại thuốc</w:t>
            </w:r>
          </w:p>
        </w:tc>
      </w:tr>
      <w:tr w:rsidR="00D71C46" w:rsidRPr="00534549" w14:paraId="405F7D8C" w14:textId="77777777" w:rsidTr="00D71C46">
        <w:tc>
          <w:tcPr>
            <w:tcW w:w="895" w:type="dxa"/>
          </w:tcPr>
          <w:p w14:paraId="29BE7035" w14:textId="77777777" w:rsidR="00D71C46" w:rsidRPr="00534549" w:rsidRDefault="00D71C46" w:rsidP="00D71C46">
            <w:pPr>
              <w:ind w:firstLine="0"/>
              <w:rPr>
                <w:noProof/>
                <w:lang w:val="vi-VN"/>
              </w:rPr>
            </w:pPr>
            <w:r w:rsidRPr="00534549">
              <w:rPr>
                <w:noProof/>
                <w:lang w:val="vi-VN"/>
              </w:rPr>
              <w:t>2</w:t>
            </w:r>
          </w:p>
        </w:tc>
        <w:tc>
          <w:tcPr>
            <w:tcW w:w="2627" w:type="dxa"/>
          </w:tcPr>
          <w:p w14:paraId="09E3764D" w14:textId="66B5EDEB" w:rsidR="00D71C46" w:rsidRPr="00534549" w:rsidRDefault="00331F26" w:rsidP="00D71C46">
            <w:pPr>
              <w:ind w:firstLine="0"/>
              <w:rPr>
                <w:noProof/>
                <w:lang w:val="vi-VN"/>
              </w:rPr>
            </w:pPr>
            <w:r w:rsidRPr="00534549">
              <w:rPr>
                <w:noProof/>
                <w:lang w:val="vi-VN"/>
              </w:rPr>
              <w:t>CapNhatThuoc</w:t>
            </w:r>
          </w:p>
        </w:tc>
        <w:tc>
          <w:tcPr>
            <w:tcW w:w="2143" w:type="dxa"/>
          </w:tcPr>
          <w:p w14:paraId="763E21AA" w14:textId="271BF7D8" w:rsidR="00D71C46" w:rsidRPr="00534549" w:rsidRDefault="00331F26" w:rsidP="00D71C46">
            <w:pPr>
              <w:ind w:firstLine="0"/>
              <w:rPr>
                <w:noProof/>
                <w:lang w:val="vi-VN"/>
              </w:rPr>
            </w:pPr>
            <w:r w:rsidRPr="00534549">
              <w:rPr>
                <w:noProof/>
                <w:lang w:val="vi-VN"/>
              </w:rPr>
              <w:t>void</w:t>
            </w:r>
          </w:p>
        </w:tc>
        <w:tc>
          <w:tcPr>
            <w:tcW w:w="1890" w:type="dxa"/>
          </w:tcPr>
          <w:p w14:paraId="489E71B7" w14:textId="77777777" w:rsidR="00D71C46" w:rsidRPr="00534549" w:rsidRDefault="00D71C46" w:rsidP="00D71C46">
            <w:pPr>
              <w:ind w:firstLine="0"/>
              <w:rPr>
                <w:noProof/>
                <w:lang w:val="vi-VN"/>
              </w:rPr>
            </w:pPr>
            <w:r w:rsidRPr="00534549">
              <w:rPr>
                <w:noProof/>
                <w:lang w:val="vi-VN"/>
              </w:rPr>
              <w:t>public</w:t>
            </w:r>
          </w:p>
        </w:tc>
        <w:tc>
          <w:tcPr>
            <w:tcW w:w="2598" w:type="dxa"/>
          </w:tcPr>
          <w:p w14:paraId="017D562C" w14:textId="3FFDBE22" w:rsidR="00D71C46" w:rsidRPr="00534549" w:rsidRDefault="00331F26" w:rsidP="00D71C46">
            <w:pPr>
              <w:ind w:firstLine="0"/>
              <w:jc w:val="left"/>
              <w:rPr>
                <w:noProof/>
                <w:lang w:val="vi-VN"/>
              </w:rPr>
            </w:pPr>
            <w:r w:rsidRPr="00534549">
              <w:rPr>
                <w:noProof/>
                <w:lang w:val="vi-VN"/>
              </w:rPr>
              <w:t>Cập nhật thông tin thuốc</w:t>
            </w:r>
          </w:p>
        </w:tc>
      </w:tr>
      <w:tr w:rsidR="00D71C46" w:rsidRPr="00534549" w14:paraId="0B62B3AC" w14:textId="77777777" w:rsidTr="00D71C46">
        <w:tc>
          <w:tcPr>
            <w:tcW w:w="895" w:type="dxa"/>
          </w:tcPr>
          <w:p w14:paraId="2A603A1B" w14:textId="77777777" w:rsidR="00D71C46" w:rsidRPr="00534549" w:rsidRDefault="00D71C46" w:rsidP="00D71C46">
            <w:pPr>
              <w:ind w:firstLine="0"/>
              <w:rPr>
                <w:noProof/>
                <w:lang w:val="vi-VN"/>
              </w:rPr>
            </w:pPr>
            <w:r w:rsidRPr="00534549">
              <w:rPr>
                <w:noProof/>
                <w:lang w:val="vi-VN"/>
              </w:rPr>
              <w:t>3</w:t>
            </w:r>
          </w:p>
        </w:tc>
        <w:tc>
          <w:tcPr>
            <w:tcW w:w="2627" w:type="dxa"/>
          </w:tcPr>
          <w:p w14:paraId="48A1DF5F" w14:textId="495C8E5C" w:rsidR="00D71C46" w:rsidRPr="00534549" w:rsidRDefault="00D71C46" w:rsidP="00D71C46">
            <w:pPr>
              <w:ind w:firstLine="0"/>
              <w:rPr>
                <w:noProof/>
                <w:lang w:val="vi-VN"/>
              </w:rPr>
            </w:pPr>
            <w:r w:rsidRPr="00534549">
              <w:rPr>
                <w:noProof/>
                <w:lang w:val="vi-VN"/>
              </w:rPr>
              <w:t>T</w:t>
            </w:r>
            <w:r w:rsidR="00331F26" w:rsidRPr="00534549">
              <w:rPr>
                <w:noProof/>
                <w:lang w:val="vi-VN"/>
              </w:rPr>
              <w:t>hemThuoc</w:t>
            </w:r>
          </w:p>
        </w:tc>
        <w:tc>
          <w:tcPr>
            <w:tcW w:w="2143" w:type="dxa"/>
          </w:tcPr>
          <w:p w14:paraId="050316E2" w14:textId="05A378CF" w:rsidR="00D71C46" w:rsidRPr="00534549" w:rsidRDefault="00331F26" w:rsidP="00D71C46">
            <w:pPr>
              <w:ind w:firstLine="0"/>
              <w:rPr>
                <w:noProof/>
                <w:lang w:val="vi-VN"/>
              </w:rPr>
            </w:pPr>
            <w:r w:rsidRPr="00534549">
              <w:rPr>
                <w:noProof/>
                <w:lang w:val="vi-VN"/>
              </w:rPr>
              <w:t>void</w:t>
            </w:r>
          </w:p>
        </w:tc>
        <w:tc>
          <w:tcPr>
            <w:tcW w:w="1890" w:type="dxa"/>
          </w:tcPr>
          <w:p w14:paraId="629187A2" w14:textId="77777777" w:rsidR="00D71C46" w:rsidRPr="00534549" w:rsidRDefault="00D71C46" w:rsidP="00D71C46">
            <w:pPr>
              <w:ind w:firstLine="0"/>
              <w:rPr>
                <w:noProof/>
                <w:lang w:val="vi-VN"/>
              </w:rPr>
            </w:pPr>
            <w:r w:rsidRPr="00534549">
              <w:rPr>
                <w:noProof/>
                <w:lang w:val="vi-VN"/>
              </w:rPr>
              <w:t>public</w:t>
            </w:r>
          </w:p>
        </w:tc>
        <w:tc>
          <w:tcPr>
            <w:tcW w:w="2598" w:type="dxa"/>
          </w:tcPr>
          <w:p w14:paraId="040D4026" w14:textId="0788BF42" w:rsidR="00D71C46" w:rsidRPr="00534549" w:rsidRDefault="00331F26" w:rsidP="00D71C46">
            <w:pPr>
              <w:ind w:firstLine="0"/>
              <w:jc w:val="left"/>
              <w:rPr>
                <w:noProof/>
                <w:lang w:val="vi-VN"/>
              </w:rPr>
            </w:pPr>
            <w:r w:rsidRPr="00534549">
              <w:rPr>
                <w:noProof/>
                <w:lang w:val="vi-VN"/>
              </w:rPr>
              <w:t>Thêm loại thuốc</w:t>
            </w:r>
          </w:p>
        </w:tc>
      </w:tr>
      <w:tr w:rsidR="00D71C46" w:rsidRPr="00534549" w14:paraId="7CB7C9EE" w14:textId="77777777" w:rsidTr="00D71C46">
        <w:tc>
          <w:tcPr>
            <w:tcW w:w="895" w:type="dxa"/>
          </w:tcPr>
          <w:p w14:paraId="649373FF" w14:textId="77777777" w:rsidR="00D71C46" w:rsidRPr="00534549" w:rsidRDefault="00D71C46" w:rsidP="00D71C46">
            <w:pPr>
              <w:ind w:firstLine="0"/>
              <w:rPr>
                <w:noProof/>
                <w:lang w:val="vi-VN"/>
              </w:rPr>
            </w:pPr>
            <w:r w:rsidRPr="00534549">
              <w:rPr>
                <w:noProof/>
                <w:lang w:val="vi-VN"/>
              </w:rPr>
              <w:t>4</w:t>
            </w:r>
          </w:p>
        </w:tc>
        <w:tc>
          <w:tcPr>
            <w:tcW w:w="2627" w:type="dxa"/>
          </w:tcPr>
          <w:p w14:paraId="07D5E56B" w14:textId="6510A85B" w:rsidR="00D71C46" w:rsidRPr="00534549" w:rsidRDefault="00D71C46" w:rsidP="00D71C46">
            <w:pPr>
              <w:ind w:firstLine="0"/>
              <w:rPr>
                <w:noProof/>
                <w:lang w:val="vi-VN"/>
              </w:rPr>
            </w:pPr>
            <w:r w:rsidRPr="00534549">
              <w:rPr>
                <w:noProof/>
                <w:lang w:val="vi-VN"/>
              </w:rPr>
              <w:t>Xoa</w:t>
            </w:r>
            <w:r w:rsidR="00331F26" w:rsidRPr="00534549">
              <w:rPr>
                <w:noProof/>
                <w:lang w:val="vi-VN"/>
              </w:rPr>
              <w:t>Thuoc</w:t>
            </w:r>
          </w:p>
        </w:tc>
        <w:tc>
          <w:tcPr>
            <w:tcW w:w="2143" w:type="dxa"/>
          </w:tcPr>
          <w:p w14:paraId="33CEDCF0" w14:textId="3BCB6AF3" w:rsidR="00D71C46" w:rsidRPr="00534549" w:rsidRDefault="00331F26" w:rsidP="00D71C46">
            <w:pPr>
              <w:ind w:firstLine="0"/>
              <w:rPr>
                <w:noProof/>
                <w:lang w:val="vi-VN"/>
              </w:rPr>
            </w:pPr>
            <w:r w:rsidRPr="00534549">
              <w:rPr>
                <w:noProof/>
                <w:lang w:val="vi-VN"/>
              </w:rPr>
              <w:t>void</w:t>
            </w:r>
          </w:p>
        </w:tc>
        <w:tc>
          <w:tcPr>
            <w:tcW w:w="1890" w:type="dxa"/>
          </w:tcPr>
          <w:p w14:paraId="21FEBD54" w14:textId="77777777" w:rsidR="00D71C46" w:rsidRPr="00534549" w:rsidRDefault="00D71C46" w:rsidP="00D71C46">
            <w:pPr>
              <w:ind w:firstLine="0"/>
              <w:rPr>
                <w:noProof/>
                <w:lang w:val="vi-VN"/>
              </w:rPr>
            </w:pPr>
            <w:r w:rsidRPr="00534549">
              <w:rPr>
                <w:noProof/>
                <w:lang w:val="vi-VN"/>
              </w:rPr>
              <w:t>public</w:t>
            </w:r>
          </w:p>
        </w:tc>
        <w:tc>
          <w:tcPr>
            <w:tcW w:w="2598" w:type="dxa"/>
          </w:tcPr>
          <w:p w14:paraId="44B206B3" w14:textId="41F450FC" w:rsidR="00D71C46" w:rsidRPr="00534549" w:rsidRDefault="00D71C46" w:rsidP="00D71C46">
            <w:pPr>
              <w:ind w:firstLine="0"/>
              <w:jc w:val="left"/>
              <w:rPr>
                <w:noProof/>
                <w:lang w:val="vi-VN"/>
              </w:rPr>
            </w:pPr>
            <w:r w:rsidRPr="00534549">
              <w:rPr>
                <w:noProof/>
                <w:lang w:val="vi-VN"/>
              </w:rPr>
              <w:t xml:space="preserve">Xoá </w:t>
            </w:r>
            <w:r w:rsidR="00331F26" w:rsidRPr="00534549">
              <w:rPr>
                <w:noProof/>
                <w:lang w:val="vi-VN"/>
              </w:rPr>
              <w:t>thuốc</w:t>
            </w:r>
          </w:p>
        </w:tc>
      </w:tr>
      <w:tr w:rsidR="00D71C46" w:rsidRPr="00534549" w14:paraId="30A02505" w14:textId="77777777" w:rsidTr="00D71C46">
        <w:tc>
          <w:tcPr>
            <w:tcW w:w="895" w:type="dxa"/>
          </w:tcPr>
          <w:p w14:paraId="31CAA58D" w14:textId="77777777" w:rsidR="00D71C46" w:rsidRPr="00534549" w:rsidRDefault="00D71C46" w:rsidP="00D71C46">
            <w:pPr>
              <w:ind w:firstLine="0"/>
              <w:rPr>
                <w:noProof/>
                <w:lang w:val="vi-VN"/>
              </w:rPr>
            </w:pPr>
            <w:r w:rsidRPr="00534549">
              <w:rPr>
                <w:noProof/>
                <w:lang w:val="vi-VN"/>
              </w:rPr>
              <w:t>5</w:t>
            </w:r>
          </w:p>
        </w:tc>
        <w:tc>
          <w:tcPr>
            <w:tcW w:w="2627" w:type="dxa"/>
          </w:tcPr>
          <w:p w14:paraId="463DCFE3" w14:textId="1D2D6D21" w:rsidR="00D71C46" w:rsidRPr="00534549" w:rsidRDefault="00331F26" w:rsidP="00D71C46">
            <w:pPr>
              <w:ind w:firstLine="0"/>
              <w:rPr>
                <w:noProof/>
                <w:lang w:val="vi-VN"/>
              </w:rPr>
            </w:pPr>
            <w:r w:rsidRPr="00534549">
              <w:rPr>
                <w:noProof/>
                <w:lang w:val="vi-VN"/>
              </w:rPr>
              <w:t>LayDonViThuoc</w:t>
            </w:r>
          </w:p>
        </w:tc>
        <w:tc>
          <w:tcPr>
            <w:tcW w:w="2143" w:type="dxa"/>
          </w:tcPr>
          <w:p w14:paraId="4C5D241C" w14:textId="309F440D" w:rsidR="00D71C46" w:rsidRPr="00534549" w:rsidRDefault="00331F26" w:rsidP="00D71C46">
            <w:pPr>
              <w:ind w:firstLine="0"/>
              <w:rPr>
                <w:noProof/>
                <w:lang w:val="vi-VN"/>
              </w:rPr>
            </w:pPr>
            <w:r w:rsidRPr="00534549">
              <w:rPr>
                <w:noProof/>
                <w:lang w:val="vi-VN"/>
              </w:rPr>
              <w:t>string</w:t>
            </w:r>
          </w:p>
        </w:tc>
        <w:tc>
          <w:tcPr>
            <w:tcW w:w="1890" w:type="dxa"/>
          </w:tcPr>
          <w:p w14:paraId="2C3F2E8C" w14:textId="77777777" w:rsidR="00D71C46" w:rsidRPr="00534549" w:rsidRDefault="00D71C46" w:rsidP="00D71C46">
            <w:pPr>
              <w:ind w:firstLine="0"/>
              <w:rPr>
                <w:noProof/>
                <w:lang w:val="vi-VN"/>
              </w:rPr>
            </w:pPr>
            <w:r w:rsidRPr="00534549">
              <w:rPr>
                <w:noProof/>
                <w:lang w:val="vi-VN"/>
              </w:rPr>
              <w:t>public</w:t>
            </w:r>
          </w:p>
        </w:tc>
        <w:tc>
          <w:tcPr>
            <w:tcW w:w="2598" w:type="dxa"/>
          </w:tcPr>
          <w:p w14:paraId="0EE98BAD" w14:textId="25536308" w:rsidR="00D71C46" w:rsidRPr="00534549" w:rsidRDefault="00331F26" w:rsidP="00D71C46">
            <w:pPr>
              <w:ind w:firstLine="0"/>
              <w:jc w:val="left"/>
              <w:rPr>
                <w:noProof/>
                <w:lang w:val="vi-VN"/>
              </w:rPr>
            </w:pPr>
            <w:r w:rsidRPr="00534549">
              <w:rPr>
                <w:noProof/>
                <w:lang w:val="vi-VN"/>
              </w:rPr>
              <w:t>Lấy đơn vị thuốc</w:t>
            </w:r>
          </w:p>
        </w:tc>
      </w:tr>
    </w:tbl>
    <w:p w14:paraId="49D18113" w14:textId="77777777" w:rsidR="00D71C46" w:rsidRPr="00534549" w:rsidRDefault="00D71C46" w:rsidP="00D71C46">
      <w:pPr>
        <w:rPr>
          <w:noProof/>
          <w:lang w:val="vi-VN"/>
        </w:rPr>
      </w:pPr>
    </w:p>
    <w:p w14:paraId="2FBE0016" w14:textId="7DE4B25E" w:rsidR="00383FE9" w:rsidRPr="00534549" w:rsidRDefault="00383FE9" w:rsidP="00383FE9">
      <w:pPr>
        <w:pStyle w:val="Heading4"/>
        <w:rPr>
          <w:noProof/>
          <w:lang w:val="vi-VN"/>
        </w:rPr>
      </w:pPr>
      <w:r w:rsidRPr="00534549">
        <w:rPr>
          <w:noProof/>
          <w:lang w:val="vi-VN"/>
        </w:rPr>
        <w:t>NguoiDung</w:t>
      </w:r>
    </w:p>
    <w:p w14:paraId="75F89C68" w14:textId="5E3E93CD" w:rsidR="00D71C46" w:rsidRPr="00534549" w:rsidRDefault="003D5833" w:rsidP="003D5833">
      <w:pPr>
        <w:pStyle w:val="Heading5"/>
        <w:numPr>
          <w:ilvl w:val="0"/>
          <w:numId w:val="0"/>
        </w:numPr>
        <w:ind w:left="1800"/>
        <w:rPr>
          <w:noProof/>
          <w:lang w:val="vi-VN"/>
        </w:rPr>
      </w:pPr>
      <w:r w:rsidRPr="00534549">
        <w:rPr>
          <w:noProof/>
          <w:lang w:val="vi-VN"/>
        </w:rPr>
        <w:t xml:space="preserve">a. </w:t>
      </w:r>
      <w:r w:rsidR="00D71C46" w:rsidRPr="00534549">
        <w:rPr>
          <w:noProof/>
          <w:lang w:val="vi-VN"/>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D71C46" w:rsidRPr="00534549" w14:paraId="68CC35FC" w14:textId="77777777" w:rsidTr="00D71C46">
        <w:tc>
          <w:tcPr>
            <w:tcW w:w="895" w:type="dxa"/>
          </w:tcPr>
          <w:p w14:paraId="5D953937" w14:textId="77777777" w:rsidR="00D71C46" w:rsidRPr="00534549" w:rsidRDefault="00D71C46" w:rsidP="00D71C46">
            <w:pPr>
              <w:ind w:firstLine="0"/>
              <w:rPr>
                <w:noProof/>
                <w:lang w:val="vi-VN"/>
              </w:rPr>
            </w:pPr>
            <w:r w:rsidRPr="00534549">
              <w:rPr>
                <w:noProof/>
                <w:lang w:val="vi-VN"/>
              </w:rPr>
              <w:t>STT</w:t>
            </w:r>
          </w:p>
        </w:tc>
        <w:tc>
          <w:tcPr>
            <w:tcW w:w="2790" w:type="dxa"/>
          </w:tcPr>
          <w:p w14:paraId="40C0E180" w14:textId="77777777" w:rsidR="00D71C46" w:rsidRPr="00534549" w:rsidRDefault="00D71C46" w:rsidP="00D71C46">
            <w:pPr>
              <w:rPr>
                <w:noProof/>
                <w:lang w:val="vi-VN"/>
              </w:rPr>
            </w:pPr>
            <w:r w:rsidRPr="00534549">
              <w:rPr>
                <w:noProof/>
                <w:lang w:val="vi-VN"/>
              </w:rPr>
              <w:t>Tên thuộc tính</w:t>
            </w:r>
          </w:p>
        </w:tc>
        <w:tc>
          <w:tcPr>
            <w:tcW w:w="1620" w:type="dxa"/>
          </w:tcPr>
          <w:p w14:paraId="4297C244" w14:textId="77777777" w:rsidR="00D71C46" w:rsidRPr="00534549" w:rsidRDefault="00D71C46" w:rsidP="00D71C46">
            <w:pPr>
              <w:ind w:firstLine="0"/>
              <w:rPr>
                <w:noProof/>
                <w:lang w:val="vi-VN"/>
              </w:rPr>
            </w:pPr>
            <w:r w:rsidRPr="00534549">
              <w:rPr>
                <w:noProof/>
                <w:lang w:val="vi-VN"/>
              </w:rPr>
              <w:t>Loại</w:t>
            </w:r>
          </w:p>
        </w:tc>
        <w:tc>
          <w:tcPr>
            <w:tcW w:w="1620" w:type="dxa"/>
          </w:tcPr>
          <w:p w14:paraId="53049194" w14:textId="77777777" w:rsidR="00D71C46" w:rsidRPr="00534549" w:rsidRDefault="00D71C46" w:rsidP="00D71C46">
            <w:pPr>
              <w:ind w:firstLine="0"/>
              <w:rPr>
                <w:noProof/>
                <w:lang w:val="vi-VN"/>
              </w:rPr>
            </w:pPr>
            <w:r w:rsidRPr="00534549">
              <w:rPr>
                <w:noProof/>
                <w:lang w:val="vi-VN"/>
              </w:rPr>
              <w:t>Ràng buộc</w:t>
            </w:r>
          </w:p>
        </w:tc>
        <w:tc>
          <w:tcPr>
            <w:tcW w:w="2651" w:type="dxa"/>
          </w:tcPr>
          <w:p w14:paraId="7151C3AA" w14:textId="77777777" w:rsidR="00D71C46" w:rsidRPr="00534549" w:rsidRDefault="00D71C46" w:rsidP="00D71C46">
            <w:pPr>
              <w:ind w:firstLine="0"/>
              <w:rPr>
                <w:noProof/>
                <w:lang w:val="vi-VN"/>
              </w:rPr>
            </w:pPr>
            <w:r w:rsidRPr="00534549">
              <w:rPr>
                <w:noProof/>
                <w:lang w:val="vi-VN"/>
              </w:rPr>
              <w:t>Ý nghĩa/ghi chú</w:t>
            </w:r>
          </w:p>
        </w:tc>
      </w:tr>
      <w:tr w:rsidR="00D71C46" w:rsidRPr="00534549" w14:paraId="3B2D7BFA" w14:textId="77777777" w:rsidTr="00D71C46">
        <w:tc>
          <w:tcPr>
            <w:tcW w:w="895" w:type="dxa"/>
          </w:tcPr>
          <w:p w14:paraId="7D3FEDAB" w14:textId="77777777" w:rsidR="00D71C46" w:rsidRPr="00534549" w:rsidRDefault="00D71C46" w:rsidP="00D71C46">
            <w:pPr>
              <w:ind w:firstLine="0"/>
              <w:rPr>
                <w:noProof/>
                <w:lang w:val="vi-VN"/>
              </w:rPr>
            </w:pPr>
            <w:r w:rsidRPr="00534549">
              <w:rPr>
                <w:noProof/>
                <w:lang w:val="vi-VN"/>
              </w:rPr>
              <w:lastRenderedPageBreak/>
              <w:t>1</w:t>
            </w:r>
          </w:p>
        </w:tc>
        <w:tc>
          <w:tcPr>
            <w:tcW w:w="2790" w:type="dxa"/>
          </w:tcPr>
          <w:p w14:paraId="188DB342" w14:textId="09B7EDCB" w:rsidR="00D71C46" w:rsidRPr="00534549" w:rsidRDefault="00D71C46" w:rsidP="00D71C46">
            <w:pPr>
              <w:rPr>
                <w:noProof/>
                <w:lang w:val="vi-VN"/>
              </w:rPr>
            </w:pPr>
            <w:r w:rsidRPr="00534549">
              <w:rPr>
                <w:noProof/>
                <w:lang w:val="vi-VN"/>
              </w:rPr>
              <w:t>Ma</w:t>
            </w:r>
            <w:r w:rsidR="00236672" w:rsidRPr="00534549">
              <w:rPr>
                <w:noProof/>
                <w:lang w:val="vi-VN"/>
              </w:rPr>
              <w:t>ND</w:t>
            </w:r>
          </w:p>
        </w:tc>
        <w:tc>
          <w:tcPr>
            <w:tcW w:w="1620" w:type="dxa"/>
          </w:tcPr>
          <w:p w14:paraId="0F22A174" w14:textId="77777777" w:rsidR="00D71C46" w:rsidRPr="00534549" w:rsidRDefault="00D71C46" w:rsidP="00D71C46">
            <w:pPr>
              <w:ind w:firstLine="0"/>
              <w:rPr>
                <w:noProof/>
                <w:lang w:val="vi-VN"/>
              </w:rPr>
            </w:pPr>
            <w:r w:rsidRPr="00534549">
              <w:rPr>
                <w:noProof/>
                <w:lang w:val="vi-VN"/>
              </w:rPr>
              <w:t>int</w:t>
            </w:r>
          </w:p>
        </w:tc>
        <w:tc>
          <w:tcPr>
            <w:tcW w:w="1620" w:type="dxa"/>
          </w:tcPr>
          <w:p w14:paraId="3E9894A4" w14:textId="77777777" w:rsidR="00D71C46" w:rsidRPr="00534549" w:rsidRDefault="00D71C46" w:rsidP="00D71C46">
            <w:pPr>
              <w:ind w:firstLine="0"/>
              <w:rPr>
                <w:noProof/>
                <w:lang w:val="vi-VN"/>
              </w:rPr>
            </w:pPr>
            <w:r w:rsidRPr="00534549">
              <w:rPr>
                <w:noProof/>
                <w:lang w:val="vi-VN"/>
              </w:rPr>
              <w:t>public</w:t>
            </w:r>
          </w:p>
        </w:tc>
        <w:tc>
          <w:tcPr>
            <w:tcW w:w="2651" w:type="dxa"/>
          </w:tcPr>
          <w:p w14:paraId="7E8B2593" w14:textId="30B51325" w:rsidR="00D71C46" w:rsidRPr="00534549" w:rsidRDefault="00D71C46" w:rsidP="00D71C46">
            <w:pPr>
              <w:ind w:firstLine="0"/>
              <w:rPr>
                <w:noProof/>
                <w:lang w:val="vi-VN"/>
              </w:rPr>
            </w:pPr>
            <w:r w:rsidRPr="00534549">
              <w:rPr>
                <w:noProof/>
                <w:lang w:val="vi-VN"/>
              </w:rPr>
              <w:t xml:space="preserve">Mã </w:t>
            </w:r>
            <w:r w:rsidR="00F17D4D" w:rsidRPr="00534549">
              <w:rPr>
                <w:noProof/>
                <w:lang w:val="vi-VN"/>
              </w:rPr>
              <w:t>người dùng</w:t>
            </w:r>
          </w:p>
        </w:tc>
      </w:tr>
      <w:tr w:rsidR="00D71C46" w:rsidRPr="00534549" w14:paraId="346E8655" w14:textId="77777777" w:rsidTr="00D71C46">
        <w:tc>
          <w:tcPr>
            <w:tcW w:w="895" w:type="dxa"/>
          </w:tcPr>
          <w:p w14:paraId="5AF9FE29" w14:textId="77777777" w:rsidR="00D71C46" w:rsidRPr="00534549" w:rsidRDefault="00D71C46" w:rsidP="00D71C46">
            <w:pPr>
              <w:ind w:firstLine="0"/>
              <w:rPr>
                <w:noProof/>
                <w:lang w:val="vi-VN"/>
              </w:rPr>
            </w:pPr>
            <w:r w:rsidRPr="00534549">
              <w:rPr>
                <w:noProof/>
                <w:lang w:val="vi-VN"/>
              </w:rPr>
              <w:t>2</w:t>
            </w:r>
          </w:p>
        </w:tc>
        <w:tc>
          <w:tcPr>
            <w:tcW w:w="2790" w:type="dxa"/>
          </w:tcPr>
          <w:p w14:paraId="43984AA7" w14:textId="365C92A2" w:rsidR="00D71C46" w:rsidRPr="00534549" w:rsidRDefault="00236672" w:rsidP="00D71C46">
            <w:pPr>
              <w:rPr>
                <w:noProof/>
                <w:lang w:val="vi-VN"/>
              </w:rPr>
            </w:pPr>
            <w:r w:rsidRPr="00534549">
              <w:rPr>
                <w:noProof/>
                <w:lang w:val="vi-VN"/>
              </w:rPr>
              <w:t>TenND</w:t>
            </w:r>
          </w:p>
        </w:tc>
        <w:tc>
          <w:tcPr>
            <w:tcW w:w="1620" w:type="dxa"/>
          </w:tcPr>
          <w:p w14:paraId="4474C7C1" w14:textId="5FB32C46" w:rsidR="00D71C46" w:rsidRPr="00534549" w:rsidRDefault="00F17D4D" w:rsidP="00D71C46">
            <w:pPr>
              <w:ind w:firstLine="0"/>
              <w:rPr>
                <w:noProof/>
                <w:lang w:val="vi-VN"/>
              </w:rPr>
            </w:pPr>
            <w:r w:rsidRPr="00534549">
              <w:rPr>
                <w:noProof/>
                <w:lang w:val="vi-VN"/>
              </w:rPr>
              <w:t>varchar (100)</w:t>
            </w:r>
          </w:p>
        </w:tc>
        <w:tc>
          <w:tcPr>
            <w:tcW w:w="1620" w:type="dxa"/>
          </w:tcPr>
          <w:p w14:paraId="4F1FFDD8" w14:textId="77777777" w:rsidR="00D71C46" w:rsidRPr="00534549" w:rsidRDefault="00D71C46" w:rsidP="00D71C46">
            <w:pPr>
              <w:ind w:firstLine="0"/>
              <w:rPr>
                <w:noProof/>
                <w:lang w:val="vi-VN"/>
              </w:rPr>
            </w:pPr>
            <w:r w:rsidRPr="00534549">
              <w:rPr>
                <w:noProof/>
                <w:lang w:val="vi-VN"/>
              </w:rPr>
              <w:t>public</w:t>
            </w:r>
          </w:p>
        </w:tc>
        <w:tc>
          <w:tcPr>
            <w:tcW w:w="2651" w:type="dxa"/>
          </w:tcPr>
          <w:p w14:paraId="195A334B" w14:textId="7A666A2B" w:rsidR="00D71C46" w:rsidRPr="00534549" w:rsidRDefault="00F17D4D" w:rsidP="00D71C46">
            <w:pPr>
              <w:ind w:firstLine="0"/>
              <w:rPr>
                <w:noProof/>
                <w:lang w:val="vi-VN"/>
              </w:rPr>
            </w:pPr>
            <w:r w:rsidRPr="00534549">
              <w:rPr>
                <w:noProof/>
                <w:lang w:val="vi-VN"/>
              </w:rPr>
              <w:t>Tên người dùng</w:t>
            </w:r>
          </w:p>
        </w:tc>
      </w:tr>
      <w:tr w:rsidR="00D71C46" w:rsidRPr="00534549" w14:paraId="5A14D152" w14:textId="77777777" w:rsidTr="00D71C46">
        <w:tc>
          <w:tcPr>
            <w:tcW w:w="895" w:type="dxa"/>
          </w:tcPr>
          <w:p w14:paraId="0F244CAA" w14:textId="77777777" w:rsidR="00D71C46" w:rsidRPr="00534549" w:rsidRDefault="00D71C46" w:rsidP="00D71C46">
            <w:pPr>
              <w:ind w:firstLine="0"/>
              <w:rPr>
                <w:noProof/>
                <w:lang w:val="vi-VN"/>
              </w:rPr>
            </w:pPr>
            <w:r w:rsidRPr="00534549">
              <w:rPr>
                <w:noProof/>
                <w:lang w:val="vi-VN"/>
              </w:rPr>
              <w:t>3</w:t>
            </w:r>
          </w:p>
        </w:tc>
        <w:tc>
          <w:tcPr>
            <w:tcW w:w="2790" w:type="dxa"/>
          </w:tcPr>
          <w:p w14:paraId="7E9DCACE" w14:textId="667E6825" w:rsidR="00D71C46" w:rsidRPr="00534549" w:rsidRDefault="00F17D4D" w:rsidP="00D71C46">
            <w:pPr>
              <w:rPr>
                <w:noProof/>
                <w:lang w:val="vi-VN"/>
              </w:rPr>
            </w:pPr>
            <w:r w:rsidRPr="00534549">
              <w:rPr>
                <w:noProof/>
                <w:lang w:val="vi-VN"/>
              </w:rPr>
              <w:t>NgaySinh</w:t>
            </w:r>
          </w:p>
        </w:tc>
        <w:tc>
          <w:tcPr>
            <w:tcW w:w="1620" w:type="dxa"/>
          </w:tcPr>
          <w:p w14:paraId="067A31C2" w14:textId="61E933E1" w:rsidR="00D71C46" w:rsidRPr="00534549" w:rsidRDefault="00F17D4D" w:rsidP="00D71C46">
            <w:pPr>
              <w:ind w:firstLine="0"/>
              <w:rPr>
                <w:noProof/>
                <w:lang w:val="vi-VN"/>
              </w:rPr>
            </w:pPr>
            <w:r w:rsidRPr="00534549">
              <w:rPr>
                <w:noProof/>
                <w:lang w:val="vi-VN"/>
              </w:rPr>
              <w:t>Datetime</w:t>
            </w:r>
          </w:p>
        </w:tc>
        <w:tc>
          <w:tcPr>
            <w:tcW w:w="1620" w:type="dxa"/>
          </w:tcPr>
          <w:p w14:paraId="18D388C4" w14:textId="77777777" w:rsidR="00D71C46" w:rsidRPr="00534549" w:rsidRDefault="00D71C46" w:rsidP="00D71C46">
            <w:pPr>
              <w:ind w:firstLine="0"/>
              <w:rPr>
                <w:noProof/>
                <w:lang w:val="vi-VN"/>
              </w:rPr>
            </w:pPr>
            <w:r w:rsidRPr="00534549">
              <w:rPr>
                <w:noProof/>
                <w:lang w:val="vi-VN"/>
              </w:rPr>
              <w:t>public</w:t>
            </w:r>
          </w:p>
        </w:tc>
        <w:tc>
          <w:tcPr>
            <w:tcW w:w="2651" w:type="dxa"/>
          </w:tcPr>
          <w:p w14:paraId="06327DE8" w14:textId="7EBACECE" w:rsidR="00D71C46" w:rsidRPr="00534549" w:rsidRDefault="00F17D4D" w:rsidP="00D71C46">
            <w:pPr>
              <w:ind w:firstLine="0"/>
              <w:rPr>
                <w:noProof/>
                <w:lang w:val="vi-VN"/>
              </w:rPr>
            </w:pPr>
            <w:r w:rsidRPr="00534549">
              <w:rPr>
                <w:noProof/>
                <w:lang w:val="vi-VN"/>
              </w:rPr>
              <w:t>Ngày sinh</w:t>
            </w:r>
          </w:p>
        </w:tc>
      </w:tr>
      <w:tr w:rsidR="00D71C46" w:rsidRPr="00534549" w14:paraId="43DE4B93" w14:textId="77777777" w:rsidTr="00D71C46">
        <w:tc>
          <w:tcPr>
            <w:tcW w:w="895" w:type="dxa"/>
          </w:tcPr>
          <w:p w14:paraId="6BAF1ECA" w14:textId="77777777" w:rsidR="00D71C46" w:rsidRPr="00534549" w:rsidRDefault="00D71C46" w:rsidP="00D71C46">
            <w:pPr>
              <w:ind w:firstLine="0"/>
              <w:rPr>
                <w:noProof/>
                <w:lang w:val="vi-VN"/>
              </w:rPr>
            </w:pPr>
            <w:r w:rsidRPr="00534549">
              <w:rPr>
                <w:noProof/>
                <w:lang w:val="vi-VN"/>
              </w:rPr>
              <w:t>4</w:t>
            </w:r>
          </w:p>
        </w:tc>
        <w:tc>
          <w:tcPr>
            <w:tcW w:w="2790" w:type="dxa"/>
          </w:tcPr>
          <w:p w14:paraId="383D09B8" w14:textId="59C41B27" w:rsidR="00D71C46" w:rsidRPr="00534549" w:rsidRDefault="00F17D4D" w:rsidP="00D71C46">
            <w:pPr>
              <w:rPr>
                <w:noProof/>
                <w:lang w:val="vi-VN"/>
              </w:rPr>
            </w:pPr>
            <w:r w:rsidRPr="00534549">
              <w:rPr>
                <w:noProof/>
                <w:lang w:val="vi-VN"/>
              </w:rPr>
              <w:t>GioiTinh</w:t>
            </w:r>
          </w:p>
        </w:tc>
        <w:tc>
          <w:tcPr>
            <w:tcW w:w="1620" w:type="dxa"/>
          </w:tcPr>
          <w:p w14:paraId="18AAA5B2" w14:textId="7AF77C99" w:rsidR="00D71C46" w:rsidRPr="00534549" w:rsidRDefault="00F17D4D" w:rsidP="00D71C46">
            <w:pPr>
              <w:ind w:firstLine="0"/>
              <w:rPr>
                <w:noProof/>
                <w:lang w:val="vi-VN"/>
              </w:rPr>
            </w:pPr>
            <w:r w:rsidRPr="00534549">
              <w:rPr>
                <w:noProof/>
                <w:lang w:val="vi-VN"/>
              </w:rPr>
              <w:t>bit</w:t>
            </w:r>
          </w:p>
        </w:tc>
        <w:tc>
          <w:tcPr>
            <w:tcW w:w="1620" w:type="dxa"/>
          </w:tcPr>
          <w:p w14:paraId="65A36CF0" w14:textId="77777777" w:rsidR="00D71C46" w:rsidRPr="00534549" w:rsidRDefault="00D71C46" w:rsidP="00D71C46">
            <w:pPr>
              <w:ind w:firstLine="0"/>
              <w:rPr>
                <w:noProof/>
                <w:lang w:val="vi-VN"/>
              </w:rPr>
            </w:pPr>
            <w:r w:rsidRPr="00534549">
              <w:rPr>
                <w:noProof/>
                <w:lang w:val="vi-VN"/>
              </w:rPr>
              <w:t>public</w:t>
            </w:r>
          </w:p>
        </w:tc>
        <w:tc>
          <w:tcPr>
            <w:tcW w:w="2651" w:type="dxa"/>
          </w:tcPr>
          <w:p w14:paraId="499713C5" w14:textId="1770F4BA" w:rsidR="00D71C46" w:rsidRPr="00534549" w:rsidRDefault="00F17D4D" w:rsidP="00D71C46">
            <w:pPr>
              <w:ind w:firstLine="0"/>
              <w:rPr>
                <w:noProof/>
                <w:lang w:val="vi-VN"/>
              </w:rPr>
            </w:pPr>
            <w:r w:rsidRPr="00534549">
              <w:rPr>
                <w:noProof/>
                <w:lang w:val="vi-VN"/>
              </w:rPr>
              <w:t>Giới tính</w:t>
            </w:r>
          </w:p>
        </w:tc>
      </w:tr>
      <w:tr w:rsidR="00D71C46" w:rsidRPr="00534549" w14:paraId="09CEAB5C" w14:textId="77777777" w:rsidTr="00D71C46">
        <w:tc>
          <w:tcPr>
            <w:tcW w:w="895" w:type="dxa"/>
          </w:tcPr>
          <w:p w14:paraId="42062C88" w14:textId="77777777" w:rsidR="00D71C46" w:rsidRPr="00534549" w:rsidRDefault="00D71C46" w:rsidP="00D71C46">
            <w:pPr>
              <w:ind w:firstLine="0"/>
              <w:rPr>
                <w:noProof/>
                <w:lang w:val="vi-VN"/>
              </w:rPr>
            </w:pPr>
            <w:r w:rsidRPr="00534549">
              <w:rPr>
                <w:noProof/>
                <w:lang w:val="vi-VN"/>
              </w:rPr>
              <w:t>5</w:t>
            </w:r>
          </w:p>
        </w:tc>
        <w:tc>
          <w:tcPr>
            <w:tcW w:w="2790" w:type="dxa"/>
          </w:tcPr>
          <w:p w14:paraId="01E726FD" w14:textId="3AB9233E" w:rsidR="00D71C46" w:rsidRPr="00534549" w:rsidRDefault="00F17D4D" w:rsidP="00D71C46">
            <w:pPr>
              <w:rPr>
                <w:noProof/>
                <w:lang w:val="vi-VN"/>
              </w:rPr>
            </w:pPr>
            <w:r w:rsidRPr="00534549">
              <w:rPr>
                <w:noProof/>
                <w:lang w:val="vi-VN"/>
              </w:rPr>
              <w:t>DiaChi</w:t>
            </w:r>
          </w:p>
        </w:tc>
        <w:tc>
          <w:tcPr>
            <w:tcW w:w="1620" w:type="dxa"/>
          </w:tcPr>
          <w:p w14:paraId="1BCF79A0" w14:textId="75F0A215" w:rsidR="00D71C46" w:rsidRPr="00534549" w:rsidRDefault="00F17D4D" w:rsidP="00D71C46">
            <w:pPr>
              <w:ind w:firstLine="0"/>
              <w:rPr>
                <w:noProof/>
                <w:lang w:val="vi-VN"/>
              </w:rPr>
            </w:pPr>
            <w:r w:rsidRPr="00534549">
              <w:rPr>
                <w:noProof/>
                <w:lang w:val="vi-VN"/>
              </w:rPr>
              <w:t>varchar (100)</w:t>
            </w:r>
          </w:p>
        </w:tc>
        <w:tc>
          <w:tcPr>
            <w:tcW w:w="1620" w:type="dxa"/>
          </w:tcPr>
          <w:p w14:paraId="0179AE12" w14:textId="77777777" w:rsidR="00D71C46" w:rsidRPr="00534549" w:rsidRDefault="00D71C46" w:rsidP="00D71C46">
            <w:pPr>
              <w:ind w:firstLine="0"/>
              <w:rPr>
                <w:noProof/>
                <w:lang w:val="vi-VN"/>
              </w:rPr>
            </w:pPr>
            <w:r w:rsidRPr="00534549">
              <w:rPr>
                <w:noProof/>
                <w:lang w:val="vi-VN"/>
              </w:rPr>
              <w:t>public</w:t>
            </w:r>
          </w:p>
        </w:tc>
        <w:tc>
          <w:tcPr>
            <w:tcW w:w="2651" w:type="dxa"/>
          </w:tcPr>
          <w:p w14:paraId="3417A2D6" w14:textId="6AC7B7D5" w:rsidR="00D71C46" w:rsidRPr="00534549" w:rsidRDefault="00F17D4D" w:rsidP="00D71C46">
            <w:pPr>
              <w:ind w:firstLine="0"/>
              <w:rPr>
                <w:noProof/>
                <w:lang w:val="vi-VN"/>
              </w:rPr>
            </w:pPr>
            <w:r w:rsidRPr="00534549">
              <w:rPr>
                <w:noProof/>
                <w:lang w:val="vi-VN"/>
              </w:rPr>
              <w:t>Địa chỉ</w:t>
            </w:r>
          </w:p>
        </w:tc>
      </w:tr>
      <w:tr w:rsidR="00F17D4D" w:rsidRPr="00534549" w14:paraId="48379221" w14:textId="77777777" w:rsidTr="00D71C46">
        <w:tc>
          <w:tcPr>
            <w:tcW w:w="895" w:type="dxa"/>
          </w:tcPr>
          <w:p w14:paraId="058C12B9" w14:textId="16EDD921" w:rsidR="00F17D4D" w:rsidRPr="00534549" w:rsidRDefault="00F17D4D" w:rsidP="00D71C46">
            <w:pPr>
              <w:ind w:firstLine="0"/>
              <w:rPr>
                <w:noProof/>
                <w:lang w:val="vi-VN"/>
              </w:rPr>
            </w:pPr>
            <w:r w:rsidRPr="00534549">
              <w:rPr>
                <w:noProof/>
                <w:lang w:val="vi-VN"/>
              </w:rPr>
              <w:t>6</w:t>
            </w:r>
          </w:p>
        </w:tc>
        <w:tc>
          <w:tcPr>
            <w:tcW w:w="2790" w:type="dxa"/>
          </w:tcPr>
          <w:p w14:paraId="69B6EE70" w14:textId="56B9D1A9" w:rsidR="00F17D4D" w:rsidRPr="00534549" w:rsidRDefault="00F17D4D" w:rsidP="00D71C46">
            <w:pPr>
              <w:rPr>
                <w:noProof/>
                <w:lang w:val="vi-VN"/>
              </w:rPr>
            </w:pPr>
            <w:r w:rsidRPr="00534549">
              <w:rPr>
                <w:noProof/>
                <w:lang w:val="vi-VN"/>
              </w:rPr>
              <w:t>SDT</w:t>
            </w:r>
          </w:p>
        </w:tc>
        <w:tc>
          <w:tcPr>
            <w:tcW w:w="1620" w:type="dxa"/>
          </w:tcPr>
          <w:p w14:paraId="29E63779" w14:textId="31FA9920" w:rsidR="00F17D4D" w:rsidRPr="00534549" w:rsidRDefault="00F17D4D" w:rsidP="00D71C46">
            <w:pPr>
              <w:ind w:firstLine="0"/>
              <w:rPr>
                <w:noProof/>
                <w:lang w:val="vi-VN"/>
              </w:rPr>
            </w:pPr>
            <w:r w:rsidRPr="00534549">
              <w:rPr>
                <w:noProof/>
                <w:lang w:val="vi-VN"/>
              </w:rPr>
              <w:t>nvarchar (20)</w:t>
            </w:r>
          </w:p>
        </w:tc>
        <w:tc>
          <w:tcPr>
            <w:tcW w:w="1620" w:type="dxa"/>
          </w:tcPr>
          <w:p w14:paraId="7FEAEF4D" w14:textId="0738C065" w:rsidR="00F17D4D" w:rsidRPr="00534549" w:rsidRDefault="00F17D4D" w:rsidP="00D71C46">
            <w:pPr>
              <w:ind w:firstLine="0"/>
              <w:rPr>
                <w:noProof/>
                <w:lang w:val="vi-VN"/>
              </w:rPr>
            </w:pPr>
            <w:r w:rsidRPr="00534549">
              <w:rPr>
                <w:noProof/>
                <w:lang w:val="vi-VN"/>
              </w:rPr>
              <w:t>public</w:t>
            </w:r>
          </w:p>
        </w:tc>
        <w:tc>
          <w:tcPr>
            <w:tcW w:w="2651" w:type="dxa"/>
          </w:tcPr>
          <w:p w14:paraId="72EB4EB6" w14:textId="4B8A9593" w:rsidR="00F17D4D" w:rsidRPr="00534549" w:rsidRDefault="00F17D4D" w:rsidP="00D71C46">
            <w:pPr>
              <w:ind w:firstLine="0"/>
              <w:rPr>
                <w:noProof/>
                <w:lang w:val="vi-VN"/>
              </w:rPr>
            </w:pPr>
            <w:r w:rsidRPr="00534549">
              <w:rPr>
                <w:noProof/>
                <w:lang w:val="vi-VN"/>
              </w:rPr>
              <w:t>Số điẹn thoại</w:t>
            </w:r>
          </w:p>
        </w:tc>
      </w:tr>
      <w:tr w:rsidR="00F17D4D" w:rsidRPr="00534549" w14:paraId="1123B351" w14:textId="77777777" w:rsidTr="00D71C46">
        <w:tc>
          <w:tcPr>
            <w:tcW w:w="895" w:type="dxa"/>
          </w:tcPr>
          <w:p w14:paraId="0418C21D" w14:textId="21A2E28D" w:rsidR="00F17D4D" w:rsidRPr="00534549" w:rsidRDefault="00F17D4D" w:rsidP="00D71C46">
            <w:pPr>
              <w:ind w:firstLine="0"/>
              <w:rPr>
                <w:noProof/>
                <w:lang w:val="vi-VN"/>
              </w:rPr>
            </w:pPr>
            <w:r w:rsidRPr="00534549">
              <w:rPr>
                <w:noProof/>
                <w:lang w:val="vi-VN"/>
              </w:rPr>
              <w:t>7</w:t>
            </w:r>
          </w:p>
        </w:tc>
        <w:tc>
          <w:tcPr>
            <w:tcW w:w="2790" w:type="dxa"/>
          </w:tcPr>
          <w:p w14:paraId="44DB870F" w14:textId="4FD3D94B" w:rsidR="00F17D4D" w:rsidRPr="00534549" w:rsidRDefault="00F17D4D" w:rsidP="00D71C46">
            <w:pPr>
              <w:rPr>
                <w:noProof/>
                <w:lang w:val="vi-VN"/>
              </w:rPr>
            </w:pPr>
            <w:r w:rsidRPr="00534549">
              <w:rPr>
                <w:noProof/>
                <w:lang w:val="vi-VN"/>
              </w:rPr>
              <w:t>TenDangNhap</w:t>
            </w:r>
          </w:p>
        </w:tc>
        <w:tc>
          <w:tcPr>
            <w:tcW w:w="1620" w:type="dxa"/>
          </w:tcPr>
          <w:p w14:paraId="34D930F4" w14:textId="77B659DC" w:rsidR="00F17D4D" w:rsidRPr="00534549" w:rsidRDefault="00F17D4D" w:rsidP="00D71C46">
            <w:pPr>
              <w:ind w:firstLine="0"/>
              <w:rPr>
                <w:noProof/>
                <w:lang w:val="vi-VN"/>
              </w:rPr>
            </w:pPr>
            <w:r w:rsidRPr="00534549">
              <w:rPr>
                <w:noProof/>
                <w:lang w:val="vi-VN"/>
              </w:rPr>
              <w:t>varchar (100)</w:t>
            </w:r>
          </w:p>
        </w:tc>
        <w:tc>
          <w:tcPr>
            <w:tcW w:w="1620" w:type="dxa"/>
          </w:tcPr>
          <w:p w14:paraId="0B37C6B4" w14:textId="27398AB4" w:rsidR="00F17D4D" w:rsidRPr="00534549" w:rsidRDefault="00F17D4D" w:rsidP="00D71C46">
            <w:pPr>
              <w:ind w:firstLine="0"/>
              <w:rPr>
                <w:noProof/>
                <w:lang w:val="vi-VN"/>
              </w:rPr>
            </w:pPr>
            <w:r w:rsidRPr="00534549">
              <w:rPr>
                <w:noProof/>
                <w:lang w:val="vi-VN"/>
              </w:rPr>
              <w:t>public</w:t>
            </w:r>
          </w:p>
        </w:tc>
        <w:tc>
          <w:tcPr>
            <w:tcW w:w="2651" w:type="dxa"/>
          </w:tcPr>
          <w:p w14:paraId="75CE947F" w14:textId="07241F6F" w:rsidR="00F17D4D" w:rsidRPr="00534549" w:rsidRDefault="00F17D4D" w:rsidP="00D71C46">
            <w:pPr>
              <w:ind w:firstLine="0"/>
              <w:rPr>
                <w:noProof/>
                <w:lang w:val="vi-VN"/>
              </w:rPr>
            </w:pPr>
            <w:r w:rsidRPr="00534549">
              <w:rPr>
                <w:noProof/>
                <w:lang w:val="vi-VN"/>
              </w:rPr>
              <w:t>Tên đăng nhập</w:t>
            </w:r>
          </w:p>
        </w:tc>
      </w:tr>
      <w:tr w:rsidR="00F17D4D" w:rsidRPr="00534549" w14:paraId="05D5B67B" w14:textId="77777777" w:rsidTr="00D71C46">
        <w:tc>
          <w:tcPr>
            <w:tcW w:w="895" w:type="dxa"/>
          </w:tcPr>
          <w:p w14:paraId="25DBB82D" w14:textId="72C642C7" w:rsidR="00F17D4D" w:rsidRPr="00534549" w:rsidRDefault="00F17D4D" w:rsidP="00D71C46">
            <w:pPr>
              <w:ind w:firstLine="0"/>
              <w:rPr>
                <w:noProof/>
                <w:lang w:val="vi-VN"/>
              </w:rPr>
            </w:pPr>
            <w:r w:rsidRPr="00534549">
              <w:rPr>
                <w:noProof/>
                <w:lang w:val="vi-VN"/>
              </w:rPr>
              <w:t>8</w:t>
            </w:r>
          </w:p>
        </w:tc>
        <w:tc>
          <w:tcPr>
            <w:tcW w:w="2790" w:type="dxa"/>
          </w:tcPr>
          <w:p w14:paraId="7935500A" w14:textId="230AFEFC" w:rsidR="00F17D4D" w:rsidRPr="00534549" w:rsidRDefault="00F17D4D" w:rsidP="00D71C46">
            <w:pPr>
              <w:rPr>
                <w:noProof/>
                <w:lang w:val="vi-VN"/>
              </w:rPr>
            </w:pPr>
            <w:r w:rsidRPr="00534549">
              <w:rPr>
                <w:noProof/>
                <w:lang w:val="vi-VN"/>
              </w:rPr>
              <w:t>MatKhau</w:t>
            </w:r>
          </w:p>
        </w:tc>
        <w:tc>
          <w:tcPr>
            <w:tcW w:w="1620" w:type="dxa"/>
          </w:tcPr>
          <w:p w14:paraId="0D4C8A98" w14:textId="29A2445C" w:rsidR="00F17D4D" w:rsidRPr="00534549" w:rsidRDefault="00F17D4D" w:rsidP="00D71C46">
            <w:pPr>
              <w:ind w:firstLine="0"/>
              <w:rPr>
                <w:noProof/>
                <w:lang w:val="vi-VN"/>
              </w:rPr>
            </w:pPr>
            <w:r w:rsidRPr="00534549">
              <w:rPr>
                <w:noProof/>
                <w:lang w:val="vi-VN"/>
              </w:rPr>
              <w:t>varchar (100)</w:t>
            </w:r>
          </w:p>
        </w:tc>
        <w:tc>
          <w:tcPr>
            <w:tcW w:w="1620" w:type="dxa"/>
          </w:tcPr>
          <w:p w14:paraId="4C6D9F8B" w14:textId="658AF514" w:rsidR="00F17D4D" w:rsidRPr="00534549" w:rsidRDefault="00F17D4D" w:rsidP="00D71C46">
            <w:pPr>
              <w:ind w:firstLine="0"/>
              <w:rPr>
                <w:noProof/>
                <w:lang w:val="vi-VN"/>
              </w:rPr>
            </w:pPr>
            <w:r w:rsidRPr="00534549">
              <w:rPr>
                <w:noProof/>
                <w:lang w:val="vi-VN"/>
              </w:rPr>
              <w:t>public</w:t>
            </w:r>
          </w:p>
        </w:tc>
        <w:tc>
          <w:tcPr>
            <w:tcW w:w="2651" w:type="dxa"/>
          </w:tcPr>
          <w:p w14:paraId="248E656C" w14:textId="0CA588DE" w:rsidR="00F17D4D" w:rsidRPr="00534549" w:rsidRDefault="00F17D4D" w:rsidP="00D71C46">
            <w:pPr>
              <w:ind w:firstLine="0"/>
              <w:rPr>
                <w:noProof/>
                <w:lang w:val="vi-VN"/>
              </w:rPr>
            </w:pPr>
            <w:r w:rsidRPr="00534549">
              <w:rPr>
                <w:noProof/>
                <w:lang w:val="vi-VN"/>
              </w:rPr>
              <w:t>Mật khẩu</w:t>
            </w:r>
          </w:p>
        </w:tc>
      </w:tr>
      <w:tr w:rsidR="00F17D4D" w:rsidRPr="00534549" w14:paraId="7269172C" w14:textId="77777777" w:rsidTr="00D71C46">
        <w:tc>
          <w:tcPr>
            <w:tcW w:w="895" w:type="dxa"/>
          </w:tcPr>
          <w:p w14:paraId="3EF83A6D" w14:textId="44AAE793" w:rsidR="00F17D4D" w:rsidRPr="00534549" w:rsidRDefault="00F17D4D" w:rsidP="00D71C46">
            <w:pPr>
              <w:ind w:firstLine="0"/>
              <w:rPr>
                <w:noProof/>
                <w:lang w:val="vi-VN"/>
              </w:rPr>
            </w:pPr>
            <w:r w:rsidRPr="00534549">
              <w:rPr>
                <w:noProof/>
                <w:lang w:val="vi-VN"/>
              </w:rPr>
              <w:t>9</w:t>
            </w:r>
          </w:p>
        </w:tc>
        <w:tc>
          <w:tcPr>
            <w:tcW w:w="2790" w:type="dxa"/>
          </w:tcPr>
          <w:p w14:paraId="53E62B1B" w14:textId="7BDD82ED" w:rsidR="00F17D4D" w:rsidRPr="00534549" w:rsidRDefault="00F17D4D" w:rsidP="00D71C46">
            <w:pPr>
              <w:rPr>
                <w:noProof/>
                <w:lang w:val="vi-VN"/>
              </w:rPr>
            </w:pPr>
            <w:r w:rsidRPr="00534549">
              <w:rPr>
                <w:noProof/>
                <w:lang w:val="vi-VN"/>
              </w:rPr>
              <w:t>ChucVu</w:t>
            </w:r>
          </w:p>
        </w:tc>
        <w:tc>
          <w:tcPr>
            <w:tcW w:w="1620" w:type="dxa"/>
          </w:tcPr>
          <w:p w14:paraId="40109DE6" w14:textId="51254594" w:rsidR="00F17D4D" w:rsidRPr="00534549" w:rsidRDefault="00F17D4D" w:rsidP="00D71C46">
            <w:pPr>
              <w:ind w:firstLine="0"/>
              <w:rPr>
                <w:noProof/>
                <w:lang w:val="vi-VN"/>
              </w:rPr>
            </w:pPr>
            <w:r w:rsidRPr="00534549">
              <w:rPr>
                <w:noProof/>
                <w:lang w:val="vi-VN"/>
              </w:rPr>
              <w:t>varchar (100)</w:t>
            </w:r>
          </w:p>
        </w:tc>
        <w:tc>
          <w:tcPr>
            <w:tcW w:w="1620" w:type="dxa"/>
          </w:tcPr>
          <w:p w14:paraId="58865A64" w14:textId="1EE8EA5E" w:rsidR="00F17D4D" w:rsidRPr="00534549" w:rsidRDefault="00F17D4D" w:rsidP="00D71C46">
            <w:pPr>
              <w:ind w:firstLine="0"/>
              <w:rPr>
                <w:noProof/>
                <w:lang w:val="vi-VN"/>
              </w:rPr>
            </w:pPr>
            <w:r w:rsidRPr="00534549">
              <w:rPr>
                <w:noProof/>
                <w:lang w:val="vi-VN"/>
              </w:rPr>
              <w:t>public</w:t>
            </w:r>
          </w:p>
        </w:tc>
        <w:tc>
          <w:tcPr>
            <w:tcW w:w="2651" w:type="dxa"/>
          </w:tcPr>
          <w:p w14:paraId="3546A65D" w14:textId="1EBC7CB6" w:rsidR="00F17D4D" w:rsidRPr="00534549" w:rsidRDefault="00F17D4D" w:rsidP="00D71C46">
            <w:pPr>
              <w:ind w:firstLine="0"/>
              <w:rPr>
                <w:noProof/>
                <w:lang w:val="vi-VN"/>
              </w:rPr>
            </w:pPr>
            <w:r w:rsidRPr="00534549">
              <w:rPr>
                <w:noProof/>
                <w:lang w:val="vi-VN"/>
              </w:rPr>
              <w:t>Chức vụ</w:t>
            </w:r>
          </w:p>
        </w:tc>
      </w:tr>
    </w:tbl>
    <w:p w14:paraId="5890AF91" w14:textId="08BEAC5A" w:rsidR="00D71C46" w:rsidRPr="00534549" w:rsidRDefault="00D71C46" w:rsidP="003D5833">
      <w:pPr>
        <w:pStyle w:val="Heading5"/>
        <w:numPr>
          <w:ilvl w:val="0"/>
          <w:numId w:val="53"/>
        </w:numPr>
        <w:rPr>
          <w:noProof/>
          <w:lang w:val="vi-VN"/>
        </w:rPr>
      </w:pPr>
      <w:r w:rsidRPr="00534549">
        <w:rPr>
          <w:noProof/>
          <w:lang w:val="vi-VN"/>
        </w:rPr>
        <w:t>Danh sách các phương thức</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2143"/>
        <w:gridCol w:w="1890"/>
        <w:gridCol w:w="2598"/>
      </w:tblGrid>
      <w:tr w:rsidR="00D71C46" w:rsidRPr="00534549" w14:paraId="4F3855AD" w14:textId="77777777" w:rsidTr="00D71C46">
        <w:trPr>
          <w:trHeight w:val="1007"/>
        </w:trPr>
        <w:tc>
          <w:tcPr>
            <w:tcW w:w="895" w:type="dxa"/>
          </w:tcPr>
          <w:p w14:paraId="41AC2647" w14:textId="77777777" w:rsidR="00D71C46" w:rsidRPr="00534549" w:rsidRDefault="00D71C46" w:rsidP="00D71C46">
            <w:pPr>
              <w:ind w:firstLine="0"/>
              <w:rPr>
                <w:noProof/>
                <w:lang w:val="vi-VN"/>
              </w:rPr>
            </w:pPr>
            <w:r w:rsidRPr="00534549">
              <w:rPr>
                <w:noProof/>
                <w:lang w:val="vi-VN"/>
              </w:rPr>
              <w:t>STT</w:t>
            </w:r>
          </w:p>
        </w:tc>
        <w:tc>
          <w:tcPr>
            <w:tcW w:w="2627" w:type="dxa"/>
          </w:tcPr>
          <w:p w14:paraId="044556CD" w14:textId="77777777" w:rsidR="00D71C46" w:rsidRPr="00534549" w:rsidRDefault="00D71C46" w:rsidP="00D71C46">
            <w:pPr>
              <w:ind w:firstLine="0"/>
              <w:rPr>
                <w:noProof/>
                <w:lang w:val="vi-VN"/>
              </w:rPr>
            </w:pPr>
            <w:r w:rsidRPr="00534549">
              <w:rPr>
                <w:noProof/>
                <w:lang w:val="vi-VN"/>
              </w:rPr>
              <w:t>Tên phương thức</w:t>
            </w:r>
          </w:p>
        </w:tc>
        <w:tc>
          <w:tcPr>
            <w:tcW w:w="2143" w:type="dxa"/>
          </w:tcPr>
          <w:p w14:paraId="731FA440" w14:textId="77777777" w:rsidR="00D71C46" w:rsidRPr="00534549" w:rsidRDefault="00D71C46" w:rsidP="00D71C46">
            <w:pPr>
              <w:ind w:firstLine="0"/>
              <w:rPr>
                <w:noProof/>
                <w:lang w:val="vi-VN"/>
              </w:rPr>
            </w:pPr>
            <w:r w:rsidRPr="00534549">
              <w:rPr>
                <w:noProof/>
                <w:lang w:val="vi-VN"/>
              </w:rPr>
              <w:t>Kiểu trả về</w:t>
            </w:r>
          </w:p>
        </w:tc>
        <w:tc>
          <w:tcPr>
            <w:tcW w:w="1890" w:type="dxa"/>
          </w:tcPr>
          <w:p w14:paraId="1FED2AC8" w14:textId="77777777" w:rsidR="00D71C46" w:rsidRPr="00534549" w:rsidRDefault="00D71C46" w:rsidP="00D71C46">
            <w:pPr>
              <w:ind w:firstLine="0"/>
              <w:rPr>
                <w:noProof/>
                <w:lang w:val="vi-VN"/>
              </w:rPr>
            </w:pPr>
            <w:r w:rsidRPr="00534549">
              <w:rPr>
                <w:noProof/>
                <w:lang w:val="vi-VN"/>
              </w:rPr>
              <w:t>Ràng buộc</w:t>
            </w:r>
          </w:p>
        </w:tc>
        <w:tc>
          <w:tcPr>
            <w:tcW w:w="2598" w:type="dxa"/>
          </w:tcPr>
          <w:p w14:paraId="688EF420" w14:textId="77777777" w:rsidR="00D71C46" w:rsidRPr="00534549" w:rsidRDefault="00D71C46" w:rsidP="00D71C46">
            <w:pPr>
              <w:ind w:firstLine="0"/>
              <w:jc w:val="left"/>
              <w:rPr>
                <w:noProof/>
                <w:lang w:val="vi-VN"/>
              </w:rPr>
            </w:pPr>
            <w:r w:rsidRPr="00534549">
              <w:rPr>
                <w:noProof/>
                <w:lang w:val="vi-VN"/>
              </w:rPr>
              <w:t>Ý nghĩa/ghi chú</w:t>
            </w:r>
          </w:p>
        </w:tc>
      </w:tr>
      <w:tr w:rsidR="00D71C46" w:rsidRPr="00534549" w14:paraId="6F52A7EE" w14:textId="77777777" w:rsidTr="00D71C46">
        <w:tc>
          <w:tcPr>
            <w:tcW w:w="895" w:type="dxa"/>
          </w:tcPr>
          <w:p w14:paraId="3F3BB6D3" w14:textId="77777777" w:rsidR="00D71C46" w:rsidRPr="00534549" w:rsidRDefault="00D71C46" w:rsidP="00D71C46">
            <w:pPr>
              <w:ind w:firstLine="0"/>
              <w:rPr>
                <w:b/>
                <w:noProof/>
                <w:lang w:val="vi-VN"/>
              </w:rPr>
            </w:pPr>
            <w:r w:rsidRPr="00534549">
              <w:rPr>
                <w:noProof/>
                <w:lang w:val="vi-VN"/>
              </w:rPr>
              <w:t>1</w:t>
            </w:r>
          </w:p>
        </w:tc>
        <w:tc>
          <w:tcPr>
            <w:tcW w:w="2627" w:type="dxa"/>
          </w:tcPr>
          <w:p w14:paraId="70E1827C" w14:textId="3073765A" w:rsidR="00D71C46" w:rsidRPr="00534549" w:rsidRDefault="00F17D4D" w:rsidP="00D71C46">
            <w:pPr>
              <w:ind w:firstLine="0"/>
              <w:rPr>
                <w:b/>
                <w:noProof/>
                <w:lang w:val="vi-VN"/>
              </w:rPr>
            </w:pPr>
            <w:r w:rsidRPr="00534549">
              <w:rPr>
                <w:noProof/>
                <w:lang w:val="vi-VN"/>
              </w:rPr>
              <w:t>ThemNguoiDung</w:t>
            </w:r>
          </w:p>
        </w:tc>
        <w:tc>
          <w:tcPr>
            <w:tcW w:w="2143" w:type="dxa"/>
          </w:tcPr>
          <w:p w14:paraId="1657B3FA" w14:textId="77777777" w:rsidR="00D71C46" w:rsidRPr="00534549" w:rsidRDefault="00D71C46" w:rsidP="00D71C46">
            <w:pPr>
              <w:ind w:firstLine="0"/>
              <w:rPr>
                <w:b/>
                <w:noProof/>
                <w:lang w:val="vi-VN"/>
              </w:rPr>
            </w:pPr>
            <w:r w:rsidRPr="00534549">
              <w:rPr>
                <w:noProof/>
                <w:lang w:val="vi-VN"/>
              </w:rPr>
              <w:t>void</w:t>
            </w:r>
          </w:p>
        </w:tc>
        <w:tc>
          <w:tcPr>
            <w:tcW w:w="1890" w:type="dxa"/>
          </w:tcPr>
          <w:p w14:paraId="3DA04B12" w14:textId="77777777" w:rsidR="00D71C46" w:rsidRPr="00534549" w:rsidRDefault="00D71C46" w:rsidP="00D71C46">
            <w:pPr>
              <w:ind w:firstLine="0"/>
              <w:rPr>
                <w:b/>
                <w:noProof/>
                <w:lang w:val="vi-VN"/>
              </w:rPr>
            </w:pPr>
            <w:r w:rsidRPr="00534549">
              <w:rPr>
                <w:noProof/>
                <w:lang w:val="vi-VN"/>
              </w:rPr>
              <w:t>public</w:t>
            </w:r>
          </w:p>
        </w:tc>
        <w:tc>
          <w:tcPr>
            <w:tcW w:w="2598" w:type="dxa"/>
          </w:tcPr>
          <w:p w14:paraId="496CD5CB" w14:textId="375D44AC" w:rsidR="00D71C46" w:rsidRPr="00534549" w:rsidRDefault="00D71C46" w:rsidP="00D71C46">
            <w:pPr>
              <w:ind w:firstLine="0"/>
              <w:jc w:val="left"/>
              <w:rPr>
                <w:b/>
                <w:noProof/>
                <w:lang w:val="vi-VN"/>
              </w:rPr>
            </w:pPr>
            <w:r w:rsidRPr="00534549">
              <w:rPr>
                <w:noProof/>
                <w:lang w:val="vi-VN"/>
              </w:rPr>
              <w:t xml:space="preserve">Tạo </w:t>
            </w:r>
            <w:r w:rsidR="00F17D4D" w:rsidRPr="00534549">
              <w:rPr>
                <w:noProof/>
                <w:lang w:val="vi-VN"/>
              </w:rPr>
              <w:t>thêm một người dùng mới</w:t>
            </w:r>
          </w:p>
        </w:tc>
      </w:tr>
      <w:tr w:rsidR="00D71C46" w:rsidRPr="00534549" w14:paraId="6DA2AFAC" w14:textId="77777777" w:rsidTr="00D71C46">
        <w:tc>
          <w:tcPr>
            <w:tcW w:w="895" w:type="dxa"/>
          </w:tcPr>
          <w:p w14:paraId="510157D6" w14:textId="77777777" w:rsidR="00D71C46" w:rsidRPr="00534549" w:rsidRDefault="00D71C46" w:rsidP="00D71C46">
            <w:pPr>
              <w:ind w:firstLine="0"/>
              <w:rPr>
                <w:noProof/>
                <w:lang w:val="vi-VN"/>
              </w:rPr>
            </w:pPr>
            <w:r w:rsidRPr="00534549">
              <w:rPr>
                <w:noProof/>
                <w:lang w:val="vi-VN"/>
              </w:rPr>
              <w:t>2</w:t>
            </w:r>
          </w:p>
        </w:tc>
        <w:tc>
          <w:tcPr>
            <w:tcW w:w="2627" w:type="dxa"/>
          </w:tcPr>
          <w:p w14:paraId="3B9388AE" w14:textId="4DCF7C4B" w:rsidR="00D71C46" w:rsidRPr="00534549" w:rsidRDefault="00F17D4D" w:rsidP="00D71C46">
            <w:pPr>
              <w:ind w:firstLine="0"/>
              <w:rPr>
                <w:noProof/>
                <w:lang w:val="vi-VN"/>
              </w:rPr>
            </w:pPr>
            <w:r w:rsidRPr="00534549">
              <w:rPr>
                <w:noProof/>
                <w:lang w:val="vi-VN"/>
              </w:rPr>
              <w:t>XoaNguoiDung</w:t>
            </w:r>
          </w:p>
        </w:tc>
        <w:tc>
          <w:tcPr>
            <w:tcW w:w="2143" w:type="dxa"/>
          </w:tcPr>
          <w:p w14:paraId="25EF502E" w14:textId="3F21FB16" w:rsidR="00D71C46" w:rsidRPr="00534549" w:rsidRDefault="00F17D4D" w:rsidP="00D71C46">
            <w:pPr>
              <w:ind w:firstLine="0"/>
              <w:rPr>
                <w:noProof/>
                <w:lang w:val="vi-VN"/>
              </w:rPr>
            </w:pPr>
            <w:r w:rsidRPr="00534549">
              <w:rPr>
                <w:noProof/>
                <w:lang w:val="vi-VN"/>
              </w:rPr>
              <w:t>void</w:t>
            </w:r>
          </w:p>
        </w:tc>
        <w:tc>
          <w:tcPr>
            <w:tcW w:w="1890" w:type="dxa"/>
          </w:tcPr>
          <w:p w14:paraId="68E3CDCC" w14:textId="77777777" w:rsidR="00D71C46" w:rsidRPr="00534549" w:rsidRDefault="00D71C46" w:rsidP="00D71C46">
            <w:pPr>
              <w:ind w:firstLine="0"/>
              <w:rPr>
                <w:noProof/>
                <w:lang w:val="vi-VN"/>
              </w:rPr>
            </w:pPr>
            <w:r w:rsidRPr="00534549">
              <w:rPr>
                <w:noProof/>
                <w:lang w:val="vi-VN"/>
              </w:rPr>
              <w:t>public</w:t>
            </w:r>
          </w:p>
        </w:tc>
        <w:tc>
          <w:tcPr>
            <w:tcW w:w="2598" w:type="dxa"/>
          </w:tcPr>
          <w:p w14:paraId="065B0A31" w14:textId="0E9533AA" w:rsidR="00D71C46" w:rsidRPr="00534549" w:rsidRDefault="00F17D4D" w:rsidP="00D71C46">
            <w:pPr>
              <w:ind w:firstLine="0"/>
              <w:jc w:val="left"/>
              <w:rPr>
                <w:noProof/>
                <w:lang w:val="vi-VN"/>
              </w:rPr>
            </w:pPr>
            <w:r w:rsidRPr="00534549">
              <w:rPr>
                <w:noProof/>
                <w:lang w:val="vi-VN"/>
              </w:rPr>
              <w:t>Xoá thông tin người dùng</w:t>
            </w:r>
          </w:p>
        </w:tc>
      </w:tr>
      <w:tr w:rsidR="00D71C46" w:rsidRPr="00534549" w14:paraId="73C92BA3" w14:textId="77777777" w:rsidTr="00D71C46">
        <w:tc>
          <w:tcPr>
            <w:tcW w:w="895" w:type="dxa"/>
          </w:tcPr>
          <w:p w14:paraId="153A4A54" w14:textId="77777777" w:rsidR="00D71C46" w:rsidRPr="00534549" w:rsidRDefault="00D71C46" w:rsidP="00D71C46">
            <w:pPr>
              <w:ind w:firstLine="0"/>
              <w:rPr>
                <w:noProof/>
                <w:lang w:val="vi-VN"/>
              </w:rPr>
            </w:pPr>
            <w:r w:rsidRPr="00534549">
              <w:rPr>
                <w:noProof/>
                <w:lang w:val="vi-VN"/>
              </w:rPr>
              <w:t>3</w:t>
            </w:r>
          </w:p>
        </w:tc>
        <w:tc>
          <w:tcPr>
            <w:tcW w:w="2627" w:type="dxa"/>
          </w:tcPr>
          <w:p w14:paraId="78424145" w14:textId="10C9DF7D" w:rsidR="00D71C46" w:rsidRPr="00534549" w:rsidRDefault="00F17D4D" w:rsidP="00D71C46">
            <w:pPr>
              <w:ind w:firstLine="0"/>
              <w:rPr>
                <w:noProof/>
                <w:lang w:val="vi-VN"/>
              </w:rPr>
            </w:pPr>
            <w:r w:rsidRPr="00534549">
              <w:rPr>
                <w:noProof/>
                <w:lang w:val="vi-VN"/>
              </w:rPr>
              <w:t>CapNhatThongTin</w:t>
            </w:r>
          </w:p>
        </w:tc>
        <w:tc>
          <w:tcPr>
            <w:tcW w:w="2143" w:type="dxa"/>
          </w:tcPr>
          <w:p w14:paraId="20CEDC38" w14:textId="319B90F3" w:rsidR="00D71C46" w:rsidRPr="00534549" w:rsidRDefault="00F17D4D" w:rsidP="00D71C46">
            <w:pPr>
              <w:ind w:firstLine="0"/>
              <w:rPr>
                <w:noProof/>
                <w:lang w:val="vi-VN"/>
              </w:rPr>
            </w:pPr>
            <w:r w:rsidRPr="00534549">
              <w:rPr>
                <w:noProof/>
                <w:lang w:val="vi-VN"/>
              </w:rPr>
              <w:t>void</w:t>
            </w:r>
          </w:p>
        </w:tc>
        <w:tc>
          <w:tcPr>
            <w:tcW w:w="1890" w:type="dxa"/>
          </w:tcPr>
          <w:p w14:paraId="3AE31667" w14:textId="77777777" w:rsidR="00D71C46" w:rsidRPr="00534549" w:rsidRDefault="00D71C46" w:rsidP="00D71C46">
            <w:pPr>
              <w:ind w:firstLine="0"/>
              <w:rPr>
                <w:noProof/>
                <w:lang w:val="vi-VN"/>
              </w:rPr>
            </w:pPr>
            <w:r w:rsidRPr="00534549">
              <w:rPr>
                <w:noProof/>
                <w:lang w:val="vi-VN"/>
              </w:rPr>
              <w:t>public</w:t>
            </w:r>
          </w:p>
        </w:tc>
        <w:tc>
          <w:tcPr>
            <w:tcW w:w="2598" w:type="dxa"/>
          </w:tcPr>
          <w:p w14:paraId="34DF40E4" w14:textId="1DA73455" w:rsidR="00D71C46" w:rsidRPr="00534549" w:rsidRDefault="009D1B37" w:rsidP="00D71C46">
            <w:pPr>
              <w:ind w:firstLine="0"/>
              <w:jc w:val="left"/>
              <w:rPr>
                <w:noProof/>
                <w:lang w:val="vi-VN"/>
              </w:rPr>
            </w:pPr>
            <w:r w:rsidRPr="00534549">
              <w:rPr>
                <w:noProof/>
                <w:lang w:val="vi-VN"/>
              </w:rPr>
              <w:t>Cập nhật thông tin người dùng</w:t>
            </w:r>
          </w:p>
        </w:tc>
      </w:tr>
      <w:tr w:rsidR="00D71C46" w:rsidRPr="00534549" w14:paraId="5E09F95B" w14:textId="77777777" w:rsidTr="00D71C46">
        <w:tc>
          <w:tcPr>
            <w:tcW w:w="895" w:type="dxa"/>
          </w:tcPr>
          <w:p w14:paraId="079C10FE" w14:textId="77777777" w:rsidR="00D71C46" w:rsidRPr="00534549" w:rsidRDefault="00D71C46" w:rsidP="00D71C46">
            <w:pPr>
              <w:ind w:firstLine="0"/>
              <w:rPr>
                <w:noProof/>
                <w:lang w:val="vi-VN"/>
              </w:rPr>
            </w:pPr>
            <w:r w:rsidRPr="00534549">
              <w:rPr>
                <w:noProof/>
                <w:lang w:val="vi-VN"/>
              </w:rPr>
              <w:t>4</w:t>
            </w:r>
          </w:p>
        </w:tc>
        <w:tc>
          <w:tcPr>
            <w:tcW w:w="2627" w:type="dxa"/>
          </w:tcPr>
          <w:p w14:paraId="09448EA8" w14:textId="5CECDDD2" w:rsidR="00D71C46" w:rsidRPr="00534549" w:rsidRDefault="00F17D4D" w:rsidP="00D71C46">
            <w:pPr>
              <w:ind w:firstLine="0"/>
              <w:rPr>
                <w:noProof/>
                <w:lang w:val="vi-VN"/>
              </w:rPr>
            </w:pPr>
            <w:r w:rsidRPr="00534549">
              <w:rPr>
                <w:noProof/>
                <w:lang w:val="vi-VN"/>
              </w:rPr>
              <w:t>DoiMatKhau</w:t>
            </w:r>
          </w:p>
        </w:tc>
        <w:tc>
          <w:tcPr>
            <w:tcW w:w="2143" w:type="dxa"/>
          </w:tcPr>
          <w:p w14:paraId="26218738" w14:textId="77777777" w:rsidR="00D71C46" w:rsidRPr="00534549" w:rsidRDefault="00D71C46" w:rsidP="00D71C46">
            <w:pPr>
              <w:ind w:firstLine="0"/>
              <w:rPr>
                <w:noProof/>
                <w:lang w:val="vi-VN"/>
              </w:rPr>
            </w:pPr>
            <w:r w:rsidRPr="00534549">
              <w:rPr>
                <w:noProof/>
                <w:lang w:val="vi-VN"/>
              </w:rPr>
              <w:t>void</w:t>
            </w:r>
          </w:p>
        </w:tc>
        <w:tc>
          <w:tcPr>
            <w:tcW w:w="1890" w:type="dxa"/>
          </w:tcPr>
          <w:p w14:paraId="6F4D2E0E" w14:textId="77777777" w:rsidR="00D71C46" w:rsidRPr="00534549" w:rsidRDefault="00D71C46" w:rsidP="00D71C46">
            <w:pPr>
              <w:ind w:firstLine="0"/>
              <w:rPr>
                <w:noProof/>
                <w:lang w:val="vi-VN"/>
              </w:rPr>
            </w:pPr>
            <w:r w:rsidRPr="00534549">
              <w:rPr>
                <w:noProof/>
                <w:lang w:val="vi-VN"/>
              </w:rPr>
              <w:t>public</w:t>
            </w:r>
          </w:p>
        </w:tc>
        <w:tc>
          <w:tcPr>
            <w:tcW w:w="2598" w:type="dxa"/>
          </w:tcPr>
          <w:p w14:paraId="7EECD08F" w14:textId="4D1EF78B" w:rsidR="00D71C46" w:rsidRPr="00534549" w:rsidRDefault="009D1B37" w:rsidP="00D71C46">
            <w:pPr>
              <w:ind w:firstLine="0"/>
              <w:jc w:val="left"/>
              <w:rPr>
                <w:noProof/>
                <w:lang w:val="vi-VN"/>
              </w:rPr>
            </w:pPr>
            <w:r w:rsidRPr="00534549">
              <w:rPr>
                <w:noProof/>
                <w:lang w:val="vi-VN"/>
              </w:rPr>
              <w:t>Đổi mật khẩu</w:t>
            </w:r>
          </w:p>
        </w:tc>
      </w:tr>
    </w:tbl>
    <w:p w14:paraId="499BB842" w14:textId="0F98C0BA" w:rsidR="00D71C46" w:rsidRPr="00534549" w:rsidRDefault="00D71C46" w:rsidP="00D71C46">
      <w:pPr>
        <w:rPr>
          <w:noProof/>
          <w:lang w:val="vi-VN"/>
        </w:rPr>
      </w:pPr>
    </w:p>
    <w:p w14:paraId="72265285" w14:textId="77777777" w:rsidR="00454741" w:rsidRPr="00534549" w:rsidRDefault="00454741" w:rsidP="00D71C46">
      <w:pPr>
        <w:rPr>
          <w:noProof/>
          <w:lang w:val="vi-VN"/>
        </w:rPr>
      </w:pPr>
    </w:p>
    <w:p w14:paraId="6F42B822" w14:textId="3CAFA8F8" w:rsidR="00454741" w:rsidRPr="00534549" w:rsidRDefault="00454741" w:rsidP="00D71294">
      <w:pPr>
        <w:pStyle w:val="Heading2"/>
        <w:rPr>
          <w:noProof/>
          <w:lang w:val="vi-VN"/>
        </w:rPr>
      </w:pPr>
      <w:bookmarkStart w:id="100" w:name="_Toc534701647"/>
      <w:r w:rsidRPr="00534549">
        <w:rPr>
          <w:noProof/>
          <w:lang w:val="vi-VN"/>
        </w:rPr>
        <w:t>Sơ đồ trạng thái(State Diagram)</w:t>
      </w:r>
      <w:bookmarkEnd w:id="100"/>
    </w:p>
    <w:p w14:paraId="74125CE0" w14:textId="2E3BF065" w:rsidR="0068185D" w:rsidRPr="00534549" w:rsidRDefault="00454741" w:rsidP="00373996">
      <w:pPr>
        <w:pStyle w:val="Heading3"/>
        <w:rPr>
          <w:noProof/>
          <w:lang w:val="vi-VN"/>
        </w:rPr>
      </w:pPr>
      <w:bookmarkStart w:id="101" w:name="_Toc534701648"/>
      <w:r w:rsidRPr="00534549">
        <w:rPr>
          <w:noProof/>
          <w:lang w:val="vi-VN"/>
        </w:rPr>
        <w:t>Đăng nhập</w:t>
      </w:r>
      <w:bookmarkEnd w:id="101"/>
    </w:p>
    <w:p w14:paraId="4C820F62" w14:textId="158D2290" w:rsidR="00373996" w:rsidRPr="002E53E2" w:rsidRDefault="00534549" w:rsidP="00373996">
      <w:pPr>
        <w:rPr>
          <w:noProof/>
          <w:color w:val="5B9BD5" w:themeColor="accent1"/>
          <w:lang w:val="vi-VN"/>
        </w:rPr>
      </w:pPr>
      <w:r w:rsidRPr="002E53E2">
        <w:rPr>
          <w:noProof/>
          <w:color w:val="5B9BD5" w:themeColor="accent1"/>
          <w:lang w:val="vi-VN"/>
        </w:rPr>
        <w:t>2.1.1. Sơ đồ trạng thái</w:t>
      </w:r>
    </w:p>
    <w:p w14:paraId="19D0AC95" w14:textId="6273AC6D" w:rsidR="00BE3047" w:rsidRPr="00534549" w:rsidRDefault="00BE3047" w:rsidP="00BE3047">
      <w:pPr>
        <w:rPr>
          <w:noProof/>
          <w:lang w:val="vi-VN"/>
        </w:rPr>
      </w:pPr>
      <w:r w:rsidRPr="00534549">
        <w:rPr>
          <w:noProof/>
          <w:lang w:val="vi-VN"/>
        </w:rPr>
        <w:lastRenderedPageBreak/>
        <w:drawing>
          <wp:inline distT="0" distB="0" distL="0" distR="0" wp14:anchorId="1F34403D" wp14:editId="21119B53">
            <wp:extent cx="5801990" cy="4391025"/>
            <wp:effectExtent l="0" t="0" r="8890" b="0"/>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 nhap.png"/>
                    <pic:cNvPicPr/>
                  </pic:nvPicPr>
                  <pic:blipFill>
                    <a:blip r:embed="rId12">
                      <a:extLst>
                        <a:ext uri="{28A0092B-C50C-407E-A947-70E740481C1C}">
                          <a14:useLocalDpi xmlns:a14="http://schemas.microsoft.com/office/drawing/2010/main" val="0"/>
                        </a:ext>
                      </a:extLst>
                    </a:blip>
                    <a:stretch>
                      <a:fillRect/>
                    </a:stretch>
                  </pic:blipFill>
                  <pic:spPr>
                    <a:xfrm>
                      <a:off x="0" y="0"/>
                      <a:ext cx="5824161" cy="4407805"/>
                    </a:xfrm>
                    <a:prstGeom prst="rect">
                      <a:avLst/>
                    </a:prstGeom>
                  </pic:spPr>
                </pic:pic>
              </a:graphicData>
            </a:graphic>
          </wp:inline>
        </w:drawing>
      </w:r>
    </w:p>
    <w:p w14:paraId="0AAAC1B2" w14:textId="67994C3B" w:rsidR="00534549" w:rsidRPr="002E53E2" w:rsidRDefault="00534549" w:rsidP="00BE3047">
      <w:pPr>
        <w:rPr>
          <w:noProof/>
          <w:color w:val="5B9BD5" w:themeColor="accent1"/>
          <w:lang w:val="vi-VN"/>
        </w:rPr>
      </w:pPr>
      <w:r w:rsidRPr="002E53E2">
        <w:rPr>
          <w:noProof/>
          <w:color w:val="5B9BD5" w:themeColor="accent1"/>
          <w:lang w:val="vi-VN"/>
        </w:rPr>
        <w:t xml:space="preserve">2.1.2. Bảng mô tả các trạng </w:t>
      </w:r>
      <w:r w:rsidR="00FF4A47" w:rsidRPr="002E53E2">
        <w:rPr>
          <w:noProof/>
          <w:color w:val="5B9BD5" w:themeColor="accent1"/>
          <w:lang w:val="vi-VN"/>
        </w:rPr>
        <w:t>thá</w:t>
      </w:r>
      <w:r w:rsidRPr="002E53E2">
        <w:rPr>
          <w:noProof/>
          <w:color w:val="5B9BD5" w:themeColor="accent1"/>
          <w:lang w:val="vi-VN"/>
        </w:rPr>
        <w:t>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45D46E03" w14:textId="77777777" w:rsidTr="00B27860">
        <w:tc>
          <w:tcPr>
            <w:tcW w:w="900" w:type="dxa"/>
          </w:tcPr>
          <w:p w14:paraId="487CD9F2" w14:textId="4AED304A" w:rsidR="00FF4A47" w:rsidRPr="00FF4A47" w:rsidRDefault="00FF4A47" w:rsidP="00FF4A47">
            <w:pPr>
              <w:ind w:firstLine="0"/>
              <w:jc w:val="center"/>
              <w:rPr>
                <w:noProof/>
              </w:rPr>
            </w:pPr>
            <w:r>
              <w:rPr>
                <w:noProof/>
              </w:rPr>
              <w:t>STT</w:t>
            </w:r>
          </w:p>
        </w:tc>
        <w:tc>
          <w:tcPr>
            <w:tcW w:w="2171" w:type="dxa"/>
          </w:tcPr>
          <w:p w14:paraId="78C1E689" w14:textId="283583C8" w:rsidR="00FF4A47" w:rsidRPr="00FF4A47" w:rsidRDefault="00FF4A47" w:rsidP="00FF4A47">
            <w:pPr>
              <w:ind w:firstLine="0"/>
              <w:jc w:val="left"/>
              <w:rPr>
                <w:noProof/>
              </w:rPr>
            </w:pPr>
            <w:r>
              <w:rPr>
                <w:noProof/>
              </w:rPr>
              <w:t>Trạng thái</w:t>
            </w:r>
          </w:p>
        </w:tc>
        <w:tc>
          <w:tcPr>
            <w:tcW w:w="2779" w:type="dxa"/>
          </w:tcPr>
          <w:p w14:paraId="41B61CDE" w14:textId="7F6745F2" w:rsidR="00FF4A47" w:rsidRPr="00FF4A47" w:rsidRDefault="00FF4A47" w:rsidP="00FF4A47">
            <w:pPr>
              <w:ind w:firstLine="0"/>
              <w:jc w:val="left"/>
              <w:rPr>
                <w:noProof/>
              </w:rPr>
            </w:pPr>
            <w:r>
              <w:rPr>
                <w:noProof/>
              </w:rPr>
              <w:t>Ý nghĩa</w:t>
            </w:r>
          </w:p>
        </w:tc>
        <w:tc>
          <w:tcPr>
            <w:tcW w:w="1890" w:type="dxa"/>
          </w:tcPr>
          <w:p w14:paraId="027E374F" w14:textId="6359C6DE" w:rsidR="00FF4A47" w:rsidRPr="00FF4A47" w:rsidRDefault="00FF4A47" w:rsidP="00FF4A47">
            <w:pPr>
              <w:ind w:firstLine="0"/>
              <w:jc w:val="left"/>
              <w:rPr>
                <w:noProof/>
              </w:rPr>
            </w:pPr>
            <w:r>
              <w:rPr>
                <w:noProof/>
              </w:rPr>
              <w:t>Xử lý liên quan</w:t>
            </w:r>
          </w:p>
        </w:tc>
        <w:tc>
          <w:tcPr>
            <w:tcW w:w="1440" w:type="dxa"/>
          </w:tcPr>
          <w:p w14:paraId="3F1C9031" w14:textId="1D140E86" w:rsidR="00FF4A47" w:rsidRPr="00FF4A47" w:rsidRDefault="00FF4A47" w:rsidP="00BE3047">
            <w:pPr>
              <w:ind w:firstLine="0"/>
              <w:rPr>
                <w:noProof/>
              </w:rPr>
            </w:pPr>
            <w:r>
              <w:rPr>
                <w:noProof/>
              </w:rPr>
              <w:t>Ghi chú</w:t>
            </w:r>
          </w:p>
        </w:tc>
      </w:tr>
      <w:tr w:rsidR="00FF4A47" w14:paraId="6EA8D0F6" w14:textId="77777777" w:rsidTr="00B27860">
        <w:tc>
          <w:tcPr>
            <w:tcW w:w="900" w:type="dxa"/>
          </w:tcPr>
          <w:p w14:paraId="2BBB0354" w14:textId="132A672B" w:rsidR="00FF4A47" w:rsidRPr="00FF4A47" w:rsidRDefault="00FF4A47" w:rsidP="00FF4A47">
            <w:pPr>
              <w:ind w:firstLine="0"/>
              <w:jc w:val="center"/>
              <w:rPr>
                <w:noProof/>
              </w:rPr>
            </w:pPr>
            <w:r>
              <w:rPr>
                <w:noProof/>
              </w:rPr>
              <w:t>1</w:t>
            </w:r>
          </w:p>
        </w:tc>
        <w:tc>
          <w:tcPr>
            <w:tcW w:w="2171" w:type="dxa"/>
          </w:tcPr>
          <w:p w14:paraId="407B687C" w14:textId="7F758869" w:rsidR="00FF4A47" w:rsidRPr="00FF4A47" w:rsidRDefault="00FF4A47" w:rsidP="00FF4A47">
            <w:pPr>
              <w:ind w:firstLine="0"/>
              <w:jc w:val="left"/>
              <w:rPr>
                <w:noProof/>
              </w:rPr>
            </w:pPr>
            <w:r>
              <w:rPr>
                <w:noProof/>
              </w:rPr>
              <w:t>Kiểm tra thông tin đăng nhập</w:t>
            </w:r>
          </w:p>
        </w:tc>
        <w:tc>
          <w:tcPr>
            <w:tcW w:w="2779" w:type="dxa"/>
          </w:tcPr>
          <w:p w14:paraId="59643503" w14:textId="315A0980" w:rsidR="00FF4A47" w:rsidRPr="00B61C04" w:rsidRDefault="00B61C04" w:rsidP="00FF4A47">
            <w:pPr>
              <w:ind w:firstLine="0"/>
              <w:jc w:val="left"/>
              <w:rPr>
                <w:noProof/>
              </w:rPr>
            </w:pPr>
            <w:r>
              <w:rPr>
                <w:noProof/>
              </w:rPr>
              <w:t>Kiểm tra thông tin tài khoản có hợp lệ hay không</w:t>
            </w:r>
          </w:p>
        </w:tc>
        <w:tc>
          <w:tcPr>
            <w:tcW w:w="1890" w:type="dxa"/>
          </w:tcPr>
          <w:p w14:paraId="7452975E" w14:textId="77777777" w:rsidR="00FF4A47" w:rsidRDefault="00FF4A47" w:rsidP="00FF4A47">
            <w:pPr>
              <w:ind w:firstLine="0"/>
              <w:jc w:val="left"/>
              <w:rPr>
                <w:noProof/>
                <w:lang w:val="vi-VN"/>
              </w:rPr>
            </w:pPr>
          </w:p>
        </w:tc>
        <w:tc>
          <w:tcPr>
            <w:tcW w:w="1440" w:type="dxa"/>
          </w:tcPr>
          <w:p w14:paraId="1F85E4D7" w14:textId="77777777" w:rsidR="00FF4A47" w:rsidRDefault="00FF4A47" w:rsidP="00BE3047">
            <w:pPr>
              <w:ind w:firstLine="0"/>
              <w:rPr>
                <w:noProof/>
                <w:lang w:val="vi-VN"/>
              </w:rPr>
            </w:pPr>
          </w:p>
        </w:tc>
      </w:tr>
      <w:tr w:rsidR="00FF4A47" w14:paraId="5582BA1A" w14:textId="77777777" w:rsidTr="00B27860">
        <w:tc>
          <w:tcPr>
            <w:tcW w:w="900" w:type="dxa"/>
          </w:tcPr>
          <w:p w14:paraId="02EB5F6B" w14:textId="5CC4896D" w:rsidR="00FF4A47" w:rsidRPr="00FF4A47" w:rsidRDefault="00FF4A47" w:rsidP="00FF4A47">
            <w:pPr>
              <w:ind w:firstLine="0"/>
              <w:jc w:val="center"/>
              <w:rPr>
                <w:noProof/>
              </w:rPr>
            </w:pPr>
            <w:r>
              <w:rPr>
                <w:noProof/>
              </w:rPr>
              <w:t>2</w:t>
            </w:r>
          </w:p>
        </w:tc>
        <w:tc>
          <w:tcPr>
            <w:tcW w:w="2171" w:type="dxa"/>
          </w:tcPr>
          <w:p w14:paraId="1AB84C9D" w14:textId="1698B2EA" w:rsidR="00FF4A47" w:rsidRPr="00FF4A47" w:rsidRDefault="00FF4A47" w:rsidP="00FF4A47">
            <w:pPr>
              <w:ind w:firstLine="0"/>
              <w:jc w:val="left"/>
              <w:rPr>
                <w:noProof/>
              </w:rPr>
            </w:pPr>
            <w:r>
              <w:rPr>
                <w:noProof/>
              </w:rPr>
              <w:t>Xác nhận đăng nhâp</w:t>
            </w:r>
          </w:p>
        </w:tc>
        <w:tc>
          <w:tcPr>
            <w:tcW w:w="2779" w:type="dxa"/>
          </w:tcPr>
          <w:p w14:paraId="2B5FD41E" w14:textId="07FE2E53" w:rsidR="00FF4A47" w:rsidRPr="00B61C04" w:rsidRDefault="00B61C04" w:rsidP="00FF4A47">
            <w:pPr>
              <w:ind w:firstLine="0"/>
              <w:jc w:val="left"/>
              <w:rPr>
                <w:noProof/>
              </w:rPr>
            </w:pPr>
            <w:r>
              <w:rPr>
                <w:noProof/>
              </w:rPr>
              <w:t>Nếu thông tin hợp lệ thì xác nhận đăng nhập thành công</w:t>
            </w:r>
          </w:p>
        </w:tc>
        <w:tc>
          <w:tcPr>
            <w:tcW w:w="1890" w:type="dxa"/>
          </w:tcPr>
          <w:p w14:paraId="16594C68" w14:textId="678AA6F8" w:rsidR="00FF4A47" w:rsidRPr="00B61C04" w:rsidRDefault="00B61C04" w:rsidP="00FF4A47">
            <w:pPr>
              <w:ind w:firstLine="0"/>
              <w:jc w:val="left"/>
              <w:rPr>
                <w:noProof/>
              </w:rPr>
            </w:pPr>
            <w:r>
              <w:rPr>
                <w:noProof/>
              </w:rPr>
              <w:t>Kiểm tra vai trò tài khoản</w:t>
            </w:r>
          </w:p>
        </w:tc>
        <w:tc>
          <w:tcPr>
            <w:tcW w:w="1440" w:type="dxa"/>
          </w:tcPr>
          <w:p w14:paraId="7AD4EC86" w14:textId="77777777" w:rsidR="00FF4A47" w:rsidRDefault="00FF4A47" w:rsidP="00BE3047">
            <w:pPr>
              <w:ind w:firstLine="0"/>
              <w:rPr>
                <w:noProof/>
                <w:lang w:val="vi-VN"/>
              </w:rPr>
            </w:pPr>
          </w:p>
        </w:tc>
      </w:tr>
    </w:tbl>
    <w:p w14:paraId="0991A7AD" w14:textId="77777777" w:rsidR="00534549" w:rsidRPr="00534549" w:rsidRDefault="00534549" w:rsidP="00BE3047">
      <w:pPr>
        <w:rPr>
          <w:noProof/>
          <w:lang w:val="vi-VN"/>
        </w:rPr>
      </w:pPr>
    </w:p>
    <w:p w14:paraId="4EA91223" w14:textId="4399B959" w:rsidR="00534549" w:rsidRPr="002E53E2" w:rsidRDefault="00534549" w:rsidP="00BE3047">
      <w:pPr>
        <w:rPr>
          <w:noProof/>
          <w:color w:val="5B9BD5" w:themeColor="accent1"/>
          <w:lang w:val="vi-VN"/>
        </w:rPr>
      </w:pPr>
      <w:r w:rsidRPr="002E53E2">
        <w:rPr>
          <w:noProof/>
          <w:color w:val="5B9BD5" w:themeColor="accent1"/>
          <w:lang w:val="vi-VN"/>
        </w:rPr>
        <w:t>2.1.3.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1D74EACF" w14:textId="77777777" w:rsidTr="00B27860">
        <w:tc>
          <w:tcPr>
            <w:tcW w:w="900" w:type="dxa"/>
          </w:tcPr>
          <w:p w14:paraId="50121370" w14:textId="77777777" w:rsidR="00FF4A47" w:rsidRPr="00FF4A47" w:rsidRDefault="00FF4A47" w:rsidP="00276604">
            <w:pPr>
              <w:ind w:firstLine="0"/>
              <w:jc w:val="center"/>
              <w:rPr>
                <w:noProof/>
              </w:rPr>
            </w:pPr>
            <w:r>
              <w:rPr>
                <w:noProof/>
              </w:rPr>
              <w:t>STT</w:t>
            </w:r>
          </w:p>
        </w:tc>
        <w:tc>
          <w:tcPr>
            <w:tcW w:w="2171" w:type="dxa"/>
          </w:tcPr>
          <w:p w14:paraId="60808361" w14:textId="36172AD3" w:rsidR="00FF4A47" w:rsidRPr="00FF4A47" w:rsidRDefault="00FF4A47" w:rsidP="00FF4A47">
            <w:pPr>
              <w:ind w:firstLine="0"/>
              <w:jc w:val="left"/>
              <w:rPr>
                <w:noProof/>
              </w:rPr>
            </w:pPr>
            <w:r>
              <w:rPr>
                <w:noProof/>
              </w:rPr>
              <w:t>Biến cố</w:t>
            </w:r>
          </w:p>
        </w:tc>
        <w:tc>
          <w:tcPr>
            <w:tcW w:w="2779" w:type="dxa"/>
          </w:tcPr>
          <w:p w14:paraId="3D3D1C52" w14:textId="77777777" w:rsidR="00FF4A47" w:rsidRPr="00FF4A47" w:rsidRDefault="00FF4A47" w:rsidP="00FF4A47">
            <w:pPr>
              <w:ind w:firstLine="0"/>
              <w:jc w:val="left"/>
              <w:rPr>
                <w:noProof/>
              </w:rPr>
            </w:pPr>
            <w:r>
              <w:rPr>
                <w:noProof/>
              </w:rPr>
              <w:t>Ý nghĩa</w:t>
            </w:r>
          </w:p>
        </w:tc>
        <w:tc>
          <w:tcPr>
            <w:tcW w:w="1890" w:type="dxa"/>
          </w:tcPr>
          <w:p w14:paraId="6C7447D5" w14:textId="77777777" w:rsidR="00FF4A47" w:rsidRPr="00FF4A47" w:rsidRDefault="00FF4A47" w:rsidP="00FF4A47">
            <w:pPr>
              <w:ind w:firstLine="0"/>
              <w:jc w:val="left"/>
              <w:rPr>
                <w:noProof/>
              </w:rPr>
            </w:pPr>
            <w:r>
              <w:rPr>
                <w:noProof/>
              </w:rPr>
              <w:t>Xử lý liên quan</w:t>
            </w:r>
          </w:p>
        </w:tc>
        <w:tc>
          <w:tcPr>
            <w:tcW w:w="1440" w:type="dxa"/>
          </w:tcPr>
          <w:p w14:paraId="43F4B29C" w14:textId="77777777" w:rsidR="00FF4A47" w:rsidRPr="00FF4A47" w:rsidRDefault="00FF4A47" w:rsidP="00276604">
            <w:pPr>
              <w:ind w:firstLine="0"/>
              <w:rPr>
                <w:noProof/>
              </w:rPr>
            </w:pPr>
            <w:r>
              <w:rPr>
                <w:noProof/>
              </w:rPr>
              <w:t>Ghi chú</w:t>
            </w:r>
          </w:p>
        </w:tc>
      </w:tr>
      <w:tr w:rsidR="00FF4A47" w14:paraId="04C5D62B" w14:textId="77777777" w:rsidTr="00B27860">
        <w:tc>
          <w:tcPr>
            <w:tcW w:w="900" w:type="dxa"/>
          </w:tcPr>
          <w:p w14:paraId="2960BC66" w14:textId="77777777" w:rsidR="00FF4A47" w:rsidRDefault="00FF4A47" w:rsidP="00276604">
            <w:pPr>
              <w:ind w:firstLine="0"/>
              <w:rPr>
                <w:noProof/>
                <w:lang w:val="vi-VN"/>
              </w:rPr>
            </w:pPr>
          </w:p>
        </w:tc>
        <w:tc>
          <w:tcPr>
            <w:tcW w:w="2171" w:type="dxa"/>
          </w:tcPr>
          <w:p w14:paraId="7F286D8B" w14:textId="77777777" w:rsidR="00FF4A47" w:rsidRDefault="00FF4A47" w:rsidP="00FF4A47">
            <w:pPr>
              <w:ind w:firstLine="0"/>
              <w:jc w:val="left"/>
              <w:rPr>
                <w:noProof/>
                <w:lang w:val="vi-VN"/>
              </w:rPr>
            </w:pPr>
          </w:p>
        </w:tc>
        <w:tc>
          <w:tcPr>
            <w:tcW w:w="2779" w:type="dxa"/>
          </w:tcPr>
          <w:p w14:paraId="4CFF5B31" w14:textId="77777777" w:rsidR="00FF4A47" w:rsidRDefault="00FF4A47" w:rsidP="00FF4A47">
            <w:pPr>
              <w:ind w:firstLine="0"/>
              <w:jc w:val="left"/>
              <w:rPr>
                <w:noProof/>
                <w:lang w:val="vi-VN"/>
              </w:rPr>
            </w:pPr>
          </w:p>
        </w:tc>
        <w:tc>
          <w:tcPr>
            <w:tcW w:w="1890" w:type="dxa"/>
          </w:tcPr>
          <w:p w14:paraId="7B5A3DA4" w14:textId="77777777" w:rsidR="00FF4A47" w:rsidRDefault="00FF4A47" w:rsidP="00FF4A47">
            <w:pPr>
              <w:ind w:firstLine="0"/>
              <w:jc w:val="left"/>
              <w:rPr>
                <w:noProof/>
                <w:lang w:val="vi-VN"/>
              </w:rPr>
            </w:pPr>
          </w:p>
        </w:tc>
        <w:tc>
          <w:tcPr>
            <w:tcW w:w="1440" w:type="dxa"/>
          </w:tcPr>
          <w:p w14:paraId="4FFBAA6C" w14:textId="77777777" w:rsidR="00FF4A47" w:rsidRDefault="00FF4A47" w:rsidP="00276604">
            <w:pPr>
              <w:ind w:firstLine="0"/>
              <w:rPr>
                <w:noProof/>
                <w:lang w:val="vi-VN"/>
              </w:rPr>
            </w:pPr>
          </w:p>
        </w:tc>
      </w:tr>
    </w:tbl>
    <w:p w14:paraId="7B68743A" w14:textId="0D3AEDD7" w:rsidR="00FF4A47" w:rsidRDefault="00FF4A47" w:rsidP="00BE3047">
      <w:pPr>
        <w:rPr>
          <w:noProof/>
          <w:lang w:val="vi-VN"/>
        </w:rPr>
      </w:pPr>
    </w:p>
    <w:p w14:paraId="28C2FC31" w14:textId="5B51A849" w:rsidR="00627EF8" w:rsidRDefault="00627EF8" w:rsidP="00BE3047">
      <w:pPr>
        <w:rPr>
          <w:noProof/>
          <w:lang w:val="vi-VN"/>
        </w:rPr>
      </w:pPr>
    </w:p>
    <w:p w14:paraId="66B1D31B" w14:textId="77777777" w:rsidR="00627EF8" w:rsidRPr="00534549" w:rsidRDefault="00627EF8" w:rsidP="00BE3047">
      <w:pPr>
        <w:rPr>
          <w:noProof/>
          <w:lang w:val="vi-VN"/>
        </w:rPr>
      </w:pPr>
    </w:p>
    <w:p w14:paraId="15136159" w14:textId="63BEC30A" w:rsidR="00534549" w:rsidRPr="00534549" w:rsidRDefault="00454741" w:rsidP="00534549">
      <w:pPr>
        <w:pStyle w:val="Heading3"/>
        <w:rPr>
          <w:noProof/>
          <w:lang w:val="vi-VN"/>
        </w:rPr>
      </w:pPr>
      <w:bookmarkStart w:id="102" w:name="_Toc534701649"/>
      <w:r w:rsidRPr="00534549">
        <w:rPr>
          <w:noProof/>
          <w:lang w:val="vi-VN"/>
        </w:rPr>
        <w:lastRenderedPageBreak/>
        <w:t>Đăng xuất</w:t>
      </w:r>
      <w:bookmarkEnd w:id="102"/>
    </w:p>
    <w:p w14:paraId="3DE0C07E" w14:textId="5F26605A" w:rsidR="00373996" w:rsidRPr="002E53E2" w:rsidRDefault="00373996" w:rsidP="00373996">
      <w:pPr>
        <w:rPr>
          <w:noProof/>
          <w:color w:val="5B9BD5" w:themeColor="accent1"/>
          <w:lang w:val="vi-VN"/>
        </w:rPr>
      </w:pPr>
      <w:r w:rsidRPr="002E53E2">
        <w:rPr>
          <w:noProof/>
          <w:color w:val="5B9BD5" w:themeColor="accent1"/>
          <w:lang w:val="vi-VN"/>
        </w:rPr>
        <w:t>2</w:t>
      </w:r>
      <w:r w:rsidR="00534549" w:rsidRPr="002E53E2">
        <w:rPr>
          <w:noProof/>
          <w:color w:val="5B9BD5" w:themeColor="accent1"/>
          <w:lang w:val="vi-VN"/>
        </w:rPr>
        <w:t>.2.1. Sơ đồ trạng thái</w:t>
      </w:r>
    </w:p>
    <w:p w14:paraId="07794F53" w14:textId="77777777" w:rsidR="00373996" w:rsidRPr="00534549" w:rsidRDefault="00373996" w:rsidP="00373996">
      <w:pPr>
        <w:rPr>
          <w:noProof/>
          <w:lang w:val="vi-VN"/>
        </w:rPr>
      </w:pPr>
    </w:p>
    <w:p w14:paraId="4997DDB6" w14:textId="5E4B3615" w:rsidR="00BE3047" w:rsidRPr="00534549" w:rsidRDefault="00BE3047" w:rsidP="00BE3047">
      <w:pPr>
        <w:rPr>
          <w:noProof/>
          <w:lang w:val="vi-VN"/>
        </w:rPr>
      </w:pPr>
      <w:r w:rsidRPr="00534549">
        <w:rPr>
          <w:noProof/>
          <w:lang w:val="vi-VN"/>
        </w:rPr>
        <w:drawing>
          <wp:inline distT="0" distB="0" distL="0" distR="0" wp14:anchorId="4F6692B6" wp14:editId="10434FAA">
            <wp:extent cx="5731510" cy="4989195"/>
            <wp:effectExtent l="0" t="0" r="2540" b="1905"/>
            <wp:docPr id="4" name="Hình ảnh 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xuấ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89195"/>
                    </a:xfrm>
                    <a:prstGeom prst="rect">
                      <a:avLst/>
                    </a:prstGeom>
                  </pic:spPr>
                </pic:pic>
              </a:graphicData>
            </a:graphic>
          </wp:inline>
        </w:drawing>
      </w:r>
    </w:p>
    <w:p w14:paraId="0666B839" w14:textId="040CFE6C" w:rsidR="00534549" w:rsidRPr="002E53E2" w:rsidRDefault="00534549" w:rsidP="00BE3047">
      <w:pPr>
        <w:rPr>
          <w:noProof/>
          <w:color w:val="5B9BD5" w:themeColor="accent1"/>
          <w:lang w:val="vi-VN"/>
        </w:rPr>
      </w:pPr>
      <w:r w:rsidRPr="002E53E2">
        <w:rPr>
          <w:noProof/>
          <w:color w:val="5B9BD5" w:themeColor="accent1"/>
          <w:lang w:val="vi-VN"/>
        </w:rPr>
        <w:t>2.2.2. Bảng mô tả các trạng thái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5434C258" w14:textId="77777777" w:rsidTr="00B27860">
        <w:tc>
          <w:tcPr>
            <w:tcW w:w="900" w:type="dxa"/>
          </w:tcPr>
          <w:p w14:paraId="04BAED80" w14:textId="77777777" w:rsidR="00FF4A47" w:rsidRPr="00FF4A47" w:rsidRDefault="00FF4A47" w:rsidP="00B61C04">
            <w:pPr>
              <w:ind w:firstLine="0"/>
              <w:jc w:val="center"/>
              <w:rPr>
                <w:noProof/>
              </w:rPr>
            </w:pPr>
            <w:r>
              <w:rPr>
                <w:noProof/>
              </w:rPr>
              <w:t>STT</w:t>
            </w:r>
          </w:p>
        </w:tc>
        <w:tc>
          <w:tcPr>
            <w:tcW w:w="2171" w:type="dxa"/>
          </w:tcPr>
          <w:p w14:paraId="1236095E" w14:textId="77777777" w:rsidR="00FF4A47" w:rsidRPr="00FF4A47" w:rsidRDefault="00FF4A47" w:rsidP="00276604">
            <w:pPr>
              <w:ind w:firstLine="0"/>
              <w:jc w:val="left"/>
              <w:rPr>
                <w:noProof/>
              </w:rPr>
            </w:pPr>
            <w:r>
              <w:rPr>
                <w:noProof/>
              </w:rPr>
              <w:t>Trạng thái</w:t>
            </w:r>
          </w:p>
        </w:tc>
        <w:tc>
          <w:tcPr>
            <w:tcW w:w="2779" w:type="dxa"/>
          </w:tcPr>
          <w:p w14:paraId="3E120D29" w14:textId="77777777" w:rsidR="00FF4A47" w:rsidRPr="00FF4A47" w:rsidRDefault="00FF4A47" w:rsidP="00276604">
            <w:pPr>
              <w:ind w:firstLine="0"/>
              <w:jc w:val="left"/>
              <w:rPr>
                <w:noProof/>
              </w:rPr>
            </w:pPr>
            <w:r>
              <w:rPr>
                <w:noProof/>
              </w:rPr>
              <w:t>Ý nghĩa</w:t>
            </w:r>
          </w:p>
        </w:tc>
        <w:tc>
          <w:tcPr>
            <w:tcW w:w="1890" w:type="dxa"/>
          </w:tcPr>
          <w:p w14:paraId="558FA655" w14:textId="77777777" w:rsidR="00FF4A47" w:rsidRPr="00FF4A47" w:rsidRDefault="00FF4A47" w:rsidP="00276604">
            <w:pPr>
              <w:ind w:firstLine="0"/>
              <w:jc w:val="left"/>
              <w:rPr>
                <w:noProof/>
              </w:rPr>
            </w:pPr>
            <w:r>
              <w:rPr>
                <w:noProof/>
              </w:rPr>
              <w:t>Xử lý liên quan</w:t>
            </w:r>
          </w:p>
        </w:tc>
        <w:tc>
          <w:tcPr>
            <w:tcW w:w="1440" w:type="dxa"/>
          </w:tcPr>
          <w:p w14:paraId="02ECDF07" w14:textId="77777777" w:rsidR="00FF4A47" w:rsidRPr="00FF4A47" w:rsidRDefault="00FF4A47" w:rsidP="00276604">
            <w:pPr>
              <w:ind w:firstLine="0"/>
              <w:rPr>
                <w:noProof/>
              </w:rPr>
            </w:pPr>
            <w:r>
              <w:rPr>
                <w:noProof/>
              </w:rPr>
              <w:t>Ghi chú</w:t>
            </w:r>
          </w:p>
        </w:tc>
      </w:tr>
      <w:tr w:rsidR="00B61C04" w14:paraId="302EA8A0" w14:textId="77777777" w:rsidTr="00B27860">
        <w:tc>
          <w:tcPr>
            <w:tcW w:w="900" w:type="dxa"/>
          </w:tcPr>
          <w:p w14:paraId="071089A9" w14:textId="2B27AD4D" w:rsidR="00B61C04" w:rsidRPr="00B61C04" w:rsidRDefault="00B61C04" w:rsidP="00B61C04">
            <w:pPr>
              <w:ind w:firstLine="0"/>
              <w:jc w:val="center"/>
              <w:rPr>
                <w:noProof/>
              </w:rPr>
            </w:pPr>
            <w:r>
              <w:rPr>
                <w:noProof/>
              </w:rPr>
              <w:t>1</w:t>
            </w:r>
          </w:p>
        </w:tc>
        <w:tc>
          <w:tcPr>
            <w:tcW w:w="2171" w:type="dxa"/>
          </w:tcPr>
          <w:p w14:paraId="207DBACA" w14:textId="5BFE0521" w:rsidR="00B61C04" w:rsidRPr="00B61C04" w:rsidRDefault="00B61C04" w:rsidP="00B61C04">
            <w:pPr>
              <w:ind w:firstLine="0"/>
              <w:jc w:val="left"/>
              <w:rPr>
                <w:noProof/>
              </w:rPr>
            </w:pPr>
            <w:r>
              <w:rPr>
                <w:noProof/>
              </w:rPr>
              <w:t>Kiểm tra thông tin đăng nhập</w:t>
            </w:r>
          </w:p>
        </w:tc>
        <w:tc>
          <w:tcPr>
            <w:tcW w:w="2779" w:type="dxa"/>
          </w:tcPr>
          <w:p w14:paraId="1273992C" w14:textId="3B17B016" w:rsidR="00B61C04" w:rsidRDefault="00B61C04" w:rsidP="00B61C04">
            <w:pPr>
              <w:ind w:firstLine="0"/>
              <w:jc w:val="left"/>
              <w:rPr>
                <w:noProof/>
                <w:lang w:val="vi-VN"/>
              </w:rPr>
            </w:pPr>
            <w:r>
              <w:rPr>
                <w:noProof/>
              </w:rPr>
              <w:t>Kiểm tra thông tin tài khoản có hợp lệ hay không</w:t>
            </w:r>
          </w:p>
        </w:tc>
        <w:tc>
          <w:tcPr>
            <w:tcW w:w="1890" w:type="dxa"/>
          </w:tcPr>
          <w:p w14:paraId="77C7F2E4" w14:textId="77777777" w:rsidR="00B61C04" w:rsidRDefault="00B61C04" w:rsidP="00B61C04">
            <w:pPr>
              <w:ind w:firstLine="0"/>
              <w:jc w:val="left"/>
              <w:rPr>
                <w:noProof/>
                <w:lang w:val="vi-VN"/>
              </w:rPr>
            </w:pPr>
          </w:p>
        </w:tc>
        <w:tc>
          <w:tcPr>
            <w:tcW w:w="1440" w:type="dxa"/>
          </w:tcPr>
          <w:p w14:paraId="4CBE00B9" w14:textId="77777777" w:rsidR="00B61C04" w:rsidRDefault="00B61C04" w:rsidP="00B61C04">
            <w:pPr>
              <w:ind w:firstLine="0"/>
              <w:rPr>
                <w:noProof/>
                <w:lang w:val="vi-VN"/>
              </w:rPr>
            </w:pPr>
          </w:p>
        </w:tc>
      </w:tr>
      <w:tr w:rsidR="00B61C04" w14:paraId="6711A65A" w14:textId="77777777" w:rsidTr="00B27860">
        <w:tc>
          <w:tcPr>
            <w:tcW w:w="900" w:type="dxa"/>
          </w:tcPr>
          <w:p w14:paraId="221AE8B1" w14:textId="2C303E50" w:rsidR="00B61C04" w:rsidRPr="00B61C04" w:rsidRDefault="00B61C04" w:rsidP="00B61C04">
            <w:pPr>
              <w:ind w:firstLine="0"/>
              <w:jc w:val="center"/>
              <w:rPr>
                <w:noProof/>
              </w:rPr>
            </w:pPr>
            <w:r>
              <w:rPr>
                <w:noProof/>
              </w:rPr>
              <w:t>2</w:t>
            </w:r>
          </w:p>
        </w:tc>
        <w:tc>
          <w:tcPr>
            <w:tcW w:w="2171" w:type="dxa"/>
          </w:tcPr>
          <w:p w14:paraId="7D5DA1EB" w14:textId="16CB0174" w:rsidR="00B61C04" w:rsidRDefault="00B61C04" w:rsidP="00B61C04">
            <w:pPr>
              <w:ind w:firstLine="0"/>
              <w:jc w:val="left"/>
              <w:rPr>
                <w:noProof/>
                <w:lang w:val="vi-VN"/>
              </w:rPr>
            </w:pPr>
            <w:r>
              <w:rPr>
                <w:noProof/>
              </w:rPr>
              <w:t>Xác nhận đăng nhâp</w:t>
            </w:r>
          </w:p>
        </w:tc>
        <w:tc>
          <w:tcPr>
            <w:tcW w:w="2779" w:type="dxa"/>
          </w:tcPr>
          <w:p w14:paraId="0C19A97D" w14:textId="0503813B" w:rsidR="00B61C04" w:rsidRDefault="00B61C04" w:rsidP="00B61C04">
            <w:pPr>
              <w:ind w:firstLine="0"/>
              <w:jc w:val="left"/>
              <w:rPr>
                <w:noProof/>
                <w:lang w:val="vi-VN"/>
              </w:rPr>
            </w:pPr>
            <w:r>
              <w:rPr>
                <w:noProof/>
              </w:rPr>
              <w:t>Nếu thông tin hợp lệ thì xác nhận đăng nhập thành công</w:t>
            </w:r>
          </w:p>
        </w:tc>
        <w:tc>
          <w:tcPr>
            <w:tcW w:w="1890" w:type="dxa"/>
          </w:tcPr>
          <w:p w14:paraId="4F87D04A" w14:textId="72816FD9" w:rsidR="00B61C04" w:rsidRDefault="00B61C04" w:rsidP="00B61C04">
            <w:pPr>
              <w:ind w:firstLine="0"/>
              <w:jc w:val="left"/>
              <w:rPr>
                <w:noProof/>
                <w:lang w:val="vi-VN"/>
              </w:rPr>
            </w:pPr>
            <w:r>
              <w:rPr>
                <w:noProof/>
              </w:rPr>
              <w:t>Kiểm tra vai trò tài khoản</w:t>
            </w:r>
          </w:p>
        </w:tc>
        <w:tc>
          <w:tcPr>
            <w:tcW w:w="1440" w:type="dxa"/>
          </w:tcPr>
          <w:p w14:paraId="284E8359" w14:textId="77777777" w:rsidR="00B61C04" w:rsidRDefault="00B61C04" w:rsidP="00B61C04">
            <w:pPr>
              <w:ind w:firstLine="0"/>
              <w:rPr>
                <w:noProof/>
                <w:lang w:val="vi-VN"/>
              </w:rPr>
            </w:pPr>
          </w:p>
        </w:tc>
      </w:tr>
      <w:tr w:rsidR="00B61C04" w14:paraId="1A3BA98D" w14:textId="77777777" w:rsidTr="00B27860">
        <w:tc>
          <w:tcPr>
            <w:tcW w:w="900" w:type="dxa"/>
          </w:tcPr>
          <w:p w14:paraId="259FED18" w14:textId="51D346A6" w:rsidR="00B61C04" w:rsidRPr="00B61C04" w:rsidRDefault="00B61C04" w:rsidP="00B61C04">
            <w:pPr>
              <w:ind w:firstLine="0"/>
              <w:jc w:val="center"/>
              <w:rPr>
                <w:noProof/>
              </w:rPr>
            </w:pPr>
            <w:r>
              <w:rPr>
                <w:noProof/>
              </w:rPr>
              <w:t>3</w:t>
            </w:r>
          </w:p>
        </w:tc>
        <w:tc>
          <w:tcPr>
            <w:tcW w:w="2171" w:type="dxa"/>
          </w:tcPr>
          <w:p w14:paraId="03576FC3" w14:textId="1FEBAD52" w:rsidR="00B61C04" w:rsidRPr="00B61C04" w:rsidRDefault="00B61C04" w:rsidP="00276604">
            <w:pPr>
              <w:ind w:firstLine="0"/>
              <w:jc w:val="left"/>
              <w:rPr>
                <w:noProof/>
              </w:rPr>
            </w:pPr>
            <w:r>
              <w:rPr>
                <w:noProof/>
              </w:rPr>
              <w:t>Đăng xuất tài khoản</w:t>
            </w:r>
          </w:p>
        </w:tc>
        <w:tc>
          <w:tcPr>
            <w:tcW w:w="2779" w:type="dxa"/>
          </w:tcPr>
          <w:p w14:paraId="4C674E9A" w14:textId="009699BC" w:rsidR="00B61C04" w:rsidRPr="00B61C04" w:rsidRDefault="00B61C04" w:rsidP="00276604">
            <w:pPr>
              <w:ind w:firstLine="0"/>
              <w:jc w:val="left"/>
              <w:rPr>
                <w:noProof/>
              </w:rPr>
            </w:pPr>
            <w:r>
              <w:rPr>
                <w:noProof/>
              </w:rPr>
              <w:t>Cho phép đăng xuất tài khoản</w:t>
            </w:r>
          </w:p>
        </w:tc>
        <w:tc>
          <w:tcPr>
            <w:tcW w:w="1890" w:type="dxa"/>
          </w:tcPr>
          <w:p w14:paraId="323F3DB7" w14:textId="77777777" w:rsidR="00B61C04" w:rsidRDefault="00B61C04" w:rsidP="00276604">
            <w:pPr>
              <w:ind w:firstLine="0"/>
              <w:jc w:val="left"/>
              <w:rPr>
                <w:noProof/>
                <w:lang w:val="vi-VN"/>
              </w:rPr>
            </w:pPr>
          </w:p>
        </w:tc>
        <w:tc>
          <w:tcPr>
            <w:tcW w:w="1440" w:type="dxa"/>
          </w:tcPr>
          <w:p w14:paraId="3F2F722B" w14:textId="77777777" w:rsidR="00B61C04" w:rsidRDefault="00B61C04" w:rsidP="00276604">
            <w:pPr>
              <w:ind w:firstLine="0"/>
              <w:rPr>
                <w:noProof/>
                <w:lang w:val="vi-VN"/>
              </w:rPr>
            </w:pPr>
          </w:p>
        </w:tc>
      </w:tr>
      <w:tr w:rsidR="00B61C04" w14:paraId="08257098" w14:textId="77777777" w:rsidTr="00B27860">
        <w:tc>
          <w:tcPr>
            <w:tcW w:w="900" w:type="dxa"/>
          </w:tcPr>
          <w:p w14:paraId="6D46307B" w14:textId="314A2200" w:rsidR="00B61C04" w:rsidRPr="00B61C04" w:rsidRDefault="00B61C04" w:rsidP="00B61C04">
            <w:pPr>
              <w:ind w:firstLine="0"/>
              <w:jc w:val="center"/>
              <w:rPr>
                <w:noProof/>
              </w:rPr>
            </w:pPr>
            <w:r>
              <w:rPr>
                <w:noProof/>
              </w:rPr>
              <w:t>4</w:t>
            </w:r>
          </w:p>
        </w:tc>
        <w:tc>
          <w:tcPr>
            <w:tcW w:w="2171" w:type="dxa"/>
          </w:tcPr>
          <w:p w14:paraId="38BED0F3" w14:textId="647B74ED" w:rsidR="00B61C04" w:rsidRPr="00B61C04" w:rsidRDefault="00B61C04" w:rsidP="00276604">
            <w:pPr>
              <w:ind w:firstLine="0"/>
              <w:jc w:val="left"/>
              <w:rPr>
                <w:noProof/>
              </w:rPr>
            </w:pPr>
            <w:r>
              <w:rPr>
                <w:noProof/>
              </w:rPr>
              <w:t>Xác nhận đăng xuất</w:t>
            </w:r>
          </w:p>
        </w:tc>
        <w:tc>
          <w:tcPr>
            <w:tcW w:w="2779" w:type="dxa"/>
          </w:tcPr>
          <w:p w14:paraId="0B62D445" w14:textId="21A4488F" w:rsidR="00B61C04" w:rsidRPr="00B61C04" w:rsidRDefault="00B61C04" w:rsidP="00276604">
            <w:pPr>
              <w:ind w:firstLine="0"/>
              <w:jc w:val="left"/>
              <w:rPr>
                <w:noProof/>
              </w:rPr>
            </w:pPr>
            <w:r>
              <w:rPr>
                <w:noProof/>
              </w:rPr>
              <w:t>Xác nhận đăng xuất</w:t>
            </w:r>
          </w:p>
        </w:tc>
        <w:tc>
          <w:tcPr>
            <w:tcW w:w="1890" w:type="dxa"/>
          </w:tcPr>
          <w:p w14:paraId="6976144F" w14:textId="77777777" w:rsidR="00B61C04" w:rsidRDefault="00B61C04" w:rsidP="00276604">
            <w:pPr>
              <w:ind w:firstLine="0"/>
              <w:jc w:val="left"/>
              <w:rPr>
                <w:noProof/>
                <w:lang w:val="vi-VN"/>
              </w:rPr>
            </w:pPr>
          </w:p>
        </w:tc>
        <w:tc>
          <w:tcPr>
            <w:tcW w:w="1440" w:type="dxa"/>
          </w:tcPr>
          <w:p w14:paraId="71F61235" w14:textId="77777777" w:rsidR="00B61C04" w:rsidRDefault="00B61C04" w:rsidP="00276604">
            <w:pPr>
              <w:ind w:firstLine="0"/>
              <w:rPr>
                <w:noProof/>
                <w:lang w:val="vi-VN"/>
              </w:rPr>
            </w:pPr>
          </w:p>
        </w:tc>
      </w:tr>
    </w:tbl>
    <w:p w14:paraId="018920C6" w14:textId="77777777" w:rsidR="00FF4A47" w:rsidRPr="00534549" w:rsidRDefault="00FF4A47" w:rsidP="00BE3047">
      <w:pPr>
        <w:rPr>
          <w:noProof/>
          <w:lang w:val="vi-VN"/>
        </w:rPr>
      </w:pPr>
    </w:p>
    <w:p w14:paraId="280439D2" w14:textId="62DFC036" w:rsidR="00534549" w:rsidRPr="002E53E2" w:rsidRDefault="00534549" w:rsidP="00BE3047">
      <w:pPr>
        <w:rPr>
          <w:noProof/>
          <w:color w:val="5B9BD5" w:themeColor="accent1"/>
          <w:lang w:val="vi-VN"/>
        </w:rPr>
      </w:pPr>
      <w:r w:rsidRPr="002E53E2">
        <w:rPr>
          <w:noProof/>
          <w:color w:val="5B9BD5" w:themeColor="accent1"/>
          <w:lang w:val="vi-VN"/>
        </w:rPr>
        <w:t>2.2.3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050F120E" w14:textId="77777777" w:rsidTr="00B27860">
        <w:tc>
          <w:tcPr>
            <w:tcW w:w="900" w:type="dxa"/>
          </w:tcPr>
          <w:p w14:paraId="22A547E2" w14:textId="77777777" w:rsidR="00FF4A47" w:rsidRPr="00FF4A47" w:rsidRDefault="00FF4A47" w:rsidP="00276604">
            <w:pPr>
              <w:ind w:firstLine="0"/>
              <w:jc w:val="center"/>
              <w:rPr>
                <w:noProof/>
              </w:rPr>
            </w:pPr>
            <w:r>
              <w:rPr>
                <w:noProof/>
              </w:rPr>
              <w:t>STT</w:t>
            </w:r>
          </w:p>
        </w:tc>
        <w:tc>
          <w:tcPr>
            <w:tcW w:w="2171" w:type="dxa"/>
          </w:tcPr>
          <w:p w14:paraId="39C35C47" w14:textId="77777777" w:rsidR="00FF4A47" w:rsidRPr="00FF4A47" w:rsidRDefault="00FF4A47" w:rsidP="00276604">
            <w:pPr>
              <w:ind w:firstLine="0"/>
              <w:jc w:val="left"/>
              <w:rPr>
                <w:noProof/>
              </w:rPr>
            </w:pPr>
            <w:r>
              <w:rPr>
                <w:noProof/>
              </w:rPr>
              <w:t>Biến cố</w:t>
            </w:r>
          </w:p>
        </w:tc>
        <w:tc>
          <w:tcPr>
            <w:tcW w:w="2779" w:type="dxa"/>
          </w:tcPr>
          <w:p w14:paraId="16B7EBF5" w14:textId="77777777" w:rsidR="00FF4A47" w:rsidRPr="00FF4A47" w:rsidRDefault="00FF4A47" w:rsidP="00276604">
            <w:pPr>
              <w:ind w:firstLine="0"/>
              <w:jc w:val="left"/>
              <w:rPr>
                <w:noProof/>
              </w:rPr>
            </w:pPr>
            <w:r>
              <w:rPr>
                <w:noProof/>
              </w:rPr>
              <w:t>Ý nghĩa</w:t>
            </w:r>
          </w:p>
        </w:tc>
        <w:tc>
          <w:tcPr>
            <w:tcW w:w="1890" w:type="dxa"/>
          </w:tcPr>
          <w:p w14:paraId="28E3D984" w14:textId="77777777" w:rsidR="00FF4A47" w:rsidRPr="00FF4A47" w:rsidRDefault="00FF4A47" w:rsidP="00276604">
            <w:pPr>
              <w:ind w:firstLine="0"/>
              <w:jc w:val="left"/>
              <w:rPr>
                <w:noProof/>
              </w:rPr>
            </w:pPr>
            <w:r>
              <w:rPr>
                <w:noProof/>
              </w:rPr>
              <w:t>Xử lý liên quan</w:t>
            </w:r>
          </w:p>
        </w:tc>
        <w:tc>
          <w:tcPr>
            <w:tcW w:w="1440" w:type="dxa"/>
          </w:tcPr>
          <w:p w14:paraId="481C69AE" w14:textId="77777777" w:rsidR="00FF4A47" w:rsidRPr="00FF4A47" w:rsidRDefault="00FF4A47" w:rsidP="00276604">
            <w:pPr>
              <w:ind w:firstLine="0"/>
              <w:rPr>
                <w:noProof/>
              </w:rPr>
            </w:pPr>
            <w:r>
              <w:rPr>
                <w:noProof/>
              </w:rPr>
              <w:t>Ghi chú</w:t>
            </w:r>
          </w:p>
        </w:tc>
      </w:tr>
      <w:tr w:rsidR="00FF4A47" w14:paraId="25B75B84" w14:textId="77777777" w:rsidTr="00B27860">
        <w:tc>
          <w:tcPr>
            <w:tcW w:w="900" w:type="dxa"/>
          </w:tcPr>
          <w:p w14:paraId="2E344E65" w14:textId="77777777" w:rsidR="00FF4A47" w:rsidRDefault="00FF4A47" w:rsidP="00276604">
            <w:pPr>
              <w:ind w:firstLine="0"/>
              <w:rPr>
                <w:noProof/>
                <w:lang w:val="vi-VN"/>
              </w:rPr>
            </w:pPr>
          </w:p>
        </w:tc>
        <w:tc>
          <w:tcPr>
            <w:tcW w:w="2171" w:type="dxa"/>
          </w:tcPr>
          <w:p w14:paraId="27B05215" w14:textId="77777777" w:rsidR="00FF4A47" w:rsidRDefault="00FF4A47" w:rsidP="00276604">
            <w:pPr>
              <w:ind w:firstLine="0"/>
              <w:jc w:val="left"/>
              <w:rPr>
                <w:noProof/>
                <w:lang w:val="vi-VN"/>
              </w:rPr>
            </w:pPr>
          </w:p>
        </w:tc>
        <w:tc>
          <w:tcPr>
            <w:tcW w:w="2779" w:type="dxa"/>
          </w:tcPr>
          <w:p w14:paraId="3249BDDB" w14:textId="77777777" w:rsidR="00FF4A47" w:rsidRDefault="00FF4A47" w:rsidP="00276604">
            <w:pPr>
              <w:ind w:firstLine="0"/>
              <w:jc w:val="left"/>
              <w:rPr>
                <w:noProof/>
                <w:lang w:val="vi-VN"/>
              </w:rPr>
            </w:pPr>
          </w:p>
        </w:tc>
        <w:tc>
          <w:tcPr>
            <w:tcW w:w="1890" w:type="dxa"/>
          </w:tcPr>
          <w:p w14:paraId="5205464F" w14:textId="77777777" w:rsidR="00FF4A47" w:rsidRDefault="00FF4A47" w:rsidP="00276604">
            <w:pPr>
              <w:ind w:firstLine="0"/>
              <w:jc w:val="left"/>
              <w:rPr>
                <w:noProof/>
                <w:lang w:val="vi-VN"/>
              </w:rPr>
            </w:pPr>
          </w:p>
        </w:tc>
        <w:tc>
          <w:tcPr>
            <w:tcW w:w="1440" w:type="dxa"/>
          </w:tcPr>
          <w:p w14:paraId="2F67370B" w14:textId="77777777" w:rsidR="00FF4A47" w:rsidRDefault="00FF4A47" w:rsidP="00276604">
            <w:pPr>
              <w:ind w:firstLine="0"/>
              <w:rPr>
                <w:noProof/>
                <w:lang w:val="vi-VN"/>
              </w:rPr>
            </w:pPr>
          </w:p>
        </w:tc>
      </w:tr>
    </w:tbl>
    <w:p w14:paraId="3CDDC397" w14:textId="77777777" w:rsidR="00FF4A47" w:rsidRPr="00534549" w:rsidRDefault="00FF4A47" w:rsidP="00BE3047">
      <w:pPr>
        <w:rPr>
          <w:noProof/>
          <w:lang w:val="vi-VN"/>
        </w:rPr>
      </w:pPr>
    </w:p>
    <w:p w14:paraId="43D5458C" w14:textId="0184F909" w:rsidR="00454741" w:rsidRPr="00534549" w:rsidRDefault="00454741" w:rsidP="00454741">
      <w:pPr>
        <w:pStyle w:val="Heading3"/>
        <w:rPr>
          <w:noProof/>
          <w:lang w:val="vi-VN"/>
        </w:rPr>
      </w:pPr>
      <w:bookmarkStart w:id="103" w:name="_Toc534701650"/>
      <w:r w:rsidRPr="00534549">
        <w:rPr>
          <w:noProof/>
          <w:lang w:val="vi-VN"/>
        </w:rPr>
        <w:t>Đổi mật khẩu</w:t>
      </w:r>
      <w:bookmarkEnd w:id="103"/>
    </w:p>
    <w:p w14:paraId="65527B86" w14:textId="537F68F3" w:rsidR="00534549" w:rsidRPr="002E53E2" w:rsidRDefault="00534549" w:rsidP="00534549">
      <w:pPr>
        <w:rPr>
          <w:noProof/>
          <w:color w:val="5B9BD5" w:themeColor="accent1"/>
          <w:lang w:val="vi-VN"/>
        </w:rPr>
      </w:pPr>
      <w:r w:rsidRPr="002E53E2">
        <w:rPr>
          <w:noProof/>
          <w:color w:val="5B9BD5" w:themeColor="accent1"/>
          <w:lang w:val="vi-VN"/>
        </w:rPr>
        <w:t>2.3.1. Sơ đồ trạng thái</w:t>
      </w:r>
    </w:p>
    <w:p w14:paraId="083BC194" w14:textId="59EA1901" w:rsidR="00BE3047" w:rsidRPr="00534549" w:rsidRDefault="00E956FD" w:rsidP="00BE3047">
      <w:pPr>
        <w:rPr>
          <w:noProof/>
          <w:lang w:val="vi-VN"/>
        </w:rPr>
      </w:pPr>
      <w:r w:rsidRPr="00534549">
        <w:rPr>
          <w:noProof/>
          <w:lang w:val="vi-VN"/>
        </w:rPr>
        <w:drawing>
          <wp:inline distT="0" distB="0" distL="0" distR="0" wp14:anchorId="6695342D" wp14:editId="2C9807DA">
            <wp:extent cx="5731510" cy="4409440"/>
            <wp:effectExtent l="0" t="0" r="254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ổi mật khẩu.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p>
    <w:p w14:paraId="04CE1655" w14:textId="0907DFCA" w:rsidR="00534549" w:rsidRPr="002E53E2" w:rsidRDefault="00534549" w:rsidP="00BE3047">
      <w:pPr>
        <w:rPr>
          <w:noProof/>
          <w:color w:val="5B9BD5" w:themeColor="accent1"/>
          <w:lang w:val="vi-VN"/>
        </w:rPr>
      </w:pPr>
      <w:r w:rsidRPr="002E53E2">
        <w:rPr>
          <w:noProof/>
          <w:color w:val="5B9BD5" w:themeColor="accent1"/>
          <w:lang w:val="vi-VN"/>
        </w:rPr>
        <w:t>2.3.2. Bảng mô tả các trạng thái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0315E4C0" w14:textId="77777777" w:rsidTr="00B27860">
        <w:tc>
          <w:tcPr>
            <w:tcW w:w="900" w:type="dxa"/>
          </w:tcPr>
          <w:p w14:paraId="22B5B53C" w14:textId="77777777" w:rsidR="00FF4A47" w:rsidRPr="00FF4A47" w:rsidRDefault="00FF4A47" w:rsidP="00B61C04">
            <w:pPr>
              <w:ind w:firstLine="0"/>
              <w:jc w:val="center"/>
              <w:rPr>
                <w:noProof/>
              </w:rPr>
            </w:pPr>
            <w:r>
              <w:rPr>
                <w:noProof/>
              </w:rPr>
              <w:t>STT</w:t>
            </w:r>
          </w:p>
        </w:tc>
        <w:tc>
          <w:tcPr>
            <w:tcW w:w="2171" w:type="dxa"/>
          </w:tcPr>
          <w:p w14:paraId="2FF679C4" w14:textId="77777777" w:rsidR="00FF4A47" w:rsidRPr="00FF4A47" w:rsidRDefault="00FF4A47" w:rsidP="00276604">
            <w:pPr>
              <w:ind w:firstLine="0"/>
              <w:jc w:val="left"/>
              <w:rPr>
                <w:noProof/>
              </w:rPr>
            </w:pPr>
            <w:r>
              <w:rPr>
                <w:noProof/>
              </w:rPr>
              <w:t>Trạng thái</w:t>
            </w:r>
          </w:p>
        </w:tc>
        <w:tc>
          <w:tcPr>
            <w:tcW w:w="2779" w:type="dxa"/>
          </w:tcPr>
          <w:p w14:paraId="1DAA2C2C" w14:textId="77777777" w:rsidR="00FF4A47" w:rsidRPr="00FF4A47" w:rsidRDefault="00FF4A47" w:rsidP="00276604">
            <w:pPr>
              <w:ind w:firstLine="0"/>
              <w:jc w:val="left"/>
              <w:rPr>
                <w:noProof/>
              </w:rPr>
            </w:pPr>
            <w:r>
              <w:rPr>
                <w:noProof/>
              </w:rPr>
              <w:t>Ý nghĩa</w:t>
            </w:r>
          </w:p>
        </w:tc>
        <w:tc>
          <w:tcPr>
            <w:tcW w:w="1890" w:type="dxa"/>
          </w:tcPr>
          <w:p w14:paraId="246D50E7" w14:textId="77777777" w:rsidR="00FF4A47" w:rsidRPr="00FF4A47" w:rsidRDefault="00FF4A47" w:rsidP="00276604">
            <w:pPr>
              <w:ind w:firstLine="0"/>
              <w:jc w:val="left"/>
              <w:rPr>
                <w:noProof/>
              </w:rPr>
            </w:pPr>
            <w:r>
              <w:rPr>
                <w:noProof/>
              </w:rPr>
              <w:t>Xử lý liên quan</w:t>
            </w:r>
          </w:p>
        </w:tc>
        <w:tc>
          <w:tcPr>
            <w:tcW w:w="1440" w:type="dxa"/>
          </w:tcPr>
          <w:p w14:paraId="10C57B3F" w14:textId="77777777" w:rsidR="00FF4A47" w:rsidRPr="00FF4A47" w:rsidRDefault="00FF4A47" w:rsidP="00276604">
            <w:pPr>
              <w:ind w:firstLine="0"/>
              <w:rPr>
                <w:noProof/>
              </w:rPr>
            </w:pPr>
            <w:r>
              <w:rPr>
                <w:noProof/>
              </w:rPr>
              <w:t>Ghi chú</w:t>
            </w:r>
          </w:p>
        </w:tc>
      </w:tr>
      <w:tr w:rsidR="00B61C04" w14:paraId="1F5399E1" w14:textId="77777777" w:rsidTr="00B27860">
        <w:tc>
          <w:tcPr>
            <w:tcW w:w="900" w:type="dxa"/>
          </w:tcPr>
          <w:p w14:paraId="79F54A73" w14:textId="794676F8" w:rsidR="00B61C04" w:rsidRDefault="00B61C04" w:rsidP="00B61C04">
            <w:pPr>
              <w:ind w:firstLine="0"/>
              <w:jc w:val="center"/>
              <w:rPr>
                <w:noProof/>
                <w:lang w:val="vi-VN"/>
              </w:rPr>
            </w:pPr>
            <w:r>
              <w:rPr>
                <w:noProof/>
              </w:rPr>
              <w:t>1</w:t>
            </w:r>
          </w:p>
        </w:tc>
        <w:tc>
          <w:tcPr>
            <w:tcW w:w="2171" w:type="dxa"/>
          </w:tcPr>
          <w:p w14:paraId="52362087" w14:textId="1F4EFAD0" w:rsidR="00B61C04" w:rsidRDefault="00B61C04" w:rsidP="00B61C04">
            <w:pPr>
              <w:ind w:firstLine="0"/>
              <w:jc w:val="left"/>
              <w:rPr>
                <w:noProof/>
                <w:lang w:val="vi-VN"/>
              </w:rPr>
            </w:pPr>
            <w:r>
              <w:rPr>
                <w:noProof/>
              </w:rPr>
              <w:t>Kiểm tra thông tin đăng nhập</w:t>
            </w:r>
          </w:p>
        </w:tc>
        <w:tc>
          <w:tcPr>
            <w:tcW w:w="2779" w:type="dxa"/>
          </w:tcPr>
          <w:p w14:paraId="018ACA77" w14:textId="33F8B4A3" w:rsidR="00B61C04" w:rsidRDefault="00B61C04" w:rsidP="00B61C04">
            <w:pPr>
              <w:ind w:firstLine="0"/>
              <w:jc w:val="left"/>
              <w:rPr>
                <w:noProof/>
                <w:lang w:val="vi-VN"/>
              </w:rPr>
            </w:pPr>
            <w:r>
              <w:rPr>
                <w:noProof/>
              </w:rPr>
              <w:t>Kiểm tra thông tin tài khoản có hợp lệ hay không</w:t>
            </w:r>
          </w:p>
        </w:tc>
        <w:tc>
          <w:tcPr>
            <w:tcW w:w="1890" w:type="dxa"/>
          </w:tcPr>
          <w:p w14:paraId="4485EE87" w14:textId="77777777" w:rsidR="00B61C04" w:rsidRDefault="00B61C04" w:rsidP="00B61C04">
            <w:pPr>
              <w:ind w:firstLine="0"/>
              <w:jc w:val="left"/>
              <w:rPr>
                <w:noProof/>
                <w:lang w:val="vi-VN"/>
              </w:rPr>
            </w:pPr>
          </w:p>
        </w:tc>
        <w:tc>
          <w:tcPr>
            <w:tcW w:w="1440" w:type="dxa"/>
          </w:tcPr>
          <w:p w14:paraId="611C8CD4" w14:textId="77777777" w:rsidR="00B61C04" w:rsidRDefault="00B61C04" w:rsidP="00B61C04">
            <w:pPr>
              <w:ind w:firstLine="0"/>
              <w:rPr>
                <w:noProof/>
                <w:lang w:val="vi-VN"/>
              </w:rPr>
            </w:pPr>
          </w:p>
        </w:tc>
      </w:tr>
      <w:tr w:rsidR="00B61C04" w14:paraId="3E4EA47B" w14:textId="77777777" w:rsidTr="00B27860">
        <w:tc>
          <w:tcPr>
            <w:tcW w:w="900" w:type="dxa"/>
          </w:tcPr>
          <w:p w14:paraId="2D216779" w14:textId="67369818" w:rsidR="00B61C04" w:rsidRDefault="00B61C04" w:rsidP="00B61C04">
            <w:pPr>
              <w:ind w:firstLine="0"/>
              <w:jc w:val="center"/>
              <w:rPr>
                <w:noProof/>
                <w:lang w:val="vi-VN"/>
              </w:rPr>
            </w:pPr>
            <w:r>
              <w:rPr>
                <w:noProof/>
              </w:rPr>
              <w:t>2</w:t>
            </w:r>
          </w:p>
        </w:tc>
        <w:tc>
          <w:tcPr>
            <w:tcW w:w="2171" w:type="dxa"/>
          </w:tcPr>
          <w:p w14:paraId="758B5915" w14:textId="3475CA7A" w:rsidR="00B61C04" w:rsidRDefault="00B61C04" w:rsidP="00B61C04">
            <w:pPr>
              <w:ind w:firstLine="0"/>
              <w:jc w:val="left"/>
              <w:rPr>
                <w:noProof/>
                <w:lang w:val="vi-VN"/>
              </w:rPr>
            </w:pPr>
            <w:r>
              <w:rPr>
                <w:noProof/>
              </w:rPr>
              <w:t>Xác nhận đăng nhâp</w:t>
            </w:r>
          </w:p>
        </w:tc>
        <w:tc>
          <w:tcPr>
            <w:tcW w:w="2779" w:type="dxa"/>
          </w:tcPr>
          <w:p w14:paraId="7DE56972" w14:textId="25E58A88" w:rsidR="00B61C04" w:rsidRDefault="00B61C04" w:rsidP="00B61C04">
            <w:pPr>
              <w:ind w:firstLine="0"/>
              <w:jc w:val="left"/>
              <w:rPr>
                <w:noProof/>
                <w:lang w:val="vi-VN"/>
              </w:rPr>
            </w:pPr>
            <w:r>
              <w:rPr>
                <w:noProof/>
              </w:rPr>
              <w:t>Nếu thông tin hợp lệ thì xác nhận đăng nhập thành công</w:t>
            </w:r>
          </w:p>
        </w:tc>
        <w:tc>
          <w:tcPr>
            <w:tcW w:w="1890" w:type="dxa"/>
          </w:tcPr>
          <w:p w14:paraId="650B2D21" w14:textId="72003F92" w:rsidR="00B61C04" w:rsidRDefault="00B61C04" w:rsidP="00B61C04">
            <w:pPr>
              <w:ind w:firstLine="0"/>
              <w:jc w:val="left"/>
              <w:rPr>
                <w:noProof/>
                <w:lang w:val="vi-VN"/>
              </w:rPr>
            </w:pPr>
            <w:r>
              <w:rPr>
                <w:noProof/>
              </w:rPr>
              <w:t>Kiểm tra vai trò tài khoản</w:t>
            </w:r>
          </w:p>
        </w:tc>
        <w:tc>
          <w:tcPr>
            <w:tcW w:w="1440" w:type="dxa"/>
          </w:tcPr>
          <w:p w14:paraId="78CF286C" w14:textId="77777777" w:rsidR="00B61C04" w:rsidRDefault="00B61C04" w:rsidP="00B61C04">
            <w:pPr>
              <w:ind w:firstLine="0"/>
              <w:rPr>
                <w:noProof/>
                <w:lang w:val="vi-VN"/>
              </w:rPr>
            </w:pPr>
          </w:p>
        </w:tc>
      </w:tr>
      <w:tr w:rsidR="00B61C04" w14:paraId="79AF43A8" w14:textId="77777777" w:rsidTr="00B27860">
        <w:tc>
          <w:tcPr>
            <w:tcW w:w="900" w:type="dxa"/>
          </w:tcPr>
          <w:p w14:paraId="6882C4F8" w14:textId="35438954" w:rsidR="00B61C04" w:rsidRDefault="00B61C04" w:rsidP="00B61C04">
            <w:pPr>
              <w:ind w:firstLine="0"/>
              <w:jc w:val="center"/>
              <w:rPr>
                <w:noProof/>
              </w:rPr>
            </w:pPr>
            <w:r>
              <w:rPr>
                <w:noProof/>
              </w:rPr>
              <w:lastRenderedPageBreak/>
              <w:t>3</w:t>
            </w:r>
          </w:p>
        </w:tc>
        <w:tc>
          <w:tcPr>
            <w:tcW w:w="2171" w:type="dxa"/>
          </w:tcPr>
          <w:p w14:paraId="7BCB4CD6" w14:textId="32B4E316" w:rsidR="00B61C04" w:rsidRDefault="00B61C04" w:rsidP="00B61C04">
            <w:pPr>
              <w:ind w:firstLine="0"/>
              <w:jc w:val="left"/>
              <w:rPr>
                <w:noProof/>
              </w:rPr>
            </w:pPr>
            <w:r>
              <w:rPr>
                <w:noProof/>
              </w:rPr>
              <w:t>Đổi mật khẩu</w:t>
            </w:r>
          </w:p>
        </w:tc>
        <w:tc>
          <w:tcPr>
            <w:tcW w:w="2779" w:type="dxa"/>
          </w:tcPr>
          <w:p w14:paraId="414F996A" w14:textId="2671B446" w:rsidR="00B61C04" w:rsidRDefault="00B61C04" w:rsidP="00B61C04">
            <w:pPr>
              <w:ind w:firstLine="0"/>
              <w:jc w:val="left"/>
              <w:rPr>
                <w:noProof/>
              </w:rPr>
            </w:pPr>
            <w:r>
              <w:rPr>
                <w:noProof/>
              </w:rPr>
              <w:t>Nhập thông tin và kiểm tra thông tin có hợp lệ hay không</w:t>
            </w:r>
          </w:p>
        </w:tc>
        <w:tc>
          <w:tcPr>
            <w:tcW w:w="1890" w:type="dxa"/>
          </w:tcPr>
          <w:p w14:paraId="25BD5219" w14:textId="77777777" w:rsidR="00B61C04" w:rsidRDefault="00B61C04" w:rsidP="00B61C04">
            <w:pPr>
              <w:ind w:firstLine="0"/>
              <w:jc w:val="left"/>
              <w:rPr>
                <w:noProof/>
              </w:rPr>
            </w:pPr>
          </w:p>
        </w:tc>
        <w:tc>
          <w:tcPr>
            <w:tcW w:w="1440" w:type="dxa"/>
          </w:tcPr>
          <w:p w14:paraId="6B0353B5" w14:textId="77777777" w:rsidR="00B61C04" w:rsidRDefault="00B61C04" w:rsidP="00B61C04">
            <w:pPr>
              <w:ind w:firstLine="0"/>
              <w:rPr>
                <w:noProof/>
                <w:lang w:val="vi-VN"/>
              </w:rPr>
            </w:pPr>
          </w:p>
        </w:tc>
      </w:tr>
      <w:tr w:rsidR="00B61C04" w14:paraId="371B817E" w14:textId="77777777" w:rsidTr="00B27860">
        <w:tc>
          <w:tcPr>
            <w:tcW w:w="900" w:type="dxa"/>
          </w:tcPr>
          <w:p w14:paraId="7DDA415C" w14:textId="7AF82B16" w:rsidR="00B61C04" w:rsidRDefault="00B61C04" w:rsidP="00B61C04">
            <w:pPr>
              <w:ind w:firstLine="0"/>
              <w:jc w:val="center"/>
              <w:rPr>
                <w:noProof/>
              </w:rPr>
            </w:pPr>
            <w:r>
              <w:rPr>
                <w:noProof/>
              </w:rPr>
              <w:t>4</w:t>
            </w:r>
          </w:p>
        </w:tc>
        <w:tc>
          <w:tcPr>
            <w:tcW w:w="2171" w:type="dxa"/>
          </w:tcPr>
          <w:p w14:paraId="390A5458" w14:textId="483BE575" w:rsidR="00B61C04" w:rsidRDefault="00197478" w:rsidP="00B61C04">
            <w:pPr>
              <w:ind w:firstLine="0"/>
              <w:jc w:val="left"/>
              <w:rPr>
                <w:noProof/>
              </w:rPr>
            </w:pPr>
            <w:r>
              <w:rPr>
                <w:noProof/>
              </w:rPr>
              <w:t>Xác nhận đổi mật khẩu</w:t>
            </w:r>
          </w:p>
        </w:tc>
        <w:tc>
          <w:tcPr>
            <w:tcW w:w="2779" w:type="dxa"/>
          </w:tcPr>
          <w:p w14:paraId="5C52796D" w14:textId="28E52FB7" w:rsidR="00B61C04" w:rsidRDefault="00197478" w:rsidP="00B61C04">
            <w:pPr>
              <w:ind w:firstLine="0"/>
              <w:jc w:val="left"/>
              <w:rPr>
                <w:noProof/>
              </w:rPr>
            </w:pPr>
            <w:r>
              <w:rPr>
                <w:noProof/>
              </w:rPr>
              <w:t>Nếu thông tin hợp lệ thì xác nhận đổi mật khẩu thành công</w:t>
            </w:r>
          </w:p>
        </w:tc>
        <w:tc>
          <w:tcPr>
            <w:tcW w:w="1890" w:type="dxa"/>
          </w:tcPr>
          <w:p w14:paraId="6309330C" w14:textId="2A06A47F" w:rsidR="00B61C04" w:rsidRDefault="00197478" w:rsidP="00B61C04">
            <w:pPr>
              <w:ind w:firstLine="0"/>
              <w:jc w:val="left"/>
              <w:rPr>
                <w:noProof/>
              </w:rPr>
            </w:pPr>
            <w:r>
              <w:rPr>
                <w:noProof/>
              </w:rPr>
              <w:t>Lưu lại dữ liệu</w:t>
            </w:r>
          </w:p>
        </w:tc>
        <w:tc>
          <w:tcPr>
            <w:tcW w:w="1440" w:type="dxa"/>
          </w:tcPr>
          <w:p w14:paraId="72F83523" w14:textId="77777777" w:rsidR="00B61C04" w:rsidRDefault="00B61C04" w:rsidP="00B61C04">
            <w:pPr>
              <w:ind w:firstLine="0"/>
              <w:rPr>
                <w:noProof/>
                <w:lang w:val="vi-VN"/>
              </w:rPr>
            </w:pPr>
          </w:p>
        </w:tc>
      </w:tr>
    </w:tbl>
    <w:p w14:paraId="0E20FDCF" w14:textId="77777777" w:rsidR="00FF4A47" w:rsidRPr="00534549" w:rsidRDefault="00FF4A47" w:rsidP="00BE3047">
      <w:pPr>
        <w:rPr>
          <w:noProof/>
          <w:lang w:val="vi-VN"/>
        </w:rPr>
      </w:pPr>
    </w:p>
    <w:p w14:paraId="780E5617" w14:textId="063EAB7A" w:rsidR="00534549" w:rsidRPr="002E53E2" w:rsidRDefault="00534549" w:rsidP="00BE3047">
      <w:pPr>
        <w:rPr>
          <w:noProof/>
          <w:color w:val="5B9BD5" w:themeColor="accent1"/>
          <w:lang w:val="vi-VN"/>
        </w:rPr>
      </w:pPr>
      <w:r w:rsidRPr="002E53E2">
        <w:rPr>
          <w:noProof/>
          <w:color w:val="5B9BD5" w:themeColor="accent1"/>
          <w:lang w:val="vi-VN"/>
        </w:rPr>
        <w:t>2.3.3.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4CCA5D84" w14:textId="77777777" w:rsidTr="00B27860">
        <w:tc>
          <w:tcPr>
            <w:tcW w:w="900" w:type="dxa"/>
          </w:tcPr>
          <w:p w14:paraId="4E80DD06" w14:textId="77777777" w:rsidR="00FF4A47" w:rsidRPr="00FF4A47" w:rsidRDefault="00FF4A47" w:rsidP="00276604">
            <w:pPr>
              <w:ind w:firstLine="0"/>
              <w:jc w:val="center"/>
              <w:rPr>
                <w:noProof/>
              </w:rPr>
            </w:pPr>
            <w:r>
              <w:rPr>
                <w:noProof/>
              </w:rPr>
              <w:t>STT</w:t>
            </w:r>
          </w:p>
        </w:tc>
        <w:tc>
          <w:tcPr>
            <w:tcW w:w="2171" w:type="dxa"/>
          </w:tcPr>
          <w:p w14:paraId="40AC092B" w14:textId="77777777" w:rsidR="00FF4A47" w:rsidRPr="00FF4A47" w:rsidRDefault="00FF4A47" w:rsidP="00276604">
            <w:pPr>
              <w:ind w:firstLine="0"/>
              <w:jc w:val="left"/>
              <w:rPr>
                <w:noProof/>
              </w:rPr>
            </w:pPr>
            <w:r>
              <w:rPr>
                <w:noProof/>
              </w:rPr>
              <w:t>Biến cố</w:t>
            </w:r>
          </w:p>
        </w:tc>
        <w:tc>
          <w:tcPr>
            <w:tcW w:w="2779" w:type="dxa"/>
          </w:tcPr>
          <w:p w14:paraId="22E8963B" w14:textId="77777777" w:rsidR="00FF4A47" w:rsidRPr="00FF4A47" w:rsidRDefault="00FF4A47" w:rsidP="00276604">
            <w:pPr>
              <w:ind w:firstLine="0"/>
              <w:jc w:val="left"/>
              <w:rPr>
                <w:noProof/>
              </w:rPr>
            </w:pPr>
            <w:r>
              <w:rPr>
                <w:noProof/>
              </w:rPr>
              <w:t>Ý nghĩa</w:t>
            </w:r>
          </w:p>
        </w:tc>
        <w:tc>
          <w:tcPr>
            <w:tcW w:w="1890" w:type="dxa"/>
          </w:tcPr>
          <w:p w14:paraId="4FD82695" w14:textId="77777777" w:rsidR="00FF4A47" w:rsidRPr="00FF4A47" w:rsidRDefault="00FF4A47" w:rsidP="00276604">
            <w:pPr>
              <w:ind w:firstLine="0"/>
              <w:jc w:val="left"/>
              <w:rPr>
                <w:noProof/>
              </w:rPr>
            </w:pPr>
            <w:r>
              <w:rPr>
                <w:noProof/>
              </w:rPr>
              <w:t>Xử lý liên quan</w:t>
            </w:r>
          </w:p>
        </w:tc>
        <w:tc>
          <w:tcPr>
            <w:tcW w:w="1440" w:type="dxa"/>
          </w:tcPr>
          <w:p w14:paraId="324CF11B" w14:textId="77777777" w:rsidR="00FF4A47" w:rsidRPr="00FF4A47" w:rsidRDefault="00FF4A47" w:rsidP="00276604">
            <w:pPr>
              <w:ind w:firstLine="0"/>
              <w:rPr>
                <w:noProof/>
              </w:rPr>
            </w:pPr>
            <w:r>
              <w:rPr>
                <w:noProof/>
              </w:rPr>
              <w:t>Ghi chú</w:t>
            </w:r>
          </w:p>
        </w:tc>
      </w:tr>
      <w:tr w:rsidR="00FF4A47" w14:paraId="6C216EE6" w14:textId="77777777" w:rsidTr="00B27860">
        <w:tc>
          <w:tcPr>
            <w:tcW w:w="900" w:type="dxa"/>
          </w:tcPr>
          <w:p w14:paraId="0A728073" w14:textId="77777777" w:rsidR="00FF4A47" w:rsidRDefault="00FF4A47" w:rsidP="00276604">
            <w:pPr>
              <w:ind w:firstLine="0"/>
              <w:rPr>
                <w:noProof/>
                <w:lang w:val="vi-VN"/>
              </w:rPr>
            </w:pPr>
          </w:p>
        </w:tc>
        <w:tc>
          <w:tcPr>
            <w:tcW w:w="2171" w:type="dxa"/>
          </w:tcPr>
          <w:p w14:paraId="65B67A0A" w14:textId="77777777" w:rsidR="00FF4A47" w:rsidRDefault="00FF4A47" w:rsidP="00276604">
            <w:pPr>
              <w:ind w:firstLine="0"/>
              <w:jc w:val="left"/>
              <w:rPr>
                <w:noProof/>
                <w:lang w:val="vi-VN"/>
              </w:rPr>
            </w:pPr>
          </w:p>
        </w:tc>
        <w:tc>
          <w:tcPr>
            <w:tcW w:w="2779" w:type="dxa"/>
          </w:tcPr>
          <w:p w14:paraId="2474CFAA" w14:textId="77777777" w:rsidR="00FF4A47" w:rsidRDefault="00FF4A47" w:rsidP="00276604">
            <w:pPr>
              <w:ind w:firstLine="0"/>
              <w:jc w:val="left"/>
              <w:rPr>
                <w:noProof/>
                <w:lang w:val="vi-VN"/>
              </w:rPr>
            </w:pPr>
          </w:p>
        </w:tc>
        <w:tc>
          <w:tcPr>
            <w:tcW w:w="1890" w:type="dxa"/>
          </w:tcPr>
          <w:p w14:paraId="304F742A" w14:textId="77777777" w:rsidR="00FF4A47" w:rsidRDefault="00FF4A47" w:rsidP="00276604">
            <w:pPr>
              <w:ind w:firstLine="0"/>
              <w:jc w:val="left"/>
              <w:rPr>
                <w:noProof/>
                <w:lang w:val="vi-VN"/>
              </w:rPr>
            </w:pPr>
          </w:p>
        </w:tc>
        <w:tc>
          <w:tcPr>
            <w:tcW w:w="1440" w:type="dxa"/>
          </w:tcPr>
          <w:p w14:paraId="73284D11" w14:textId="77777777" w:rsidR="00FF4A47" w:rsidRDefault="00FF4A47" w:rsidP="00276604">
            <w:pPr>
              <w:ind w:firstLine="0"/>
              <w:rPr>
                <w:noProof/>
                <w:lang w:val="vi-VN"/>
              </w:rPr>
            </w:pPr>
          </w:p>
        </w:tc>
      </w:tr>
    </w:tbl>
    <w:p w14:paraId="2D45169A" w14:textId="77777777" w:rsidR="00FF4A47" w:rsidRPr="00534549" w:rsidRDefault="00FF4A47" w:rsidP="00BE3047">
      <w:pPr>
        <w:rPr>
          <w:noProof/>
          <w:lang w:val="vi-VN"/>
        </w:rPr>
      </w:pPr>
    </w:p>
    <w:p w14:paraId="0B9B09F4" w14:textId="041CD045" w:rsidR="00454741" w:rsidRPr="00534549" w:rsidRDefault="00454741" w:rsidP="00454741">
      <w:pPr>
        <w:pStyle w:val="Heading3"/>
        <w:rPr>
          <w:noProof/>
          <w:lang w:val="vi-VN"/>
        </w:rPr>
      </w:pPr>
      <w:bookmarkStart w:id="104" w:name="_Toc534701651"/>
      <w:r w:rsidRPr="00534549">
        <w:rPr>
          <w:noProof/>
          <w:lang w:val="vi-VN"/>
        </w:rPr>
        <w:t>Quản lý bệnh nhân</w:t>
      </w:r>
      <w:bookmarkEnd w:id="104"/>
    </w:p>
    <w:p w14:paraId="606E8F27" w14:textId="09F2A94C" w:rsidR="00534549" w:rsidRPr="002E53E2" w:rsidRDefault="00534549" w:rsidP="00534549">
      <w:pPr>
        <w:rPr>
          <w:noProof/>
          <w:color w:val="5B9BD5" w:themeColor="accent1"/>
          <w:lang w:val="vi-VN"/>
        </w:rPr>
      </w:pPr>
      <w:r w:rsidRPr="002E53E2">
        <w:rPr>
          <w:noProof/>
          <w:color w:val="5B9BD5" w:themeColor="accent1"/>
          <w:lang w:val="vi-VN"/>
        </w:rPr>
        <w:t>2.4.1. Sơ đồ trạng thái</w:t>
      </w:r>
    </w:p>
    <w:p w14:paraId="30ED33D9" w14:textId="43AB1260" w:rsidR="00E956FD" w:rsidRPr="00534549" w:rsidRDefault="00AE1E1C" w:rsidP="00E956FD">
      <w:pPr>
        <w:rPr>
          <w:noProof/>
          <w:lang w:val="vi-VN"/>
        </w:rPr>
      </w:pPr>
      <w:r>
        <w:rPr>
          <w:noProof/>
          <w:lang w:val="vi-VN"/>
        </w:rPr>
        <w:drawing>
          <wp:inline distT="0" distB="0" distL="0" distR="0" wp14:anchorId="14ECCC7D" wp14:editId="6CA27037">
            <wp:extent cx="5731510" cy="4649470"/>
            <wp:effectExtent l="0" t="0" r="2540" b="0"/>
            <wp:docPr id="253" name="Hình ảnh 25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Quản lý bệnh nhâ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49470"/>
                    </a:xfrm>
                    <a:prstGeom prst="rect">
                      <a:avLst/>
                    </a:prstGeom>
                  </pic:spPr>
                </pic:pic>
              </a:graphicData>
            </a:graphic>
          </wp:inline>
        </w:drawing>
      </w:r>
    </w:p>
    <w:p w14:paraId="5EEC797F" w14:textId="77777777" w:rsidR="00627EF8" w:rsidRDefault="00627EF8" w:rsidP="00E956FD">
      <w:pPr>
        <w:rPr>
          <w:noProof/>
          <w:color w:val="5B9BD5" w:themeColor="accent1"/>
          <w:lang w:val="vi-VN"/>
        </w:rPr>
      </w:pPr>
    </w:p>
    <w:p w14:paraId="16B6D4C7" w14:textId="77777777" w:rsidR="00627EF8" w:rsidRDefault="00627EF8" w:rsidP="00E956FD">
      <w:pPr>
        <w:rPr>
          <w:noProof/>
          <w:color w:val="5B9BD5" w:themeColor="accent1"/>
          <w:lang w:val="vi-VN"/>
        </w:rPr>
      </w:pPr>
    </w:p>
    <w:p w14:paraId="12163A39" w14:textId="30FDE13E" w:rsidR="00534549" w:rsidRPr="002E53E2" w:rsidRDefault="00534549" w:rsidP="00E956FD">
      <w:pPr>
        <w:rPr>
          <w:noProof/>
          <w:color w:val="5B9BD5" w:themeColor="accent1"/>
          <w:lang w:val="vi-VN"/>
        </w:rPr>
      </w:pPr>
      <w:r w:rsidRPr="002E53E2">
        <w:rPr>
          <w:noProof/>
          <w:color w:val="5B9BD5" w:themeColor="accent1"/>
          <w:lang w:val="vi-VN"/>
        </w:rPr>
        <w:lastRenderedPageBreak/>
        <w:t>2.4.2. Bảng mô tả các trạng thái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3292709B" w14:textId="77777777" w:rsidTr="00627EF8">
        <w:tc>
          <w:tcPr>
            <w:tcW w:w="900" w:type="dxa"/>
          </w:tcPr>
          <w:p w14:paraId="06B46DD4" w14:textId="77777777" w:rsidR="00FF4A47" w:rsidRPr="00FF4A47" w:rsidRDefault="00FF4A47" w:rsidP="00AE1E1C">
            <w:pPr>
              <w:ind w:firstLine="0"/>
              <w:jc w:val="center"/>
              <w:rPr>
                <w:noProof/>
              </w:rPr>
            </w:pPr>
            <w:r>
              <w:rPr>
                <w:noProof/>
              </w:rPr>
              <w:t>STT</w:t>
            </w:r>
          </w:p>
        </w:tc>
        <w:tc>
          <w:tcPr>
            <w:tcW w:w="2171" w:type="dxa"/>
          </w:tcPr>
          <w:p w14:paraId="52E60341" w14:textId="77777777" w:rsidR="00FF4A47" w:rsidRPr="00FF4A47" w:rsidRDefault="00FF4A47" w:rsidP="00276604">
            <w:pPr>
              <w:ind w:firstLine="0"/>
              <w:jc w:val="left"/>
              <w:rPr>
                <w:noProof/>
              </w:rPr>
            </w:pPr>
            <w:r>
              <w:rPr>
                <w:noProof/>
              </w:rPr>
              <w:t>Trạng thái</w:t>
            </w:r>
          </w:p>
        </w:tc>
        <w:tc>
          <w:tcPr>
            <w:tcW w:w="2779" w:type="dxa"/>
          </w:tcPr>
          <w:p w14:paraId="5D17B904" w14:textId="77777777" w:rsidR="00FF4A47" w:rsidRPr="00FF4A47" w:rsidRDefault="00FF4A47" w:rsidP="00276604">
            <w:pPr>
              <w:ind w:firstLine="0"/>
              <w:jc w:val="left"/>
              <w:rPr>
                <w:noProof/>
              </w:rPr>
            </w:pPr>
            <w:r>
              <w:rPr>
                <w:noProof/>
              </w:rPr>
              <w:t>Ý nghĩa</w:t>
            </w:r>
          </w:p>
        </w:tc>
        <w:tc>
          <w:tcPr>
            <w:tcW w:w="1890" w:type="dxa"/>
          </w:tcPr>
          <w:p w14:paraId="7221B793" w14:textId="77777777" w:rsidR="00FF4A47" w:rsidRPr="00FF4A47" w:rsidRDefault="00FF4A47" w:rsidP="00276604">
            <w:pPr>
              <w:ind w:firstLine="0"/>
              <w:jc w:val="left"/>
              <w:rPr>
                <w:noProof/>
              </w:rPr>
            </w:pPr>
            <w:r>
              <w:rPr>
                <w:noProof/>
              </w:rPr>
              <w:t>Xử lý liên quan</w:t>
            </w:r>
          </w:p>
        </w:tc>
        <w:tc>
          <w:tcPr>
            <w:tcW w:w="1440" w:type="dxa"/>
          </w:tcPr>
          <w:p w14:paraId="128C7C8A" w14:textId="77777777" w:rsidR="00FF4A47" w:rsidRPr="00FF4A47" w:rsidRDefault="00FF4A47" w:rsidP="00276604">
            <w:pPr>
              <w:ind w:firstLine="0"/>
              <w:rPr>
                <w:noProof/>
              </w:rPr>
            </w:pPr>
            <w:r>
              <w:rPr>
                <w:noProof/>
              </w:rPr>
              <w:t>Ghi chú</w:t>
            </w:r>
          </w:p>
        </w:tc>
      </w:tr>
      <w:tr w:rsidR="00AE1E1C" w14:paraId="127882D0" w14:textId="77777777" w:rsidTr="00627EF8">
        <w:tc>
          <w:tcPr>
            <w:tcW w:w="900" w:type="dxa"/>
          </w:tcPr>
          <w:p w14:paraId="36F6C62C" w14:textId="51649236" w:rsidR="00AE1E1C" w:rsidRDefault="00AE1E1C" w:rsidP="00AE1E1C">
            <w:pPr>
              <w:ind w:firstLine="0"/>
              <w:jc w:val="center"/>
              <w:rPr>
                <w:noProof/>
                <w:lang w:val="vi-VN"/>
              </w:rPr>
            </w:pPr>
            <w:r>
              <w:rPr>
                <w:noProof/>
              </w:rPr>
              <w:t>1</w:t>
            </w:r>
          </w:p>
        </w:tc>
        <w:tc>
          <w:tcPr>
            <w:tcW w:w="2171" w:type="dxa"/>
          </w:tcPr>
          <w:p w14:paraId="341D53FC" w14:textId="1A49F64A" w:rsidR="00AE1E1C" w:rsidRDefault="00AE1E1C" w:rsidP="00AE1E1C">
            <w:pPr>
              <w:ind w:firstLine="0"/>
              <w:jc w:val="left"/>
              <w:rPr>
                <w:noProof/>
                <w:lang w:val="vi-VN"/>
              </w:rPr>
            </w:pPr>
            <w:r>
              <w:rPr>
                <w:noProof/>
              </w:rPr>
              <w:t>Kiểm tra thông tin đăng nhập</w:t>
            </w:r>
          </w:p>
        </w:tc>
        <w:tc>
          <w:tcPr>
            <w:tcW w:w="2779" w:type="dxa"/>
          </w:tcPr>
          <w:p w14:paraId="642BC7C1" w14:textId="227A321A" w:rsidR="00AE1E1C" w:rsidRDefault="00AE1E1C" w:rsidP="00AE1E1C">
            <w:pPr>
              <w:ind w:firstLine="0"/>
              <w:jc w:val="left"/>
              <w:rPr>
                <w:noProof/>
                <w:lang w:val="vi-VN"/>
              </w:rPr>
            </w:pPr>
            <w:r>
              <w:rPr>
                <w:noProof/>
              </w:rPr>
              <w:t>Kiểm tra thông tin tài khoản có hợp lệ hay không</w:t>
            </w:r>
          </w:p>
        </w:tc>
        <w:tc>
          <w:tcPr>
            <w:tcW w:w="1890" w:type="dxa"/>
          </w:tcPr>
          <w:p w14:paraId="7E9B35D0" w14:textId="77777777" w:rsidR="00AE1E1C" w:rsidRDefault="00AE1E1C" w:rsidP="00AE1E1C">
            <w:pPr>
              <w:ind w:firstLine="0"/>
              <w:jc w:val="left"/>
              <w:rPr>
                <w:noProof/>
                <w:lang w:val="vi-VN"/>
              </w:rPr>
            </w:pPr>
          </w:p>
        </w:tc>
        <w:tc>
          <w:tcPr>
            <w:tcW w:w="1440" w:type="dxa"/>
          </w:tcPr>
          <w:p w14:paraId="236C72B0" w14:textId="77777777" w:rsidR="00AE1E1C" w:rsidRDefault="00AE1E1C" w:rsidP="00AE1E1C">
            <w:pPr>
              <w:ind w:firstLine="0"/>
              <w:rPr>
                <w:noProof/>
                <w:lang w:val="vi-VN"/>
              </w:rPr>
            </w:pPr>
          </w:p>
        </w:tc>
      </w:tr>
      <w:tr w:rsidR="00AE1E1C" w14:paraId="16B577B5" w14:textId="77777777" w:rsidTr="00627EF8">
        <w:tc>
          <w:tcPr>
            <w:tcW w:w="900" w:type="dxa"/>
          </w:tcPr>
          <w:p w14:paraId="7819FA2C" w14:textId="44E0D248" w:rsidR="00AE1E1C" w:rsidRDefault="00AE1E1C" w:rsidP="00AE1E1C">
            <w:pPr>
              <w:ind w:firstLine="0"/>
              <w:jc w:val="center"/>
              <w:rPr>
                <w:noProof/>
                <w:lang w:val="vi-VN"/>
              </w:rPr>
            </w:pPr>
            <w:r>
              <w:rPr>
                <w:noProof/>
              </w:rPr>
              <w:t>2</w:t>
            </w:r>
          </w:p>
        </w:tc>
        <w:tc>
          <w:tcPr>
            <w:tcW w:w="2171" w:type="dxa"/>
          </w:tcPr>
          <w:p w14:paraId="179F6EFC" w14:textId="7FEFEEE4" w:rsidR="00AE1E1C" w:rsidRDefault="00AE1E1C" w:rsidP="00AE1E1C">
            <w:pPr>
              <w:ind w:firstLine="0"/>
              <w:jc w:val="left"/>
              <w:rPr>
                <w:noProof/>
                <w:lang w:val="vi-VN"/>
              </w:rPr>
            </w:pPr>
            <w:r>
              <w:rPr>
                <w:noProof/>
              </w:rPr>
              <w:t>Xác nhận đăng nhâp</w:t>
            </w:r>
          </w:p>
        </w:tc>
        <w:tc>
          <w:tcPr>
            <w:tcW w:w="2779" w:type="dxa"/>
          </w:tcPr>
          <w:p w14:paraId="5A717CE8" w14:textId="32AC9FC2" w:rsidR="00AE1E1C" w:rsidRDefault="00AE1E1C" w:rsidP="00AE1E1C">
            <w:pPr>
              <w:ind w:firstLine="0"/>
              <w:jc w:val="left"/>
              <w:rPr>
                <w:noProof/>
                <w:lang w:val="vi-VN"/>
              </w:rPr>
            </w:pPr>
            <w:r>
              <w:rPr>
                <w:noProof/>
              </w:rPr>
              <w:t>Nếu thông tin hợp lệ thì xác nhận đăng nhập thành công</w:t>
            </w:r>
          </w:p>
        </w:tc>
        <w:tc>
          <w:tcPr>
            <w:tcW w:w="1890" w:type="dxa"/>
          </w:tcPr>
          <w:p w14:paraId="4ED1B56F" w14:textId="2379A3EE" w:rsidR="00AE1E1C" w:rsidRDefault="00AE1E1C" w:rsidP="00AE1E1C">
            <w:pPr>
              <w:ind w:firstLine="0"/>
              <w:jc w:val="left"/>
              <w:rPr>
                <w:noProof/>
                <w:lang w:val="vi-VN"/>
              </w:rPr>
            </w:pPr>
            <w:r>
              <w:rPr>
                <w:noProof/>
              </w:rPr>
              <w:t>Kiểm tra vai trò tài khoản</w:t>
            </w:r>
          </w:p>
        </w:tc>
        <w:tc>
          <w:tcPr>
            <w:tcW w:w="1440" w:type="dxa"/>
          </w:tcPr>
          <w:p w14:paraId="5E2A4567" w14:textId="77777777" w:rsidR="00AE1E1C" w:rsidRDefault="00AE1E1C" w:rsidP="00AE1E1C">
            <w:pPr>
              <w:ind w:firstLine="0"/>
              <w:rPr>
                <w:noProof/>
                <w:lang w:val="vi-VN"/>
              </w:rPr>
            </w:pPr>
          </w:p>
        </w:tc>
      </w:tr>
      <w:tr w:rsidR="00AE1E1C" w14:paraId="10F794FE" w14:textId="77777777" w:rsidTr="00627EF8">
        <w:tc>
          <w:tcPr>
            <w:tcW w:w="900" w:type="dxa"/>
          </w:tcPr>
          <w:p w14:paraId="0DECBF8D" w14:textId="2916FD38" w:rsidR="00AE1E1C" w:rsidRDefault="00AE1E1C" w:rsidP="00AE1E1C">
            <w:pPr>
              <w:ind w:firstLine="0"/>
              <w:jc w:val="center"/>
              <w:rPr>
                <w:noProof/>
              </w:rPr>
            </w:pPr>
            <w:r>
              <w:rPr>
                <w:noProof/>
              </w:rPr>
              <w:t>3</w:t>
            </w:r>
          </w:p>
        </w:tc>
        <w:tc>
          <w:tcPr>
            <w:tcW w:w="2171" w:type="dxa"/>
          </w:tcPr>
          <w:p w14:paraId="4E7D4BA1" w14:textId="0B47C1C5" w:rsidR="00AE1E1C" w:rsidRDefault="00AE1E1C" w:rsidP="00AE1E1C">
            <w:pPr>
              <w:ind w:firstLine="0"/>
              <w:jc w:val="left"/>
              <w:rPr>
                <w:noProof/>
              </w:rPr>
            </w:pPr>
            <w:r>
              <w:rPr>
                <w:noProof/>
              </w:rPr>
              <w:t>Quản lý bệnh nhân</w:t>
            </w:r>
          </w:p>
        </w:tc>
        <w:tc>
          <w:tcPr>
            <w:tcW w:w="2779" w:type="dxa"/>
          </w:tcPr>
          <w:p w14:paraId="37CB3D4D" w14:textId="50C379FB" w:rsidR="00AE1E1C" w:rsidRDefault="00AE1E1C" w:rsidP="00AE1E1C">
            <w:pPr>
              <w:ind w:firstLine="0"/>
              <w:jc w:val="left"/>
              <w:rPr>
                <w:noProof/>
              </w:rPr>
            </w:pPr>
            <w:r>
              <w:rPr>
                <w:noProof/>
              </w:rPr>
              <w:t>Chọn tính năng quản lý bệnh nhân</w:t>
            </w:r>
          </w:p>
        </w:tc>
        <w:tc>
          <w:tcPr>
            <w:tcW w:w="1890" w:type="dxa"/>
          </w:tcPr>
          <w:p w14:paraId="0AFB7656" w14:textId="77777777" w:rsidR="00AE1E1C" w:rsidRDefault="00AE1E1C" w:rsidP="00AE1E1C">
            <w:pPr>
              <w:ind w:firstLine="0"/>
              <w:jc w:val="left"/>
              <w:rPr>
                <w:noProof/>
              </w:rPr>
            </w:pPr>
          </w:p>
        </w:tc>
        <w:tc>
          <w:tcPr>
            <w:tcW w:w="1440" w:type="dxa"/>
          </w:tcPr>
          <w:p w14:paraId="6BF78008" w14:textId="77777777" w:rsidR="00AE1E1C" w:rsidRDefault="00AE1E1C" w:rsidP="00AE1E1C">
            <w:pPr>
              <w:ind w:firstLine="0"/>
              <w:rPr>
                <w:noProof/>
                <w:lang w:val="vi-VN"/>
              </w:rPr>
            </w:pPr>
          </w:p>
        </w:tc>
      </w:tr>
      <w:tr w:rsidR="00AE1E1C" w14:paraId="1EF14728" w14:textId="77777777" w:rsidTr="00627EF8">
        <w:tc>
          <w:tcPr>
            <w:tcW w:w="900" w:type="dxa"/>
          </w:tcPr>
          <w:p w14:paraId="64684F29" w14:textId="71FD2229" w:rsidR="00AE1E1C" w:rsidRDefault="00AE1E1C" w:rsidP="00AE1E1C">
            <w:pPr>
              <w:ind w:firstLine="0"/>
              <w:jc w:val="center"/>
              <w:rPr>
                <w:noProof/>
              </w:rPr>
            </w:pPr>
            <w:r>
              <w:rPr>
                <w:noProof/>
              </w:rPr>
              <w:t>4</w:t>
            </w:r>
          </w:p>
        </w:tc>
        <w:tc>
          <w:tcPr>
            <w:tcW w:w="2171" w:type="dxa"/>
          </w:tcPr>
          <w:p w14:paraId="10B1C392" w14:textId="6CBD3929" w:rsidR="00AE1E1C" w:rsidRDefault="00AE1E1C" w:rsidP="00AE1E1C">
            <w:pPr>
              <w:ind w:firstLine="0"/>
              <w:jc w:val="left"/>
              <w:rPr>
                <w:noProof/>
              </w:rPr>
            </w:pPr>
            <w:r>
              <w:rPr>
                <w:noProof/>
              </w:rPr>
              <w:t>Nhập thông tin bệnh nhân mới</w:t>
            </w:r>
          </w:p>
        </w:tc>
        <w:tc>
          <w:tcPr>
            <w:tcW w:w="2779" w:type="dxa"/>
          </w:tcPr>
          <w:p w14:paraId="0EA86C31" w14:textId="563DB792" w:rsidR="00AE1E1C" w:rsidRDefault="00AE1E1C" w:rsidP="00AE1E1C">
            <w:pPr>
              <w:ind w:firstLine="0"/>
              <w:jc w:val="left"/>
              <w:rPr>
                <w:noProof/>
              </w:rPr>
            </w:pPr>
            <w:r>
              <w:rPr>
                <w:noProof/>
              </w:rPr>
              <w:t>Nhập thông tin bệnh nhân mới</w:t>
            </w:r>
          </w:p>
        </w:tc>
        <w:tc>
          <w:tcPr>
            <w:tcW w:w="1890" w:type="dxa"/>
          </w:tcPr>
          <w:p w14:paraId="6E4B5775" w14:textId="77777777" w:rsidR="00AE1E1C" w:rsidRDefault="00AE1E1C" w:rsidP="00AE1E1C">
            <w:pPr>
              <w:ind w:firstLine="0"/>
              <w:jc w:val="left"/>
              <w:rPr>
                <w:noProof/>
              </w:rPr>
            </w:pPr>
          </w:p>
        </w:tc>
        <w:tc>
          <w:tcPr>
            <w:tcW w:w="1440" w:type="dxa"/>
          </w:tcPr>
          <w:p w14:paraId="5B672487" w14:textId="77777777" w:rsidR="00AE1E1C" w:rsidRDefault="00AE1E1C" w:rsidP="00AE1E1C">
            <w:pPr>
              <w:ind w:firstLine="0"/>
              <w:rPr>
                <w:noProof/>
                <w:lang w:val="vi-VN"/>
              </w:rPr>
            </w:pPr>
          </w:p>
        </w:tc>
      </w:tr>
      <w:tr w:rsidR="00AE1E1C" w14:paraId="626A8210" w14:textId="77777777" w:rsidTr="00627EF8">
        <w:tc>
          <w:tcPr>
            <w:tcW w:w="900" w:type="dxa"/>
          </w:tcPr>
          <w:p w14:paraId="74E6CACB" w14:textId="17147ECD" w:rsidR="00AE1E1C" w:rsidRDefault="00AE1E1C" w:rsidP="00AE1E1C">
            <w:pPr>
              <w:ind w:firstLine="0"/>
              <w:jc w:val="center"/>
              <w:rPr>
                <w:noProof/>
              </w:rPr>
            </w:pPr>
            <w:r>
              <w:rPr>
                <w:noProof/>
              </w:rPr>
              <w:t>5</w:t>
            </w:r>
          </w:p>
        </w:tc>
        <w:tc>
          <w:tcPr>
            <w:tcW w:w="2171" w:type="dxa"/>
          </w:tcPr>
          <w:p w14:paraId="54FEB7C5" w14:textId="43622DA4" w:rsidR="00AE1E1C" w:rsidRDefault="00AE1E1C" w:rsidP="00AE1E1C">
            <w:pPr>
              <w:ind w:firstLine="0"/>
              <w:jc w:val="left"/>
              <w:rPr>
                <w:noProof/>
              </w:rPr>
            </w:pPr>
            <w:r>
              <w:rPr>
                <w:noProof/>
              </w:rPr>
              <w:t>Xác nhận thêm thành công</w:t>
            </w:r>
          </w:p>
        </w:tc>
        <w:tc>
          <w:tcPr>
            <w:tcW w:w="2779" w:type="dxa"/>
          </w:tcPr>
          <w:p w14:paraId="4ADCDB4E" w14:textId="7D97D02E" w:rsidR="00AE1E1C" w:rsidRDefault="00AE1E1C" w:rsidP="00AE1E1C">
            <w:pPr>
              <w:ind w:firstLine="0"/>
              <w:jc w:val="left"/>
              <w:rPr>
                <w:noProof/>
              </w:rPr>
            </w:pPr>
            <w:r>
              <w:rPr>
                <w:noProof/>
              </w:rPr>
              <w:t>Nếu thông tin hợp lệ thì xác nhận đã thêm thành công</w:t>
            </w:r>
          </w:p>
        </w:tc>
        <w:tc>
          <w:tcPr>
            <w:tcW w:w="1890" w:type="dxa"/>
          </w:tcPr>
          <w:p w14:paraId="15D617E7" w14:textId="514E1611" w:rsidR="00AE1E1C" w:rsidRDefault="00AE1E1C" w:rsidP="00AE1E1C">
            <w:pPr>
              <w:ind w:firstLine="0"/>
              <w:jc w:val="left"/>
              <w:rPr>
                <w:noProof/>
              </w:rPr>
            </w:pPr>
            <w:r>
              <w:rPr>
                <w:noProof/>
              </w:rPr>
              <w:t>Lưu và cập nhật dữ liệu</w:t>
            </w:r>
          </w:p>
        </w:tc>
        <w:tc>
          <w:tcPr>
            <w:tcW w:w="1440" w:type="dxa"/>
          </w:tcPr>
          <w:p w14:paraId="515FC738" w14:textId="77777777" w:rsidR="00AE1E1C" w:rsidRDefault="00AE1E1C" w:rsidP="00AE1E1C">
            <w:pPr>
              <w:ind w:firstLine="0"/>
              <w:rPr>
                <w:noProof/>
                <w:lang w:val="vi-VN"/>
              </w:rPr>
            </w:pPr>
          </w:p>
        </w:tc>
      </w:tr>
      <w:tr w:rsidR="00AE1E1C" w14:paraId="59ACC8B3" w14:textId="77777777" w:rsidTr="00627EF8">
        <w:tc>
          <w:tcPr>
            <w:tcW w:w="900" w:type="dxa"/>
          </w:tcPr>
          <w:p w14:paraId="120BEB49" w14:textId="0851345A" w:rsidR="00AE1E1C" w:rsidRDefault="00AE1E1C" w:rsidP="00AE1E1C">
            <w:pPr>
              <w:ind w:firstLine="0"/>
              <w:jc w:val="center"/>
              <w:rPr>
                <w:noProof/>
              </w:rPr>
            </w:pPr>
            <w:r>
              <w:rPr>
                <w:noProof/>
              </w:rPr>
              <w:t>6</w:t>
            </w:r>
          </w:p>
        </w:tc>
        <w:tc>
          <w:tcPr>
            <w:tcW w:w="2171" w:type="dxa"/>
          </w:tcPr>
          <w:p w14:paraId="6E4E0EFB" w14:textId="73E9587D" w:rsidR="00AE1E1C" w:rsidRDefault="00AE1E1C" w:rsidP="00AE1E1C">
            <w:pPr>
              <w:ind w:firstLine="0"/>
              <w:jc w:val="left"/>
              <w:rPr>
                <w:noProof/>
              </w:rPr>
            </w:pPr>
            <w:r>
              <w:rPr>
                <w:noProof/>
              </w:rPr>
              <w:t>Chọn trường bệnh nhân cần xóa</w:t>
            </w:r>
          </w:p>
        </w:tc>
        <w:tc>
          <w:tcPr>
            <w:tcW w:w="2779" w:type="dxa"/>
          </w:tcPr>
          <w:p w14:paraId="43A1AD9E" w14:textId="5689AF31" w:rsidR="00AE1E1C" w:rsidRDefault="00AE1E1C" w:rsidP="00AE1E1C">
            <w:pPr>
              <w:ind w:firstLine="0"/>
              <w:jc w:val="left"/>
              <w:rPr>
                <w:noProof/>
              </w:rPr>
            </w:pPr>
            <w:r>
              <w:rPr>
                <w:noProof/>
              </w:rPr>
              <w:t>Chọn trường bệnh nhân cần xóa</w:t>
            </w:r>
          </w:p>
        </w:tc>
        <w:tc>
          <w:tcPr>
            <w:tcW w:w="1890" w:type="dxa"/>
          </w:tcPr>
          <w:p w14:paraId="2C8E58BF" w14:textId="77777777" w:rsidR="00AE1E1C" w:rsidRDefault="00AE1E1C" w:rsidP="00AE1E1C">
            <w:pPr>
              <w:ind w:firstLine="0"/>
              <w:jc w:val="left"/>
              <w:rPr>
                <w:noProof/>
              </w:rPr>
            </w:pPr>
          </w:p>
        </w:tc>
        <w:tc>
          <w:tcPr>
            <w:tcW w:w="1440" w:type="dxa"/>
          </w:tcPr>
          <w:p w14:paraId="6BEF62C3" w14:textId="77777777" w:rsidR="00AE1E1C" w:rsidRDefault="00AE1E1C" w:rsidP="00AE1E1C">
            <w:pPr>
              <w:ind w:firstLine="0"/>
              <w:rPr>
                <w:noProof/>
                <w:lang w:val="vi-VN"/>
              </w:rPr>
            </w:pPr>
          </w:p>
        </w:tc>
      </w:tr>
      <w:tr w:rsidR="00AE1E1C" w14:paraId="3F9D8101" w14:textId="77777777" w:rsidTr="00627EF8">
        <w:tc>
          <w:tcPr>
            <w:tcW w:w="900" w:type="dxa"/>
          </w:tcPr>
          <w:p w14:paraId="242FA3CE" w14:textId="2E5204D0" w:rsidR="00AE1E1C" w:rsidRDefault="00AE1E1C" w:rsidP="00AE1E1C">
            <w:pPr>
              <w:ind w:firstLine="0"/>
              <w:jc w:val="center"/>
              <w:rPr>
                <w:noProof/>
              </w:rPr>
            </w:pPr>
            <w:r>
              <w:rPr>
                <w:noProof/>
              </w:rPr>
              <w:t>7</w:t>
            </w:r>
          </w:p>
        </w:tc>
        <w:tc>
          <w:tcPr>
            <w:tcW w:w="2171" w:type="dxa"/>
          </w:tcPr>
          <w:p w14:paraId="52ABE3E9" w14:textId="1BDABA27" w:rsidR="00AE1E1C" w:rsidRDefault="00AE1E1C" w:rsidP="00AE1E1C">
            <w:pPr>
              <w:ind w:firstLine="0"/>
              <w:jc w:val="left"/>
              <w:rPr>
                <w:noProof/>
              </w:rPr>
            </w:pPr>
            <w:r>
              <w:rPr>
                <w:noProof/>
              </w:rPr>
              <w:t>Xác nhận xóa bệnh nhân</w:t>
            </w:r>
          </w:p>
        </w:tc>
        <w:tc>
          <w:tcPr>
            <w:tcW w:w="2779" w:type="dxa"/>
          </w:tcPr>
          <w:p w14:paraId="275345D3" w14:textId="03A2975D" w:rsidR="00AE1E1C" w:rsidRDefault="00AE1E1C" w:rsidP="00AE1E1C">
            <w:pPr>
              <w:ind w:firstLine="0"/>
              <w:jc w:val="left"/>
              <w:rPr>
                <w:noProof/>
              </w:rPr>
            </w:pPr>
            <w:r>
              <w:rPr>
                <w:noProof/>
              </w:rPr>
              <w:t>Nếu xác định vị trí trường bệnh nhân cần xóa thì thực hiện xóa</w:t>
            </w:r>
          </w:p>
        </w:tc>
        <w:tc>
          <w:tcPr>
            <w:tcW w:w="1890" w:type="dxa"/>
          </w:tcPr>
          <w:p w14:paraId="40AA83DF" w14:textId="4CD77C67" w:rsidR="00AE1E1C" w:rsidRDefault="00AE1E1C" w:rsidP="00AE1E1C">
            <w:pPr>
              <w:ind w:firstLine="0"/>
              <w:jc w:val="left"/>
              <w:rPr>
                <w:noProof/>
              </w:rPr>
            </w:pPr>
            <w:r>
              <w:rPr>
                <w:noProof/>
              </w:rPr>
              <w:t>Cập nhật dữ liệu</w:t>
            </w:r>
          </w:p>
        </w:tc>
        <w:tc>
          <w:tcPr>
            <w:tcW w:w="1440" w:type="dxa"/>
          </w:tcPr>
          <w:p w14:paraId="6891E224" w14:textId="77777777" w:rsidR="00AE1E1C" w:rsidRDefault="00AE1E1C" w:rsidP="00AE1E1C">
            <w:pPr>
              <w:ind w:firstLine="0"/>
              <w:rPr>
                <w:noProof/>
                <w:lang w:val="vi-VN"/>
              </w:rPr>
            </w:pPr>
          </w:p>
        </w:tc>
      </w:tr>
      <w:tr w:rsidR="00AE1E1C" w14:paraId="518D9873" w14:textId="77777777" w:rsidTr="00627EF8">
        <w:tc>
          <w:tcPr>
            <w:tcW w:w="900" w:type="dxa"/>
          </w:tcPr>
          <w:p w14:paraId="18B7F5B2" w14:textId="1B8F682C" w:rsidR="00AE1E1C" w:rsidRDefault="00AE1E1C" w:rsidP="00AE1E1C">
            <w:pPr>
              <w:ind w:firstLine="0"/>
              <w:jc w:val="center"/>
              <w:rPr>
                <w:noProof/>
              </w:rPr>
            </w:pPr>
            <w:r>
              <w:rPr>
                <w:noProof/>
              </w:rPr>
              <w:t>8</w:t>
            </w:r>
          </w:p>
        </w:tc>
        <w:tc>
          <w:tcPr>
            <w:tcW w:w="2171" w:type="dxa"/>
          </w:tcPr>
          <w:p w14:paraId="64597BD0" w14:textId="00B02C9A" w:rsidR="00AE1E1C" w:rsidRDefault="00AE1E1C" w:rsidP="00AE1E1C">
            <w:pPr>
              <w:ind w:firstLine="0"/>
              <w:jc w:val="left"/>
              <w:rPr>
                <w:noProof/>
              </w:rPr>
            </w:pPr>
            <w:r>
              <w:rPr>
                <w:noProof/>
              </w:rPr>
              <w:t>Chọn trường bệnh nhân cần sửa</w:t>
            </w:r>
          </w:p>
        </w:tc>
        <w:tc>
          <w:tcPr>
            <w:tcW w:w="2779" w:type="dxa"/>
          </w:tcPr>
          <w:p w14:paraId="57EFC5B5" w14:textId="17001883" w:rsidR="00AE1E1C" w:rsidRDefault="00AE1E1C" w:rsidP="00AE1E1C">
            <w:pPr>
              <w:ind w:firstLine="0"/>
              <w:jc w:val="left"/>
              <w:rPr>
                <w:noProof/>
              </w:rPr>
            </w:pPr>
            <w:r>
              <w:rPr>
                <w:noProof/>
              </w:rPr>
              <w:t>Chọn trường bệnh nhân cần sửa</w:t>
            </w:r>
          </w:p>
        </w:tc>
        <w:tc>
          <w:tcPr>
            <w:tcW w:w="1890" w:type="dxa"/>
          </w:tcPr>
          <w:p w14:paraId="2480A738" w14:textId="77777777" w:rsidR="00AE1E1C" w:rsidRDefault="00AE1E1C" w:rsidP="00AE1E1C">
            <w:pPr>
              <w:ind w:firstLine="0"/>
              <w:jc w:val="left"/>
              <w:rPr>
                <w:noProof/>
              </w:rPr>
            </w:pPr>
          </w:p>
        </w:tc>
        <w:tc>
          <w:tcPr>
            <w:tcW w:w="1440" w:type="dxa"/>
          </w:tcPr>
          <w:p w14:paraId="769BC97C" w14:textId="77777777" w:rsidR="00AE1E1C" w:rsidRDefault="00AE1E1C" w:rsidP="00AE1E1C">
            <w:pPr>
              <w:ind w:firstLine="0"/>
              <w:rPr>
                <w:noProof/>
                <w:lang w:val="vi-VN"/>
              </w:rPr>
            </w:pPr>
          </w:p>
        </w:tc>
      </w:tr>
      <w:tr w:rsidR="00AE1E1C" w14:paraId="3DF09431" w14:textId="77777777" w:rsidTr="00627EF8">
        <w:tc>
          <w:tcPr>
            <w:tcW w:w="900" w:type="dxa"/>
          </w:tcPr>
          <w:p w14:paraId="249759A9" w14:textId="679C13D5" w:rsidR="00AE1E1C" w:rsidRDefault="00AE1E1C" w:rsidP="00AE1E1C">
            <w:pPr>
              <w:ind w:firstLine="0"/>
              <w:jc w:val="center"/>
              <w:rPr>
                <w:noProof/>
              </w:rPr>
            </w:pPr>
            <w:r>
              <w:rPr>
                <w:noProof/>
              </w:rPr>
              <w:t>9</w:t>
            </w:r>
          </w:p>
        </w:tc>
        <w:tc>
          <w:tcPr>
            <w:tcW w:w="2171" w:type="dxa"/>
          </w:tcPr>
          <w:p w14:paraId="5D576B9B" w14:textId="65903E01" w:rsidR="00AE1E1C" w:rsidRDefault="00AE1E1C" w:rsidP="00AE1E1C">
            <w:pPr>
              <w:ind w:firstLine="0"/>
              <w:jc w:val="left"/>
              <w:rPr>
                <w:noProof/>
              </w:rPr>
            </w:pPr>
            <w:r>
              <w:rPr>
                <w:noProof/>
              </w:rPr>
              <w:t>Nhập nối dung cần sửa</w:t>
            </w:r>
          </w:p>
        </w:tc>
        <w:tc>
          <w:tcPr>
            <w:tcW w:w="2779" w:type="dxa"/>
          </w:tcPr>
          <w:p w14:paraId="7DC7F086" w14:textId="44287F10" w:rsidR="00AE1E1C" w:rsidRDefault="00AE1E1C" w:rsidP="00AE1E1C">
            <w:pPr>
              <w:ind w:firstLine="0"/>
              <w:jc w:val="left"/>
              <w:rPr>
                <w:noProof/>
              </w:rPr>
            </w:pPr>
            <w:r>
              <w:rPr>
                <w:noProof/>
              </w:rPr>
              <w:t>Nhập nội dung cần sửa</w:t>
            </w:r>
          </w:p>
        </w:tc>
        <w:tc>
          <w:tcPr>
            <w:tcW w:w="1890" w:type="dxa"/>
          </w:tcPr>
          <w:p w14:paraId="7A632F00" w14:textId="77777777" w:rsidR="00AE1E1C" w:rsidRDefault="00AE1E1C" w:rsidP="00AE1E1C">
            <w:pPr>
              <w:ind w:firstLine="0"/>
              <w:jc w:val="left"/>
              <w:rPr>
                <w:noProof/>
              </w:rPr>
            </w:pPr>
          </w:p>
        </w:tc>
        <w:tc>
          <w:tcPr>
            <w:tcW w:w="1440" w:type="dxa"/>
          </w:tcPr>
          <w:p w14:paraId="4A0F099C" w14:textId="77777777" w:rsidR="00AE1E1C" w:rsidRDefault="00AE1E1C" w:rsidP="00AE1E1C">
            <w:pPr>
              <w:ind w:firstLine="0"/>
              <w:rPr>
                <w:noProof/>
                <w:lang w:val="vi-VN"/>
              </w:rPr>
            </w:pPr>
          </w:p>
        </w:tc>
      </w:tr>
      <w:tr w:rsidR="00AE1E1C" w14:paraId="00D0BFC4" w14:textId="77777777" w:rsidTr="00627EF8">
        <w:tc>
          <w:tcPr>
            <w:tcW w:w="900" w:type="dxa"/>
          </w:tcPr>
          <w:p w14:paraId="6F277989" w14:textId="642803F9" w:rsidR="00AE1E1C" w:rsidRDefault="00AE1E1C" w:rsidP="00AE1E1C">
            <w:pPr>
              <w:ind w:firstLine="0"/>
              <w:jc w:val="center"/>
              <w:rPr>
                <w:noProof/>
              </w:rPr>
            </w:pPr>
            <w:r>
              <w:rPr>
                <w:noProof/>
              </w:rPr>
              <w:t>10</w:t>
            </w:r>
          </w:p>
        </w:tc>
        <w:tc>
          <w:tcPr>
            <w:tcW w:w="2171" w:type="dxa"/>
          </w:tcPr>
          <w:p w14:paraId="586E7ACC" w14:textId="0061200B" w:rsidR="00AE1E1C" w:rsidRDefault="00AE1E1C" w:rsidP="00AE1E1C">
            <w:pPr>
              <w:ind w:firstLine="0"/>
              <w:jc w:val="left"/>
              <w:rPr>
                <w:noProof/>
              </w:rPr>
            </w:pPr>
            <w:r>
              <w:rPr>
                <w:noProof/>
              </w:rPr>
              <w:t>Xác nhận sửa bệnh nhân</w:t>
            </w:r>
          </w:p>
        </w:tc>
        <w:tc>
          <w:tcPr>
            <w:tcW w:w="2779" w:type="dxa"/>
          </w:tcPr>
          <w:p w14:paraId="2169D208" w14:textId="678B10B1" w:rsidR="00AE1E1C" w:rsidRDefault="00AE1E1C" w:rsidP="00AE1E1C">
            <w:pPr>
              <w:ind w:firstLine="0"/>
              <w:jc w:val="left"/>
              <w:rPr>
                <w:noProof/>
              </w:rPr>
            </w:pPr>
            <w:r>
              <w:rPr>
                <w:noProof/>
              </w:rPr>
              <w:t>Nếu thông tin thay đổi hợp lệ xác nhận sửa thành công</w:t>
            </w:r>
          </w:p>
        </w:tc>
        <w:tc>
          <w:tcPr>
            <w:tcW w:w="1890" w:type="dxa"/>
          </w:tcPr>
          <w:p w14:paraId="73AB4249" w14:textId="13EC0086" w:rsidR="00AE1E1C" w:rsidRDefault="00AE1E1C" w:rsidP="00AE1E1C">
            <w:pPr>
              <w:ind w:firstLine="0"/>
              <w:jc w:val="left"/>
              <w:rPr>
                <w:noProof/>
              </w:rPr>
            </w:pPr>
            <w:r>
              <w:rPr>
                <w:noProof/>
              </w:rPr>
              <w:t>Cập nhật dữ liệu</w:t>
            </w:r>
          </w:p>
        </w:tc>
        <w:tc>
          <w:tcPr>
            <w:tcW w:w="1440" w:type="dxa"/>
          </w:tcPr>
          <w:p w14:paraId="0C1AF25E" w14:textId="77777777" w:rsidR="00AE1E1C" w:rsidRDefault="00AE1E1C" w:rsidP="00AE1E1C">
            <w:pPr>
              <w:ind w:firstLine="0"/>
              <w:rPr>
                <w:noProof/>
                <w:lang w:val="vi-VN"/>
              </w:rPr>
            </w:pPr>
          </w:p>
        </w:tc>
      </w:tr>
    </w:tbl>
    <w:p w14:paraId="5657F08E" w14:textId="77777777" w:rsidR="00FF4A47" w:rsidRPr="00534549" w:rsidRDefault="00FF4A47" w:rsidP="00E956FD">
      <w:pPr>
        <w:rPr>
          <w:noProof/>
          <w:lang w:val="vi-VN"/>
        </w:rPr>
      </w:pPr>
    </w:p>
    <w:p w14:paraId="73CD7540" w14:textId="59A852C8" w:rsidR="00534549" w:rsidRPr="002E53E2" w:rsidRDefault="00534549" w:rsidP="00E956FD">
      <w:pPr>
        <w:rPr>
          <w:noProof/>
          <w:color w:val="5B9BD5" w:themeColor="accent1"/>
          <w:lang w:val="vi-VN"/>
        </w:rPr>
      </w:pPr>
      <w:r w:rsidRPr="002E53E2">
        <w:rPr>
          <w:noProof/>
          <w:color w:val="5B9BD5" w:themeColor="accent1"/>
          <w:lang w:val="vi-VN"/>
        </w:rPr>
        <w:t>2.4.3.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0EA9A029" w14:textId="77777777" w:rsidTr="00627EF8">
        <w:tc>
          <w:tcPr>
            <w:tcW w:w="900" w:type="dxa"/>
          </w:tcPr>
          <w:p w14:paraId="2ED6EB6D" w14:textId="77777777" w:rsidR="00FF4A47" w:rsidRPr="00FF4A47" w:rsidRDefault="00FF4A47" w:rsidP="00AE1E1C">
            <w:pPr>
              <w:ind w:firstLine="0"/>
              <w:jc w:val="center"/>
              <w:rPr>
                <w:noProof/>
              </w:rPr>
            </w:pPr>
            <w:r>
              <w:rPr>
                <w:noProof/>
              </w:rPr>
              <w:t>STT</w:t>
            </w:r>
          </w:p>
        </w:tc>
        <w:tc>
          <w:tcPr>
            <w:tcW w:w="2171" w:type="dxa"/>
          </w:tcPr>
          <w:p w14:paraId="0612914A" w14:textId="77777777" w:rsidR="00FF4A47" w:rsidRPr="00FF4A47" w:rsidRDefault="00FF4A47" w:rsidP="00276604">
            <w:pPr>
              <w:ind w:firstLine="0"/>
              <w:jc w:val="left"/>
              <w:rPr>
                <w:noProof/>
              </w:rPr>
            </w:pPr>
            <w:r>
              <w:rPr>
                <w:noProof/>
              </w:rPr>
              <w:t>Biến cố</w:t>
            </w:r>
          </w:p>
        </w:tc>
        <w:tc>
          <w:tcPr>
            <w:tcW w:w="2779" w:type="dxa"/>
          </w:tcPr>
          <w:p w14:paraId="115C6B73" w14:textId="77777777" w:rsidR="00FF4A47" w:rsidRPr="00FF4A47" w:rsidRDefault="00FF4A47" w:rsidP="00276604">
            <w:pPr>
              <w:ind w:firstLine="0"/>
              <w:jc w:val="left"/>
              <w:rPr>
                <w:noProof/>
              </w:rPr>
            </w:pPr>
            <w:r>
              <w:rPr>
                <w:noProof/>
              </w:rPr>
              <w:t>Ý nghĩa</w:t>
            </w:r>
          </w:p>
        </w:tc>
        <w:tc>
          <w:tcPr>
            <w:tcW w:w="1890" w:type="dxa"/>
          </w:tcPr>
          <w:p w14:paraId="2192CAA9" w14:textId="77777777" w:rsidR="00FF4A47" w:rsidRPr="00FF4A47" w:rsidRDefault="00FF4A47" w:rsidP="00276604">
            <w:pPr>
              <w:ind w:firstLine="0"/>
              <w:jc w:val="left"/>
              <w:rPr>
                <w:noProof/>
              </w:rPr>
            </w:pPr>
            <w:r>
              <w:rPr>
                <w:noProof/>
              </w:rPr>
              <w:t>Xử lý liên quan</w:t>
            </w:r>
          </w:p>
        </w:tc>
        <w:tc>
          <w:tcPr>
            <w:tcW w:w="1440" w:type="dxa"/>
          </w:tcPr>
          <w:p w14:paraId="17756B7F" w14:textId="77777777" w:rsidR="00FF4A47" w:rsidRPr="00FF4A47" w:rsidRDefault="00FF4A47" w:rsidP="00276604">
            <w:pPr>
              <w:ind w:firstLine="0"/>
              <w:rPr>
                <w:noProof/>
              </w:rPr>
            </w:pPr>
            <w:r>
              <w:rPr>
                <w:noProof/>
              </w:rPr>
              <w:t>Ghi chú</w:t>
            </w:r>
          </w:p>
        </w:tc>
      </w:tr>
      <w:tr w:rsidR="00FF4A47" w14:paraId="6B933D01" w14:textId="77777777" w:rsidTr="00627EF8">
        <w:tc>
          <w:tcPr>
            <w:tcW w:w="900" w:type="dxa"/>
          </w:tcPr>
          <w:p w14:paraId="1C720124" w14:textId="35E33568" w:rsidR="00FF4A47" w:rsidRPr="00AE1E1C" w:rsidRDefault="00AE1E1C" w:rsidP="00AE1E1C">
            <w:pPr>
              <w:ind w:firstLine="0"/>
              <w:jc w:val="center"/>
              <w:rPr>
                <w:noProof/>
              </w:rPr>
            </w:pPr>
            <w:r>
              <w:rPr>
                <w:noProof/>
              </w:rPr>
              <w:t>1</w:t>
            </w:r>
          </w:p>
        </w:tc>
        <w:tc>
          <w:tcPr>
            <w:tcW w:w="2171" w:type="dxa"/>
          </w:tcPr>
          <w:p w14:paraId="5CA2770D" w14:textId="5F145EED" w:rsidR="00FF4A47" w:rsidRPr="00AE1E1C" w:rsidRDefault="00AE1E1C" w:rsidP="00276604">
            <w:pPr>
              <w:ind w:firstLine="0"/>
              <w:jc w:val="left"/>
              <w:rPr>
                <w:noProof/>
              </w:rPr>
            </w:pPr>
            <w:r>
              <w:rPr>
                <w:noProof/>
              </w:rPr>
              <w:t>Khởi tạo trường trống</w:t>
            </w:r>
          </w:p>
        </w:tc>
        <w:tc>
          <w:tcPr>
            <w:tcW w:w="2779" w:type="dxa"/>
          </w:tcPr>
          <w:p w14:paraId="5FBE17AB" w14:textId="731CAA2E" w:rsidR="00FF4A47" w:rsidRPr="00AE1E1C" w:rsidRDefault="00AE1E1C" w:rsidP="00276604">
            <w:pPr>
              <w:ind w:firstLine="0"/>
              <w:jc w:val="left"/>
              <w:rPr>
                <w:noProof/>
              </w:rPr>
            </w:pPr>
            <w:r>
              <w:rPr>
                <w:noProof/>
              </w:rPr>
              <w:t>Khởi tạo trường trống trước khi nhập mới</w:t>
            </w:r>
          </w:p>
        </w:tc>
        <w:tc>
          <w:tcPr>
            <w:tcW w:w="1890" w:type="dxa"/>
          </w:tcPr>
          <w:p w14:paraId="1A9EF52F" w14:textId="77777777" w:rsidR="00FF4A47" w:rsidRDefault="00FF4A47" w:rsidP="00276604">
            <w:pPr>
              <w:ind w:firstLine="0"/>
              <w:jc w:val="left"/>
              <w:rPr>
                <w:noProof/>
                <w:lang w:val="vi-VN"/>
              </w:rPr>
            </w:pPr>
          </w:p>
        </w:tc>
        <w:tc>
          <w:tcPr>
            <w:tcW w:w="1440" w:type="dxa"/>
          </w:tcPr>
          <w:p w14:paraId="5F30BB6D" w14:textId="77777777" w:rsidR="00FF4A47" w:rsidRDefault="00FF4A47" w:rsidP="00276604">
            <w:pPr>
              <w:ind w:firstLine="0"/>
              <w:rPr>
                <w:noProof/>
                <w:lang w:val="vi-VN"/>
              </w:rPr>
            </w:pPr>
          </w:p>
        </w:tc>
      </w:tr>
      <w:tr w:rsidR="00AE1E1C" w14:paraId="610C74A1" w14:textId="77777777" w:rsidTr="00627EF8">
        <w:tc>
          <w:tcPr>
            <w:tcW w:w="900" w:type="dxa"/>
          </w:tcPr>
          <w:p w14:paraId="3293909D" w14:textId="6884A65A" w:rsidR="00AE1E1C" w:rsidRPr="00AE1E1C" w:rsidRDefault="00AE1E1C" w:rsidP="00AE1E1C">
            <w:pPr>
              <w:ind w:firstLine="0"/>
              <w:jc w:val="center"/>
              <w:rPr>
                <w:noProof/>
              </w:rPr>
            </w:pPr>
            <w:r>
              <w:rPr>
                <w:noProof/>
              </w:rPr>
              <w:t>2</w:t>
            </w:r>
          </w:p>
        </w:tc>
        <w:tc>
          <w:tcPr>
            <w:tcW w:w="2171" w:type="dxa"/>
          </w:tcPr>
          <w:p w14:paraId="621FB4C5" w14:textId="715F4542" w:rsidR="00AE1E1C" w:rsidRPr="00AE1E1C" w:rsidRDefault="00AE1E1C" w:rsidP="00276604">
            <w:pPr>
              <w:ind w:firstLine="0"/>
              <w:jc w:val="left"/>
              <w:rPr>
                <w:noProof/>
              </w:rPr>
            </w:pPr>
            <w:r>
              <w:rPr>
                <w:noProof/>
              </w:rPr>
              <w:t xml:space="preserve">Edit </w:t>
            </w:r>
          </w:p>
        </w:tc>
        <w:tc>
          <w:tcPr>
            <w:tcW w:w="2779" w:type="dxa"/>
          </w:tcPr>
          <w:p w14:paraId="7566CC52" w14:textId="19E205A6" w:rsidR="00AE1E1C" w:rsidRPr="00AE1E1C" w:rsidRDefault="00AE1E1C" w:rsidP="00276604">
            <w:pPr>
              <w:ind w:firstLine="0"/>
              <w:jc w:val="left"/>
              <w:rPr>
                <w:noProof/>
              </w:rPr>
            </w:pPr>
            <w:r>
              <w:rPr>
                <w:noProof/>
              </w:rPr>
              <w:t>Cập nhật dữ liệu mới</w:t>
            </w:r>
          </w:p>
        </w:tc>
        <w:tc>
          <w:tcPr>
            <w:tcW w:w="1890" w:type="dxa"/>
          </w:tcPr>
          <w:p w14:paraId="03B94F11" w14:textId="77777777" w:rsidR="00AE1E1C" w:rsidRDefault="00AE1E1C" w:rsidP="00276604">
            <w:pPr>
              <w:ind w:firstLine="0"/>
              <w:jc w:val="left"/>
              <w:rPr>
                <w:noProof/>
                <w:lang w:val="vi-VN"/>
              </w:rPr>
            </w:pPr>
          </w:p>
        </w:tc>
        <w:tc>
          <w:tcPr>
            <w:tcW w:w="1440" w:type="dxa"/>
          </w:tcPr>
          <w:p w14:paraId="771AFA97" w14:textId="77777777" w:rsidR="00AE1E1C" w:rsidRDefault="00AE1E1C" w:rsidP="00276604">
            <w:pPr>
              <w:ind w:firstLine="0"/>
              <w:rPr>
                <w:noProof/>
                <w:lang w:val="vi-VN"/>
              </w:rPr>
            </w:pPr>
          </w:p>
        </w:tc>
      </w:tr>
    </w:tbl>
    <w:p w14:paraId="297CABC8" w14:textId="77777777" w:rsidR="00FF4A47" w:rsidRPr="00534549" w:rsidRDefault="00FF4A47" w:rsidP="00E956FD">
      <w:pPr>
        <w:rPr>
          <w:noProof/>
          <w:lang w:val="vi-VN"/>
        </w:rPr>
      </w:pPr>
    </w:p>
    <w:p w14:paraId="74C9645B" w14:textId="4F3532DF" w:rsidR="00454741" w:rsidRPr="00534549" w:rsidRDefault="00454741" w:rsidP="00454741">
      <w:pPr>
        <w:pStyle w:val="Heading3"/>
        <w:rPr>
          <w:noProof/>
          <w:lang w:val="vi-VN"/>
        </w:rPr>
      </w:pPr>
      <w:bookmarkStart w:id="105" w:name="_Toc534701652"/>
      <w:r w:rsidRPr="00534549">
        <w:rPr>
          <w:noProof/>
          <w:lang w:val="vi-VN"/>
        </w:rPr>
        <w:t>Quản lý khám bệnh</w:t>
      </w:r>
      <w:bookmarkEnd w:id="105"/>
    </w:p>
    <w:p w14:paraId="46ED7392" w14:textId="423A4188" w:rsidR="00534549" w:rsidRPr="002E53E2" w:rsidRDefault="00534549" w:rsidP="00534549">
      <w:pPr>
        <w:rPr>
          <w:noProof/>
          <w:color w:val="5B9BD5" w:themeColor="accent1"/>
          <w:lang w:val="vi-VN"/>
        </w:rPr>
      </w:pPr>
      <w:r w:rsidRPr="002E53E2">
        <w:rPr>
          <w:noProof/>
          <w:color w:val="5B9BD5" w:themeColor="accent1"/>
          <w:lang w:val="vi-VN"/>
        </w:rPr>
        <w:t>2.5.1. Sơ đồ trạng thái</w:t>
      </w:r>
    </w:p>
    <w:p w14:paraId="409D3BCC" w14:textId="79FC61CE" w:rsidR="00E956FD" w:rsidRPr="00534549" w:rsidRDefault="001937B1" w:rsidP="00E956FD">
      <w:pPr>
        <w:rPr>
          <w:noProof/>
          <w:lang w:val="vi-VN"/>
        </w:rPr>
      </w:pPr>
      <w:r>
        <w:rPr>
          <w:noProof/>
          <w:lang w:val="vi-VN"/>
        </w:rPr>
        <w:lastRenderedPageBreak/>
        <w:drawing>
          <wp:inline distT="0" distB="0" distL="0" distR="0" wp14:anchorId="6241234E" wp14:editId="08554FEB">
            <wp:extent cx="5731510" cy="3559810"/>
            <wp:effectExtent l="0" t="0" r="2540" b="2540"/>
            <wp:docPr id="254" name="Hình ảnh 25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Quản lý khám bện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655FBDA9" w14:textId="61555435" w:rsidR="00534549" w:rsidRPr="002E53E2" w:rsidRDefault="00534549" w:rsidP="00E956FD">
      <w:pPr>
        <w:rPr>
          <w:noProof/>
          <w:color w:val="5B9BD5" w:themeColor="accent1"/>
          <w:lang w:val="vi-VN"/>
        </w:rPr>
      </w:pPr>
      <w:r w:rsidRPr="002E53E2">
        <w:rPr>
          <w:noProof/>
          <w:color w:val="5B9BD5" w:themeColor="accent1"/>
          <w:lang w:val="vi-VN"/>
        </w:rPr>
        <w:t xml:space="preserve">2.5.2. Bảng mô tả các trạng </w:t>
      </w:r>
      <w:r w:rsidR="00FF4A47" w:rsidRPr="002E53E2">
        <w:rPr>
          <w:noProof/>
          <w:color w:val="5B9BD5" w:themeColor="accent1"/>
          <w:lang w:val="vi-VN"/>
        </w:rPr>
        <w:t>thá</w:t>
      </w:r>
      <w:r w:rsidRPr="002E53E2">
        <w:rPr>
          <w:noProof/>
          <w:color w:val="5B9BD5" w:themeColor="accent1"/>
          <w:lang w:val="vi-VN"/>
        </w:rPr>
        <w:t>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7FA09566" w14:textId="77777777" w:rsidTr="00627EF8">
        <w:tc>
          <w:tcPr>
            <w:tcW w:w="900" w:type="dxa"/>
          </w:tcPr>
          <w:p w14:paraId="18570D46" w14:textId="77777777" w:rsidR="00FF4A47" w:rsidRPr="00FF4A47" w:rsidRDefault="00FF4A47" w:rsidP="001937B1">
            <w:pPr>
              <w:ind w:firstLine="0"/>
              <w:jc w:val="center"/>
              <w:rPr>
                <w:noProof/>
              </w:rPr>
            </w:pPr>
            <w:r>
              <w:rPr>
                <w:noProof/>
              </w:rPr>
              <w:t>STT</w:t>
            </w:r>
          </w:p>
        </w:tc>
        <w:tc>
          <w:tcPr>
            <w:tcW w:w="2171" w:type="dxa"/>
          </w:tcPr>
          <w:p w14:paraId="5EA4EACE" w14:textId="77777777" w:rsidR="00FF4A47" w:rsidRPr="00FF4A47" w:rsidRDefault="00FF4A47" w:rsidP="00276604">
            <w:pPr>
              <w:ind w:firstLine="0"/>
              <w:jc w:val="left"/>
              <w:rPr>
                <w:noProof/>
              </w:rPr>
            </w:pPr>
            <w:r>
              <w:rPr>
                <w:noProof/>
              </w:rPr>
              <w:t>Trạng thái</w:t>
            </w:r>
          </w:p>
        </w:tc>
        <w:tc>
          <w:tcPr>
            <w:tcW w:w="2779" w:type="dxa"/>
          </w:tcPr>
          <w:p w14:paraId="77D0B966" w14:textId="77777777" w:rsidR="00FF4A47" w:rsidRPr="00FF4A47" w:rsidRDefault="00FF4A47" w:rsidP="00276604">
            <w:pPr>
              <w:ind w:firstLine="0"/>
              <w:jc w:val="left"/>
              <w:rPr>
                <w:noProof/>
              </w:rPr>
            </w:pPr>
            <w:r>
              <w:rPr>
                <w:noProof/>
              </w:rPr>
              <w:t>Ý nghĩa</w:t>
            </w:r>
          </w:p>
        </w:tc>
        <w:tc>
          <w:tcPr>
            <w:tcW w:w="1890" w:type="dxa"/>
          </w:tcPr>
          <w:p w14:paraId="1D6572B8" w14:textId="77777777" w:rsidR="00FF4A47" w:rsidRPr="00FF4A47" w:rsidRDefault="00FF4A47" w:rsidP="00276604">
            <w:pPr>
              <w:ind w:firstLine="0"/>
              <w:jc w:val="left"/>
              <w:rPr>
                <w:noProof/>
              </w:rPr>
            </w:pPr>
            <w:r>
              <w:rPr>
                <w:noProof/>
              </w:rPr>
              <w:t>Xử lý liên quan</w:t>
            </w:r>
          </w:p>
        </w:tc>
        <w:tc>
          <w:tcPr>
            <w:tcW w:w="1440" w:type="dxa"/>
          </w:tcPr>
          <w:p w14:paraId="57EECFA3" w14:textId="77777777" w:rsidR="00FF4A47" w:rsidRPr="00FF4A47" w:rsidRDefault="00FF4A47" w:rsidP="00276604">
            <w:pPr>
              <w:ind w:firstLine="0"/>
              <w:rPr>
                <w:noProof/>
              </w:rPr>
            </w:pPr>
            <w:r>
              <w:rPr>
                <w:noProof/>
              </w:rPr>
              <w:t>Ghi chú</w:t>
            </w:r>
          </w:p>
        </w:tc>
      </w:tr>
      <w:tr w:rsidR="001937B1" w14:paraId="1A27235C" w14:textId="77777777" w:rsidTr="00627EF8">
        <w:tc>
          <w:tcPr>
            <w:tcW w:w="900" w:type="dxa"/>
          </w:tcPr>
          <w:p w14:paraId="4E906D8E" w14:textId="05530664" w:rsidR="001937B1" w:rsidRDefault="001937B1" w:rsidP="001937B1">
            <w:pPr>
              <w:ind w:firstLine="0"/>
              <w:jc w:val="center"/>
              <w:rPr>
                <w:noProof/>
                <w:lang w:val="vi-VN"/>
              </w:rPr>
            </w:pPr>
            <w:r>
              <w:rPr>
                <w:noProof/>
              </w:rPr>
              <w:t>1</w:t>
            </w:r>
          </w:p>
        </w:tc>
        <w:tc>
          <w:tcPr>
            <w:tcW w:w="2171" w:type="dxa"/>
          </w:tcPr>
          <w:p w14:paraId="15C7B209" w14:textId="5D28D350" w:rsidR="001937B1" w:rsidRDefault="001937B1" w:rsidP="001937B1">
            <w:pPr>
              <w:ind w:firstLine="0"/>
              <w:jc w:val="left"/>
              <w:rPr>
                <w:noProof/>
                <w:lang w:val="vi-VN"/>
              </w:rPr>
            </w:pPr>
            <w:r>
              <w:rPr>
                <w:noProof/>
              </w:rPr>
              <w:t>Kiểm tra thông tin đăng nhập</w:t>
            </w:r>
          </w:p>
        </w:tc>
        <w:tc>
          <w:tcPr>
            <w:tcW w:w="2779" w:type="dxa"/>
          </w:tcPr>
          <w:p w14:paraId="2905C7C1" w14:textId="023F8B9E" w:rsidR="001937B1" w:rsidRDefault="001937B1" w:rsidP="001937B1">
            <w:pPr>
              <w:ind w:firstLine="0"/>
              <w:jc w:val="left"/>
              <w:rPr>
                <w:noProof/>
                <w:lang w:val="vi-VN"/>
              </w:rPr>
            </w:pPr>
            <w:r>
              <w:rPr>
                <w:noProof/>
              </w:rPr>
              <w:t>Kiểm tra thông tin tài khoản có hợp lệ hay không</w:t>
            </w:r>
          </w:p>
        </w:tc>
        <w:tc>
          <w:tcPr>
            <w:tcW w:w="1890" w:type="dxa"/>
          </w:tcPr>
          <w:p w14:paraId="5DCD11B3" w14:textId="77777777" w:rsidR="001937B1" w:rsidRDefault="001937B1" w:rsidP="001937B1">
            <w:pPr>
              <w:ind w:firstLine="0"/>
              <w:jc w:val="left"/>
              <w:rPr>
                <w:noProof/>
                <w:lang w:val="vi-VN"/>
              </w:rPr>
            </w:pPr>
          </w:p>
        </w:tc>
        <w:tc>
          <w:tcPr>
            <w:tcW w:w="1440" w:type="dxa"/>
          </w:tcPr>
          <w:p w14:paraId="1F2CF106" w14:textId="77777777" w:rsidR="001937B1" w:rsidRDefault="001937B1" w:rsidP="001937B1">
            <w:pPr>
              <w:ind w:firstLine="0"/>
              <w:rPr>
                <w:noProof/>
                <w:lang w:val="vi-VN"/>
              </w:rPr>
            </w:pPr>
          </w:p>
        </w:tc>
      </w:tr>
      <w:tr w:rsidR="001937B1" w14:paraId="5B6AD0B9" w14:textId="77777777" w:rsidTr="00627EF8">
        <w:tc>
          <w:tcPr>
            <w:tcW w:w="900" w:type="dxa"/>
          </w:tcPr>
          <w:p w14:paraId="1215601B" w14:textId="5ADBE0EC" w:rsidR="001937B1" w:rsidRDefault="001937B1" w:rsidP="001937B1">
            <w:pPr>
              <w:ind w:firstLine="0"/>
              <w:jc w:val="center"/>
              <w:rPr>
                <w:noProof/>
                <w:lang w:val="vi-VN"/>
              </w:rPr>
            </w:pPr>
            <w:r>
              <w:rPr>
                <w:noProof/>
              </w:rPr>
              <w:t>2</w:t>
            </w:r>
          </w:p>
        </w:tc>
        <w:tc>
          <w:tcPr>
            <w:tcW w:w="2171" w:type="dxa"/>
          </w:tcPr>
          <w:p w14:paraId="5914A02F" w14:textId="2D81126E" w:rsidR="001937B1" w:rsidRDefault="001937B1" w:rsidP="001937B1">
            <w:pPr>
              <w:ind w:firstLine="0"/>
              <w:jc w:val="left"/>
              <w:rPr>
                <w:noProof/>
                <w:lang w:val="vi-VN"/>
              </w:rPr>
            </w:pPr>
            <w:r>
              <w:rPr>
                <w:noProof/>
              </w:rPr>
              <w:t>Xác nhậ</w:t>
            </w:r>
            <w:r w:rsidR="00E61FC3">
              <w:rPr>
                <w:noProof/>
              </w:rPr>
              <w:t>n đăng nhậ</w:t>
            </w:r>
            <w:r>
              <w:rPr>
                <w:noProof/>
              </w:rPr>
              <w:t>p</w:t>
            </w:r>
          </w:p>
        </w:tc>
        <w:tc>
          <w:tcPr>
            <w:tcW w:w="2779" w:type="dxa"/>
          </w:tcPr>
          <w:p w14:paraId="075203A5" w14:textId="70B99538" w:rsidR="001937B1" w:rsidRDefault="001937B1" w:rsidP="001937B1">
            <w:pPr>
              <w:ind w:firstLine="0"/>
              <w:jc w:val="left"/>
              <w:rPr>
                <w:noProof/>
                <w:lang w:val="vi-VN"/>
              </w:rPr>
            </w:pPr>
            <w:r>
              <w:rPr>
                <w:noProof/>
              </w:rPr>
              <w:t>Nếu thông tin hợp lệ thì xác nhận đăng nhập thành công</w:t>
            </w:r>
          </w:p>
        </w:tc>
        <w:tc>
          <w:tcPr>
            <w:tcW w:w="1890" w:type="dxa"/>
          </w:tcPr>
          <w:p w14:paraId="706278E0" w14:textId="1A9E761D" w:rsidR="001937B1" w:rsidRDefault="001937B1" w:rsidP="001937B1">
            <w:pPr>
              <w:ind w:firstLine="0"/>
              <w:jc w:val="left"/>
              <w:rPr>
                <w:noProof/>
                <w:lang w:val="vi-VN"/>
              </w:rPr>
            </w:pPr>
            <w:r>
              <w:rPr>
                <w:noProof/>
              </w:rPr>
              <w:t>Kiểm tra vai trò tài khoản</w:t>
            </w:r>
          </w:p>
        </w:tc>
        <w:tc>
          <w:tcPr>
            <w:tcW w:w="1440" w:type="dxa"/>
          </w:tcPr>
          <w:p w14:paraId="0CC42276" w14:textId="77777777" w:rsidR="001937B1" w:rsidRDefault="001937B1" w:rsidP="001937B1">
            <w:pPr>
              <w:ind w:firstLine="0"/>
              <w:rPr>
                <w:noProof/>
                <w:lang w:val="vi-VN"/>
              </w:rPr>
            </w:pPr>
          </w:p>
        </w:tc>
      </w:tr>
      <w:tr w:rsidR="001937B1" w14:paraId="26B788C1" w14:textId="77777777" w:rsidTr="00627EF8">
        <w:tc>
          <w:tcPr>
            <w:tcW w:w="900" w:type="dxa"/>
          </w:tcPr>
          <w:p w14:paraId="120B16DB" w14:textId="7AF5052F" w:rsidR="001937B1" w:rsidRPr="001937B1" w:rsidRDefault="001937B1" w:rsidP="001937B1">
            <w:pPr>
              <w:ind w:firstLine="0"/>
              <w:jc w:val="center"/>
              <w:rPr>
                <w:noProof/>
              </w:rPr>
            </w:pPr>
            <w:r>
              <w:rPr>
                <w:noProof/>
              </w:rPr>
              <w:t>3</w:t>
            </w:r>
          </w:p>
        </w:tc>
        <w:tc>
          <w:tcPr>
            <w:tcW w:w="2171" w:type="dxa"/>
          </w:tcPr>
          <w:p w14:paraId="4E7883B5" w14:textId="47EE17E4" w:rsidR="001937B1" w:rsidRPr="001937B1" w:rsidRDefault="001937B1" w:rsidP="00276604">
            <w:pPr>
              <w:ind w:firstLine="0"/>
              <w:jc w:val="left"/>
              <w:rPr>
                <w:noProof/>
              </w:rPr>
            </w:pPr>
            <w:r>
              <w:rPr>
                <w:noProof/>
              </w:rPr>
              <w:t>Quản lý khám bệnh</w:t>
            </w:r>
          </w:p>
        </w:tc>
        <w:tc>
          <w:tcPr>
            <w:tcW w:w="2779" w:type="dxa"/>
          </w:tcPr>
          <w:p w14:paraId="0061A0C8" w14:textId="40BE9FB0" w:rsidR="001937B1" w:rsidRPr="00E61FC3" w:rsidRDefault="00E61FC3" w:rsidP="00276604">
            <w:pPr>
              <w:ind w:firstLine="0"/>
              <w:jc w:val="left"/>
              <w:rPr>
                <w:noProof/>
              </w:rPr>
            </w:pPr>
            <w:r>
              <w:rPr>
                <w:noProof/>
              </w:rPr>
              <w:t>Tính năng quản lý khám bệnh</w:t>
            </w:r>
          </w:p>
        </w:tc>
        <w:tc>
          <w:tcPr>
            <w:tcW w:w="1890" w:type="dxa"/>
          </w:tcPr>
          <w:p w14:paraId="3C61CCF5" w14:textId="77777777" w:rsidR="001937B1" w:rsidRDefault="001937B1" w:rsidP="00276604">
            <w:pPr>
              <w:ind w:firstLine="0"/>
              <w:jc w:val="left"/>
              <w:rPr>
                <w:noProof/>
                <w:lang w:val="vi-VN"/>
              </w:rPr>
            </w:pPr>
          </w:p>
        </w:tc>
        <w:tc>
          <w:tcPr>
            <w:tcW w:w="1440" w:type="dxa"/>
          </w:tcPr>
          <w:p w14:paraId="0F00A49B" w14:textId="77777777" w:rsidR="001937B1" w:rsidRDefault="001937B1" w:rsidP="00276604">
            <w:pPr>
              <w:ind w:firstLine="0"/>
              <w:rPr>
                <w:noProof/>
                <w:lang w:val="vi-VN"/>
              </w:rPr>
            </w:pPr>
          </w:p>
        </w:tc>
      </w:tr>
      <w:tr w:rsidR="001937B1" w14:paraId="26ADF74D" w14:textId="77777777" w:rsidTr="00627EF8">
        <w:tc>
          <w:tcPr>
            <w:tcW w:w="900" w:type="dxa"/>
          </w:tcPr>
          <w:p w14:paraId="47C8A094" w14:textId="24D4CF77" w:rsidR="001937B1" w:rsidRPr="001937B1" w:rsidRDefault="001937B1" w:rsidP="001937B1">
            <w:pPr>
              <w:ind w:firstLine="0"/>
              <w:jc w:val="center"/>
              <w:rPr>
                <w:noProof/>
              </w:rPr>
            </w:pPr>
            <w:r>
              <w:rPr>
                <w:noProof/>
              </w:rPr>
              <w:t>4</w:t>
            </w:r>
          </w:p>
        </w:tc>
        <w:tc>
          <w:tcPr>
            <w:tcW w:w="2171" w:type="dxa"/>
          </w:tcPr>
          <w:p w14:paraId="76C51AA4" w14:textId="15464120" w:rsidR="001937B1" w:rsidRPr="001937B1" w:rsidRDefault="001937B1" w:rsidP="00276604">
            <w:pPr>
              <w:ind w:firstLine="0"/>
              <w:jc w:val="left"/>
              <w:rPr>
                <w:noProof/>
              </w:rPr>
            </w:pPr>
            <w:r>
              <w:rPr>
                <w:noProof/>
              </w:rPr>
              <w:t>Nhập thông tin loại thuốc vào phiếu khám</w:t>
            </w:r>
          </w:p>
        </w:tc>
        <w:tc>
          <w:tcPr>
            <w:tcW w:w="2779" w:type="dxa"/>
          </w:tcPr>
          <w:p w14:paraId="029BED5C" w14:textId="25E9865C" w:rsidR="001937B1" w:rsidRDefault="00E61FC3" w:rsidP="00276604">
            <w:pPr>
              <w:ind w:firstLine="0"/>
              <w:jc w:val="left"/>
              <w:rPr>
                <w:noProof/>
                <w:lang w:val="vi-VN"/>
              </w:rPr>
            </w:pPr>
            <w:r>
              <w:rPr>
                <w:noProof/>
              </w:rPr>
              <w:t>Nhập thông tin loại thuốc vào phiếu khám</w:t>
            </w:r>
          </w:p>
        </w:tc>
        <w:tc>
          <w:tcPr>
            <w:tcW w:w="1890" w:type="dxa"/>
          </w:tcPr>
          <w:p w14:paraId="32ED8590" w14:textId="77777777" w:rsidR="001937B1" w:rsidRDefault="001937B1" w:rsidP="00276604">
            <w:pPr>
              <w:ind w:firstLine="0"/>
              <w:jc w:val="left"/>
              <w:rPr>
                <w:noProof/>
                <w:lang w:val="vi-VN"/>
              </w:rPr>
            </w:pPr>
          </w:p>
        </w:tc>
        <w:tc>
          <w:tcPr>
            <w:tcW w:w="1440" w:type="dxa"/>
          </w:tcPr>
          <w:p w14:paraId="5D29C66C" w14:textId="77777777" w:rsidR="001937B1" w:rsidRDefault="001937B1" w:rsidP="00276604">
            <w:pPr>
              <w:ind w:firstLine="0"/>
              <w:rPr>
                <w:noProof/>
                <w:lang w:val="vi-VN"/>
              </w:rPr>
            </w:pPr>
          </w:p>
        </w:tc>
      </w:tr>
      <w:tr w:rsidR="001937B1" w14:paraId="3ECBABDF" w14:textId="77777777" w:rsidTr="00627EF8">
        <w:tc>
          <w:tcPr>
            <w:tcW w:w="900" w:type="dxa"/>
          </w:tcPr>
          <w:p w14:paraId="40835067" w14:textId="1327D795" w:rsidR="001937B1" w:rsidRPr="001937B1" w:rsidRDefault="001937B1" w:rsidP="001937B1">
            <w:pPr>
              <w:ind w:firstLine="0"/>
              <w:jc w:val="center"/>
              <w:rPr>
                <w:noProof/>
              </w:rPr>
            </w:pPr>
            <w:r>
              <w:rPr>
                <w:noProof/>
              </w:rPr>
              <w:t>5</w:t>
            </w:r>
          </w:p>
        </w:tc>
        <w:tc>
          <w:tcPr>
            <w:tcW w:w="2171" w:type="dxa"/>
          </w:tcPr>
          <w:p w14:paraId="08B063AD" w14:textId="522ADF2A" w:rsidR="001937B1" w:rsidRPr="001937B1" w:rsidRDefault="001937B1" w:rsidP="00276604">
            <w:pPr>
              <w:ind w:firstLine="0"/>
              <w:jc w:val="left"/>
              <w:rPr>
                <w:noProof/>
              </w:rPr>
            </w:pPr>
            <w:r>
              <w:rPr>
                <w:noProof/>
              </w:rPr>
              <w:t>Xác nhận thêm loại thuốc</w:t>
            </w:r>
          </w:p>
        </w:tc>
        <w:tc>
          <w:tcPr>
            <w:tcW w:w="2779" w:type="dxa"/>
          </w:tcPr>
          <w:p w14:paraId="71EC98AB" w14:textId="4DC0AEC5" w:rsidR="001937B1" w:rsidRPr="00E61FC3" w:rsidRDefault="00E61FC3" w:rsidP="00276604">
            <w:pPr>
              <w:ind w:firstLine="0"/>
              <w:jc w:val="left"/>
              <w:rPr>
                <w:noProof/>
              </w:rPr>
            </w:pPr>
            <w:r>
              <w:rPr>
                <w:noProof/>
              </w:rPr>
              <w:t>Nếu thông tin hợp lệ thì xác nhận thêm thành công thành công</w:t>
            </w:r>
          </w:p>
        </w:tc>
        <w:tc>
          <w:tcPr>
            <w:tcW w:w="1890" w:type="dxa"/>
          </w:tcPr>
          <w:p w14:paraId="1CA9DA80" w14:textId="61256CF5" w:rsidR="001937B1" w:rsidRDefault="00E61FC3" w:rsidP="00276604">
            <w:pPr>
              <w:ind w:firstLine="0"/>
              <w:jc w:val="left"/>
              <w:rPr>
                <w:noProof/>
                <w:lang w:val="vi-VN"/>
              </w:rPr>
            </w:pPr>
            <w:r>
              <w:rPr>
                <w:noProof/>
              </w:rPr>
              <w:t>Cập nhật dữ liệu</w:t>
            </w:r>
          </w:p>
        </w:tc>
        <w:tc>
          <w:tcPr>
            <w:tcW w:w="1440" w:type="dxa"/>
          </w:tcPr>
          <w:p w14:paraId="3B301613" w14:textId="77777777" w:rsidR="001937B1" w:rsidRDefault="001937B1" w:rsidP="00276604">
            <w:pPr>
              <w:ind w:firstLine="0"/>
              <w:rPr>
                <w:noProof/>
                <w:lang w:val="vi-VN"/>
              </w:rPr>
            </w:pPr>
          </w:p>
        </w:tc>
      </w:tr>
      <w:tr w:rsidR="001937B1" w14:paraId="1D242E22" w14:textId="77777777" w:rsidTr="00627EF8">
        <w:tc>
          <w:tcPr>
            <w:tcW w:w="900" w:type="dxa"/>
          </w:tcPr>
          <w:p w14:paraId="09D48260" w14:textId="7A863050" w:rsidR="001937B1" w:rsidRPr="001937B1" w:rsidRDefault="001937B1" w:rsidP="001937B1">
            <w:pPr>
              <w:ind w:firstLine="0"/>
              <w:jc w:val="center"/>
              <w:rPr>
                <w:noProof/>
              </w:rPr>
            </w:pPr>
            <w:r>
              <w:rPr>
                <w:noProof/>
              </w:rPr>
              <w:t>6</w:t>
            </w:r>
          </w:p>
        </w:tc>
        <w:tc>
          <w:tcPr>
            <w:tcW w:w="2171" w:type="dxa"/>
          </w:tcPr>
          <w:p w14:paraId="389A4AA8" w14:textId="386FF220" w:rsidR="001937B1" w:rsidRPr="001937B1" w:rsidRDefault="001937B1" w:rsidP="00276604">
            <w:pPr>
              <w:ind w:firstLine="0"/>
              <w:jc w:val="left"/>
              <w:rPr>
                <w:noProof/>
              </w:rPr>
            </w:pPr>
            <w:r>
              <w:rPr>
                <w:noProof/>
              </w:rPr>
              <w:t>Xem hóa đơn</w:t>
            </w:r>
          </w:p>
        </w:tc>
        <w:tc>
          <w:tcPr>
            <w:tcW w:w="2779" w:type="dxa"/>
          </w:tcPr>
          <w:p w14:paraId="122EE833" w14:textId="031CD829" w:rsidR="001937B1" w:rsidRPr="00E61FC3" w:rsidRDefault="00E61FC3" w:rsidP="00276604">
            <w:pPr>
              <w:ind w:firstLine="0"/>
              <w:jc w:val="left"/>
              <w:rPr>
                <w:noProof/>
              </w:rPr>
            </w:pPr>
            <w:r>
              <w:rPr>
                <w:noProof/>
              </w:rPr>
              <w:t>Xác nhận xem hóa đơn</w:t>
            </w:r>
          </w:p>
        </w:tc>
        <w:tc>
          <w:tcPr>
            <w:tcW w:w="1890" w:type="dxa"/>
          </w:tcPr>
          <w:p w14:paraId="2C8EA5D9" w14:textId="77777777" w:rsidR="001937B1" w:rsidRDefault="001937B1" w:rsidP="00276604">
            <w:pPr>
              <w:ind w:firstLine="0"/>
              <w:jc w:val="left"/>
              <w:rPr>
                <w:noProof/>
                <w:lang w:val="vi-VN"/>
              </w:rPr>
            </w:pPr>
          </w:p>
        </w:tc>
        <w:tc>
          <w:tcPr>
            <w:tcW w:w="1440" w:type="dxa"/>
          </w:tcPr>
          <w:p w14:paraId="777D4DF2" w14:textId="77777777" w:rsidR="001937B1" w:rsidRDefault="001937B1" w:rsidP="00276604">
            <w:pPr>
              <w:ind w:firstLine="0"/>
              <w:rPr>
                <w:noProof/>
                <w:lang w:val="vi-VN"/>
              </w:rPr>
            </w:pPr>
          </w:p>
        </w:tc>
      </w:tr>
      <w:tr w:rsidR="001937B1" w14:paraId="00DD2801" w14:textId="77777777" w:rsidTr="00627EF8">
        <w:tc>
          <w:tcPr>
            <w:tcW w:w="900" w:type="dxa"/>
          </w:tcPr>
          <w:p w14:paraId="0B0A5701" w14:textId="08F86E51" w:rsidR="001937B1" w:rsidRPr="001937B1" w:rsidRDefault="001937B1" w:rsidP="001937B1">
            <w:pPr>
              <w:ind w:firstLine="0"/>
              <w:jc w:val="center"/>
              <w:rPr>
                <w:noProof/>
              </w:rPr>
            </w:pPr>
            <w:r>
              <w:rPr>
                <w:noProof/>
              </w:rPr>
              <w:t>7</w:t>
            </w:r>
          </w:p>
        </w:tc>
        <w:tc>
          <w:tcPr>
            <w:tcW w:w="2171" w:type="dxa"/>
          </w:tcPr>
          <w:p w14:paraId="26B88746" w14:textId="110AED1B" w:rsidR="001937B1" w:rsidRPr="001937B1" w:rsidRDefault="001937B1" w:rsidP="00276604">
            <w:pPr>
              <w:ind w:firstLine="0"/>
              <w:jc w:val="left"/>
              <w:rPr>
                <w:noProof/>
              </w:rPr>
            </w:pPr>
            <w:r>
              <w:rPr>
                <w:noProof/>
              </w:rPr>
              <w:t>Xác nhận lưu hóa đơn</w:t>
            </w:r>
          </w:p>
        </w:tc>
        <w:tc>
          <w:tcPr>
            <w:tcW w:w="2779" w:type="dxa"/>
          </w:tcPr>
          <w:p w14:paraId="102A4DF7" w14:textId="5B873598" w:rsidR="001937B1" w:rsidRPr="00E61FC3" w:rsidRDefault="00E61FC3" w:rsidP="00276604">
            <w:pPr>
              <w:ind w:firstLine="0"/>
              <w:jc w:val="left"/>
              <w:rPr>
                <w:noProof/>
              </w:rPr>
            </w:pPr>
            <w:r>
              <w:rPr>
                <w:noProof/>
              </w:rPr>
              <w:t>Xác nhận lưu hóa đơn</w:t>
            </w:r>
          </w:p>
        </w:tc>
        <w:tc>
          <w:tcPr>
            <w:tcW w:w="1890" w:type="dxa"/>
          </w:tcPr>
          <w:p w14:paraId="41FDC5C9" w14:textId="73D1D29C" w:rsidR="001937B1" w:rsidRDefault="00E61FC3" w:rsidP="00276604">
            <w:pPr>
              <w:ind w:firstLine="0"/>
              <w:jc w:val="left"/>
              <w:rPr>
                <w:noProof/>
                <w:lang w:val="vi-VN"/>
              </w:rPr>
            </w:pPr>
            <w:r>
              <w:rPr>
                <w:noProof/>
              </w:rPr>
              <w:t>Cập nhật dữ liệu</w:t>
            </w:r>
          </w:p>
        </w:tc>
        <w:tc>
          <w:tcPr>
            <w:tcW w:w="1440" w:type="dxa"/>
          </w:tcPr>
          <w:p w14:paraId="3F998DAE" w14:textId="77777777" w:rsidR="001937B1" w:rsidRDefault="001937B1" w:rsidP="00276604">
            <w:pPr>
              <w:ind w:firstLine="0"/>
              <w:rPr>
                <w:noProof/>
                <w:lang w:val="vi-VN"/>
              </w:rPr>
            </w:pPr>
          </w:p>
        </w:tc>
      </w:tr>
      <w:tr w:rsidR="001937B1" w14:paraId="3E1FE65F" w14:textId="77777777" w:rsidTr="00627EF8">
        <w:tc>
          <w:tcPr>
            <w:tcW w:w="900" w:type="dxa"/>
          </w:tcPr>
          <w:p w14:paraId="177F6323" w14:textId="3DACD9A4" w:rsidR="001937B1" w:rsidRPr="001937B1" w:rsidRDefault="001937B1" w:rsidP="001937B1">
            <w:pPr>
              <w:ind w:firstLine="0"/>
              <w:jc w:val="center"/>
              <w:rPr>
                <w:noProof/>
              </w:rPr>
            </w:pPr>
            <w:r>
              <w:rPr>
                <w:noProof/>
              </w:rPr>
              <w:t>8</w:t>
            </w:r>
          </w:p>
        </w:tc>
        <w:tc>
          <w:tcPr>
            <w:tcW w:w="2171" w:type="dxa"/>
          </w:tcPr>
          <w:p w14:paraId="0D0AFB40" w14:textId="466E6A03" w:rsidR="001937B1" w:rsidRPr="001937B1" w:rsidRDefault="001937B1" w:rsidP="00276604">
            <w:pPr>
              <w:ind w:firstLine="0"/>
              <w:jc w:val="left"/>
              <w:rPr>
                <w:noProof/>
              </w:rPr>
            </w:pPr>
            <w:r>
              <w:rPr>
                <w:noProof/>
              </w:rPr>
              <w:t>Nhập thông tin phiếu khám bệnh</w:t>
            </w:r>
          </w:p>
        </w:tc>
        <w:tc>
          <w:tcPr>
            <w:tcW w:w="2779" w:type="dxa"/>
          </w:tcPr>
          <w:p w14:paraId="79558F4D" w14:textId="347611D6" w:rsidR="001937B1" w:rsidRDefault="001937B1" w:rsidP="00276604">
            <w:pPr>
              <w:ind w:firstLine="0"/>
              <w:jc w:val="left"/>
              <w:rPr>
                <w:noProof/>
                <w:lang w:val="vi-VN"/>
              </w:rPr>
            </w:pPr>
            <w:r>
              <w:rPr>
                <w:noProof/>
              </w:rPr>
              <w:t>Nhập thông tin phiếu khám bệnh</w:t>
            </w:r>
          </w:p>
        </w:tc>
        <w:tc>
          <w:tcPr>
            <w:tcW w:w="1890" w:type="dxa"/>
          </w:tcPr>
          <w:p w14:paraId="626780FF" w14:textId="77777777" w:rsidR="001937B1" w:rsidRDefault="001937B1" w:rsidP="00276604">
            <w:pPr>
              <w:ind w:firstLine="0"/>
              <w:jc w:val="left"/>
              <w:rPr>
                <w:noProof/>
                <w:lang w:val="vi-VN"/>
              </w:rPr>
            </w:pPr>
          </w:p>
        </w:tc>
        <w:tc>
          <w:tcPr>
            <w:tcW w:w="1440" w:type="dxa"/>
          </w:tcPr>
          <w:p w14:paraId="37CC9293" w14:textId="77777777" w:rsidR="001937B1" w:rsidRDefault="001937B1" w:rsidP="00276604">
            <w:pPr>
              <w:ind w:firstLine="0"/>
              <w:rPr>
                <w:noProof/>
                <w:lang w:val="vi-VN"/>
              </w:rPr>
            </w:pPr>
          </w:p>
        </w:tc>
      </w:tr>
      <w:tr w:rsidR="001937B1" w14:paraId="76F206D4" w14:textId="77777777" w:rsidTr="00627EF8">
        <w:tc>
          <w:tcPr>
            <w:tcW w:w="900" w:type="dxa"/>
          </w:tcPr>
          <w:p w14:paraId="32B0BE4B" w14:textId="2B26359B" w:rsidR="001937B1" w:rsidRPr="001937B1" w:rsidRDefault="001937B1" w:rsidP="001937B1">
            <w:pPr>
              <w:ind w:firstLine="0"/>
              <w:jc w:val="center"/>
              <w:rPr>
                <w:noProof/>
              </w:rPr>
            </w:pPr>
            <w:r>
              <w:rPr>
                <w:noProof/>
              </w:rPr>
              <w:t>9</w:t>
            </w:r>
          </w:p>
        </w:tc>
        <w:tc>
          <w:tcPr>
            <w:tcW w:w="2171" w:type="dxa"/>
          </w:tcPr>
          <w:p w14:paraId="41810389" w14:textId="41D81688" w:rsidR="001937B1" w:rsidRPr="001937B1" w:rsidRDefault="001937B1" w:rsidP="00276604">
            <w:pPr>
              <w:ind w:firstLine="0"/>
              <w:jc w:val="left"/>
              <w:rPr>
                <w:noProof/>
              </w:rPr>
            </w:pPr>
            <w:r>
              <w:rPr>
                <w:noProof/>
              </w:rPr>
              <w:t>Lưu thông tin phiếu khám bệnh</w:t>
            </w:r>
          </w:p>
        </w:tc>
        <w:tc>
          <w:tcPr>
            <w:tcW w:w="2779" w:type="dxa"/>
          </w:tcPr>
          <w:p w14:paraId="0D7172C4" w14:textId="53696C4A" w:rsidR="001937B1" w:rsidRDefault="001937B1" w:rsidP="00276604">
            <w:pPr>
              <w:ind w:firstLine="0"/>
              <w:jc w:val="left"/>
              <w:rPr>
                <w:noProof/>
                <w:lang w:val="vi-VN"/>
              </w:rPr>
            </w:pPr>
            <w:r>
              <w:rPr>
                <w:noProof/>
              </w:rPr>
              <w:t>Lưu thông tin phiếu khám bệnh</w:t>
            </w:r>
          </w:p>
        </w:tc>
        <w:tc>
          <w:tcPr>
            <w:tcW w:w="1890" w:type="dxa"/>
          </w:tcPr>
          <w:p w14:paraId="544C946E" w14:textId="5389A22E" w:rsidR="001937B1" w:rsidRDefault="00E61FC3" w:rsidP="00276604">
            <w:pPr>
              <w:ind w:firstLine="0"/>
              <w:jc w:val="left"/>
              <w:rPr>
                <w:noProof/>
                <w:lang w:val="vi-VN"/>
              </w:rPr>
            </w:pPr>
            <w:r>
              <w:rPr>
                <w:noProof/>
              </w:rPr>
              <w:t>Cập nhật dữ liệu</w:t>
            </w:r>
          </w:p>
        </w:tc>
        <w:tc>
          <w:tcPr>
            <w:tcW w:w="1440" w:type="dxa"/>
          </w:tcPr>
          <w:p w14:paraId="18E727E4" w14:textId="77777777" w:rsidR="001937B1" w:rsidRDefault="001937B1" w:rsidP="00276604">
            <w:pPr>
              <w:ind w:firstLine="0"/>
              <w:rPr>
                <w:noProof/>
                <w:lang w:val="vi-VN"/>
              </w:rPr>
            </w:pPr>
          </w:p>
        </w:tc>
      </w:tr>
      <w:tr w:rsidR="001937B1" w14:paraId="7EF2B201" w14:textId="77777777" w:rsidTr="00627EF8">
        <w:tc>
          <w:tcPr>
            <w:tcW w:w="900" w:type="dxa"/>
          </w:tcPr>
          <w:p w14:paraId="04509362" w14:textId="71B3F694" w:rsidR="001937B1" w:rsidRPr="001937B1" w:rsidRDefault="001937B1" w:rsidP="001937B1">
            <w:pPr>
              <w:ind w:firstLine="0"/>
              <w:jc w:val="center"/>
              <w:rPr>
                <w:noProof/>
              </w:rPr>
            </w:pPr>
            <w:r>
              <w:rPr>
                <w:noProof/>
              </w:rPr>
              <w:lastRenderedPageBreak/>
              <w:t>10</w:t>
            </w:r>
          </w:p>
        </w:tc>
        <w:tc>
          <w:tcPr>
            <w:tcW w:w="2171" w:type="dxa"/>
          </w:tcPr>
          <w:p w14:paraId="2232C0F0" w14:textId="2B54A1EC" w:rsidR="001937B1" w:rsidRPr="001937B1" w:rsidRDefault="001937B1" w:rsidP="00276604">
            <w:pPr>
              <w:ind w:firstLine="0"/>
              <w:jc w:val="left"/>
              <w:rPr>
                <w:noProof/>
              </w:rPr>
            </w:pPr>
            <w:r>
              <w:rPr>
                <w:noProof/>
              </w:rPr>
              <w:t>Chọn trường thuốc cần xóa</w:t>
            </w:r>
          </w:p>
        </w:tc>
        <w:tc>
          <w:tcPr>
            <w:tcW w:w="2779" w:type="dxa"/>
          </w:tcPr>
          <w:p w14:paraId="102082B8" w14:textId="57D672EF" w:rsidR="001937B1" w:rsidRPr="001937B1" w:rsidRDefault="001937B1" w:rsidP="00276604">
            <w:pPr>
              <w:ind w:firstLine="0"/>
              <w:jc w:val="left"/>
              <w:rPr>
                <w:noProof/>
              </w:rPr>
            </w:pPr>
            <w:r>
              <w:rPr>
                <w:noProof/>
              </w:rPr>
              <w:t>Chọn trường loại thuốc trong phiếu khám cần xóa</w:t>
            </w:r>
          </w:p>
        </w:tc>
        <w:tc>
          <w:tcPr>
            <w:tcW w:w="1890" w:type="dxa"/>
          </w:tcPr>
          <w:p w14:paraId="4A4383EA" w14:textId="77777777" w:rsidR="001937B1" w:rsidRDefault="001937B1" w:rsidP="00276604">
            <w:pPr>
              <w:ind w:firstLine="0"/>
              <w:jc w:val="left"/>
              <w:rPr>
                <w:noProof/>
                <w:lang w:val="vi-VN"/>
              </w:rPr>
            </w:pPr>
          </w:p>
        </w:tc>
        <w:tc>
          <w:tcPr>
            <w:tcW w:w="1440" w:type="dxa"/>
          </w:tcPr>
          <w:p w14:paraId="1B289541" w14:textId="77777777" w:rsidR="001937B1" w:rsidRDefault="001937B1" w:rsidP="00276604">
            <w:pPr>
              <w:ind w:firstLine="0"/>
              <w:rPr>
                <w:noProof/>
                <w:lang w:val="vi-VN"/>
              </w:rPr>
            </w:pPr>
          </w:p>
        </w:tc>
      </w:tr>
      <w:tr w:rsidR="001937B1" w14:paraId="38B95C7C" w14:textId="77777777" w:rsidTr="00627EF8">
        <w:tc>
          <w:tcPr>
            <w:tcW w:w="900" w:type="dxa"/>
          </w:tcPr>
          <w:p w14:paraId="413F7602" w14:textId="5CBF78C5" w:rsidR="001937B1" w:rsidRPr="001937B1" w:rsidRDefault="001937B1" w:rsidP="001937B1">
            <w:pPr>
              <w:ind w:firstLine="0"/>
              <w:jc w:val="center"/>
              <w:rPr>
                <w:noProof/>
              </w:rPr>
            </w:pPr>
            <w:r>
              <w:rPr>
                <w:noProof/>
              </w:rPr>
              <w:t>11</w:t>
            </w:r>
          </w:p>
        </w:tc>
        <w:tc>
          <w:tcPr>
            <w:tcW w:w="2171" w:type="dxa"/>
          </w:tcPr>
          <w:p w14:paraId="3A9EEFE3" w14:textId="2D9B6C3A" w:rsidR="001937B1" w:rsidRPr="001937B1" w:rsidRDefault="001937B1" w:rsidP="00276604">
            <w:pPr>
              <w:ind w:firstLine="0"/>
              <w:jc w:val="left"/>
              <w:rPr>
                <w:noProof/>
              </w:rPr>
            </w:pPr>
            <w:r>
              <w:rPr>
                <w:noProof/>
              </w:rPr>
              <w:t>Xác nhận xóa thuốc</w:t>
            </w:r>
          </w:p>
        </w:tc>
        <w:tc>
          <w:tcPr>
            <w:tcW w:w="2779" w:type="dxa"/>
          </w:tcPr>
          <w:p w14:paraId="7E65BB0B" w14:textId="110BDC38" w:rsidR="001937B1" w:rsidRDefault="001937B1" w:rsidP="00276604">
            <w:pPr>
              <w:ind w:firstLine="0"/>
              <w:jc w:val="left"/>
              <w:rPr>
                <w:noProof/>
                <w:lang w:val="vi-VN"/>
              </w:rPr>
            </w:pPr>
            <w:r>
              <w:rPr>
                <w:noProof/>
              </w:rPr>
              <w:t>Nếu xác định vị trí trường bệnh nhân cần xóa thì thực hiện xóa</w:t>
            </w:r>
          </w:p>
        </w:tc>
        <w:tc>
          <w:tcPr>
            <w:tcW w:w="1890" w:type="dxa"/>
          </w:tcPr>
          <w:p w14:paraId="1FC57E33" w14:textId="621FB41F" w:rsidR="001937B1" w:rsidRDefault="00E61FC3" w:rsidP="00276604">
            <w:pPr>
              <w:ind w:firstLine="0"/>
              <w:jc w:val="left"/>
              <w:rPr>
                <w:noProof/>
                <w:lang w:val="vi-VN"/>
              </w:rPr>
            </w:pPr>
            <w:r>
              <w:rPr>
                <w:noProof/>
              </w:rPr>
              <w:t>Cập nhật dữ liệu</w:t>
            </w:r>
          </w:p>
        </w:tc>
        <w:tc>
          <w:tcPr>
            <w:tcW w:w="1440" w:type="dxa"/>
          </w:tcPr>
          <w:p w14:paraId="76871EE6" w14:textId="77777777" w:rsidR="001937B1" w:rsidRDefault="001937B1" w:rsidP="00276604">
            <w:pPr>
              <w:ind w:firstLine="0"/>
              <w:rPr>
                <w:noProof/>
                <w:lang w:val="vi-VN"/>
              </w:rPr>
            </w:pPr>
          </w:p>
        </w:tc>
      </w:tr>
    </w:tbl>
    <w:p w14:paraId="72EA0F3A" w14:textId="77777777" w:rsidR="00FF4A47" w:rsidRPr="00534549" w:rsidRDefault="00FF4A47" w:rsidP="00E956FD">
      <w:pPr>
        <w:rPr>
          <w:noProof/>
          <w:lang w:val="vi-VN"/>
        </w:rPr>
      </w:pPr>
    </w:p>
    <w:p w14:paraId="1A667D78" w14:textId="0A984B99" w:rsidR="00534549" w:rsidRPr="002E53E2" w:rsidRDefault="00534549" w:rsidP="00E956FD">
      <w:pPr>
        <w:rPr>
          <w:noProof/>
          <w:color w:val="5B9BD5" w:themeColor="accent1"/>
          <w:lang w:val="vi-VN"/>
        </w:rPr>
      </w:pPr>
      <w:r w:rsidRPr="002E53E2">
        <w:rPr>
          <w:noProof/>
          <w:color w:val="5B9BD5" w:themeColor="accent1"/>
          <w:lang w:val="vi-VN"/>
        </w:rPr>
        <w:t>2.5.3.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29B376F7" w14:textId="77777777" w:rsidTr="00627EF8">
        <w:tc>
          <w:tcPr>
            <w:tcW w:w="900" w:type="dxa"/>
          </w:tcPr>
          <w:p w14:paraId="77C9E641" w14:textId="77777777" w:rsidR="00FF4A47" w:rsidRPr="00FF4A47" w:rsidRDefault="00FF4A47" w:rsidP="00276604">
            <w:pPr>
              <w:ind w:firstLine="0"/>
              <w:jc w:val="center"/>
              <w:rPr>
                <w:noProof/>
              </w:rPr>
            </w:pPr>
            <w:r>
              <w:rPr>
                <w:noProof/>
              </w:rPr>
              <w:t>STT</w:t>
            </w:r>
          </w:p>
        </w:tc>
        <w:tc>
          <w:tcPr>
            <w:tcW w:w="2171" w:type="dxa"/>
          </w:tcPr>
          <w:p w14:paraId="17934A78" w14:textId="77777777" w:rsidR="00FF4A47" w:rsidRPr="00FF4A47" w:rsidRDefault="00FF4A47" w:rsidP="00276604">
            <w:pPr>
              <w:ind w:firstLine="0"/>
              <w:jc w:val="left"/>
              <w:rPr>
                <w:noProof/>
              </w:rPr>
            </w:pPr>
            <w:r>
              <w:rPr>
                <w:noProof/>
              </w:rPr>
              <w:t>Biến cố</w:t>
            </w:r>
          </w:p>
        </w:tc>
        <w:tc>
          <w:tcPr>
            <w:tcW w:w="2779" w:type="dxa"/>
          </w:tcPr>
          <w:p w14:paraId="089CA501" w14:textId="77777777" w:rsidR="00FF4A47" w:rsidRPr="00FF4A47" w:rsidRDefault="00FF4A47" w:rsidP="00276604">
            <w:pPr>
              <w:ind w:firstLine="0"/>
              <w:jc w:val="left"/>
              <w:rPr>
                <w:noProof/>
              </w:rPr>
            </w:pPr>
            <w:r>
              <w:rPr>
                <w:noProof/>
              </w:rPr>
              <w:t>Ý nghĩa</w:t>
            </w:r>
          </w:p>
        </w:tc>
        <w:tc>
          <w:tcPr>
            <w:tcW w:w="1890" w:type="dxa"/>
          </w:tcPr>
          <w:p w14:paraId="7C72CECF" w14:textId="77777777" w:rsidR="00FF4A47" w:rsidRPr="00FF4A47" w:rsidRDefault="00FF4A47" w:rsidP="00276604">
            <w:pPr>
              <w:ind w:firstLine="0"/>
              <w:jc w:val="left"/>
              <w:rPr>
                <w:noProof/>
              </w:rPr>
            </w:pPr>
            <w:r>
              <w:rPr>
                <w:noProof/>
              </w:rPr>
              <w:t>Xử lý liên quan</w:t>
            </w:r>
          </w:p>
        </w:tc>
        <w:tc>
          <w:tcPr>
            <w:tcW w:w="1440" w:type="dxa"/>
          </w:tcPr>
          <w:p w14:paraId="5B74C4EC" w14:textId="77777777" w:rsidR="00FF4A47" w:rsidRPr="00FF4A47" w:rsidRDefault="00FF4A47" w:rsidP="00276604">
            <w:pPr>
              <w:ind w:firstLine="0"/>
              <w:rPr>
                <w:noProof/>
              </w:rPr>
            </w:pPr>
            <w:r>
              <w:rPr>
                <w:noProof/>
              </w:rPr>
              <w:t>Ghi chú</w:t>
            </w:r>
          </w:p>
        </w:tc>
      </w:tr>
      <w:tr w:rsidR="00E61FC3" w14:paraId="21711115" w14:textId="77777777" w:rsidTr="00627EF8">
        <w:tc>
          <w:tcPr>
            <w:tcW w:w="900" w:type="dxa"/>
          </w:tcPr>
          <w:p w14:paraId="64E7A46A" w14:textId="4DA605EB" w:rsidR="00E61FC3" w:rsidRDefault="00E61FC3" w:rsidP="00E61FC3">
            <w:pPr>
              <w:ind w:firstLine="0"/>
              <w:rPr>
                <w:noProof/>
                <w:lang w:val="vi-VN"/>
              </w:rPr>
            </w:pPr>
            <w:r>
              <w:rPr>
                <w:noProof/>
              </w:rPr>
              <w:t>1</w:t>
            </w:r>
          </w:p>
        </w:tc>
        <w:tc>
          <w:tcPr>
            <w:tcW w:w="2171" w:type="dxa"/>
          </w:tcPr>
          <w:p w14:paraId="259B69AD" w14:textId="753DD46C" w:rsidR="00E61FC3" w:rsidRDefault="00E61FC3" w:rsidP="00E61FC3">
            <w:pPr>
              <w:ind w:firstLine="0"/>
              <w:jc w:val="left"/>
              <w:rPr>
                <w:noProof/>
                <w:lang w:val="vi-VN"/>
              </w:rPr>
            </w:pPr>
            <w:r>
              <w:rPr>
                <w:noProof/>
              </w:rPr>
              <w:t>Khởi tạo trường trống</w:t>
            </w:r>
          </w:p>
        </w:tc>
        <w:tc>
          <w:tcPr>
            <w:tcW w:w="2779" w:type="dxa"/>
          </w:tcPr>
          <w:p w14:paraId="5631CC4A" w14:textId="600B1B15" w:rsidR="00E61FC3" w:rsidRDefault="00E61FC3" w:rsidP="00E61FC3">
            <w:pPr>
              <w:ind w:firstLine="0"/>
              <w:jc w:val="left"/>
              <w:rPr>
                <w:noProof/>
                <w:lang w:val="vi-VN"/>
              </w:rPr>
            </w:pPr>
            <w:r>
              <w:rPr>
                <w:noProof/>
              </w:rPr>
              <w:t>Khởi tạo trường trống trước khi nhập mới</w:t>
            </w:r>
          </w:p>
        </w:tc>
        <w:tc>
          <w:tcPr>
            <w:tcW w:w="1890" w:type="dxa"/>
          </w:tcPr>
          <w:p w14:paraId="4F7726CC" w14:textId="77777777" w:rsidR="00E61FC3" w:rsidRDefault="00E61FC3" w:rsidP="00E61FC3">
            <w:pPr>
              <w:ind w:firstLine="0"/>
              <w:jc w:val="left"/>
              <w:rPr>
                <w:noProof/>
                <w:lang w:val="vi-VN"/>
              </w:rPr>
            </w:pPr>
          </w:p>
        </w:tc>
        <w:tc>
          <w:tcPr>
            <w:tcW w:w="1440" w:type="dxa"/>
          </w:tcPr>
          <w:p w14:paraId="291839E0" w14:textId="77777777" w:rsidR="00E61FC3" w:rsidRDefault="00E61FC3" w:rsidP="00E61FC3">
            <w:pPr>
              <w:ind w:firstLine="0"/>
              <w:rPr>
                <w:noProof/>
                <w:lang w:val="vi-VN"/>
              </w:rPr>
            </w:pPr>
          </w:p>
        </w:tc>
      </w:tr>
      <w:tr w:rsidR="00E61FC3" w14:paraId="195ECF56" w14:textId="77777777" w:rsidTr="00627EF8">
        <w:tc>
          <w:tcPr>
            <w:tcW w:w="900" w:type="dxa"/>
          </w:tcPr>
          <w:p w14:paraId="08A15CFA" w14:textId="251AEB8B" w:rsidR="00E61FC3" w:rsidRDefault="00E61FC3" w:rsidP="00E61FC3">
            <w:pPr>
              <w:ind w:firstLine="0"/>
              <w:rPr>
                <w:noProof/>
                <w:lang w:val="vi-VN"/>
              </w:rPr>
            </w:pPr>
            <w:r>
              <w:rPr>
                <w:noProof/>
              </w:rPr>
              <w:t>2</w:t>
            </w:r>
          </w:p>
        </w:tc>
        <w:tc>
          <w:tcPr>
            <w:tcW w:w="2171" w:type="dxa"/>
          </w:tcPr>
          <w:p w14:paraId="31789087" w14:textId="14CAF117" w:rsidR="00E61FC3" w:rsidRDefault="00E61FC3" w:rsidP="00E61FC3">
            <w:pPr>
              <w:ind w:firstLine="0"/>
              <w:jc w:val="left"/>
              <w:rPr>
                <w:noProof/>
                <w:lang w:val="vi-VN"/>
              </w:rPr>
            </w:pPr>
            <w:r>
              <w:rPr>
                <w:noProof/>
              </w:rPr>
              <w:t xml:space="preserve">Edit </w:t>
            </w:r>
          </w:p>
        </w:tc>
        <w:tc>
          <w:tcPr>
            <w:tcW w:w="2779" w:type="dxa"/>
          </w:tcPr>
          <w:p w14:paraId="794D5D3C" w14:textId="488FBEAB" w:rsidR="00E61FC3" w:rsidRDefault="00E61FC3" w:rsidP="00E61FC3">
            <w:pPr>
              <w:ind w:firstLine="0"/>
              <w:jc w:val="left"/>
              <w:rPr>
                <w:noProof/>
                <w:lang w:val="vi-VN"/>
              </w:rPr>
            </w:pPr>
            <w:r>
              <w:rPr>
                <w:noProof/>
              </w:rPr>
              <w:t>Cập nhật dữ liệu mới</w:t>
            </w:r>
          </w:p>
        </w:tc>
        <w:tc>
          <w:tcPr>
            <w:tcW w:w="1890" w:type="dxa"/>
          </w:tcPr>
          <w:p w14:paraId="27FED0F7" w14:textId="77777777" w:rsidR="00E61FC3" w:rsidRDefault="00E61FC3" w:rsidP="00E61FC3">
            <w:pPr>
              <w:ind w:firstLine="0"/>
              <w:jc w:val="left"/>
              <w:rPr>
                <w:noProof/>
                <w:lang w:val="vi-VN"/>
              </w:rPr>
            </w:pPr>
          </w:p>
        </w:tc>
        <w:tc>
          <w:tcPr>
            <w:tcW w:w="1440" w:type="dxa"/>
          </w:tcPr>
          <w:p w14:paraId="75A36B78" w14:textId="77777777" w:rsidR="00E61FC3" w:rsidRDefault="00E61FC3" w:rsidP="00E61FC3">
            <w:pPr>
              <w:ind w:firstLine="0"/>
              <w:rPr>
                <w:noProof/>
                <w:lang w:val="vi-VN"/>
              </w:rPr>
            </w:pPr>
          </w:p>
        </w:tc>
      </w:tr>
    </w:tbl>
    <w:p w14:paraId="0F98E65B" w14:textId="77777777" w:rsidR="00FF4A47" w:rsidRPr="00534549" w:rsidRDefault="00FF4A47" w:rsidP="00E956FD">
      <w:pPr>
        <w:rPr>
          <w:noProof/>
          <w:lang w:val="vi-VN"/>
        </w:rPr>
      </w:pPr>
    </w:p>
    <w:p w14:paraId="3859F9D0" w14:textId="4E06A83B" w:rsidR="00454741" w:rsidRPr="00534549" w:rsidRDefault="00454741" w:rsidP="00454741">
      <w:pPr>
        <w:pStyle w:val="Heading3"/>
        <w:rPr>
          <w:noProof/>
          <w:lang w:val="vi-VN"/>
        </w:rPr>
      </w:pPr>
      <w:bookmarkStart w:id="106" w:name="_Toc534701653"/>
      <w:r w:rsidRPr="00534549">
        <w:rPr>
          <w:noProof/>
          <w:lang w:val="vi-VN"/>
        </w:rPr>
        <w:t>Quản lý thuốc</w:t>
      </w:r>
      <w:bookmarkEnd w:id="106"/>
    </w:p>
    <w:p w14:paraId="7070CE7A" w14:textId="3D3F2B9F" w:rsidR="00534549" w:rsidRPr="002E53E2" w:rsidRDefault="00534549" w:rsidP="00534549">
      <w:pPr>
        <w:rPr>
          <w:noProof/>
          <w:color w:val="5B9BD5" w:themeColor="accent1"/>
          <w:lang w:val="vi-VN"/>
        </w:rPr>
      </w:pPr>
      <w:r w:rsidRPr="002E53E2">
        <w:rPr>
          <w:noProof/>
          <w:color w:val="5B9BD5" w:themeColor="accent1"/>
          <w:lang w:val="vi-VN"/>
        </w:rPr>
        <w:t>2.6.1. Sơ đồ trạng thái</w:t>
      </w:r>
    </w:p>
    <w:p w14:paraId="24C0B14E" w14:textId="746A3CB4" w:rsidR="00E956FD" w:rsidRPr="00534549" w:rsidRDefault="00C76D90" w:rsidP="00E956FD">
      <w:pPr>
        <w:rPr>
          <w:noProof/>
          <w:lang w:val="vi-VN"/>
        </w:rPr>
      </w:pPr>
      <w:r>
        <w:rPr>
          <w:noProof/>
          <w:lang w:val="vi-VN"/>
        </w:rPr>
        <w:drawing>
          <wp:inline distT="0" distB="0" distL="0" distR="0" wp14:anchorId="2AA7B82F" wp14:editId="32286E33">
            <wp:extent cx="5731510" cy="4604385"/>
            <wp:effectExtent l="0" t="0" r="2540" b="5715"/>
            <wp:docPr id="255" name="Hình ảnh 25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Quản lý thuốc.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14:paraId="38B2F3A7" w14:textId="7817F36B" w:rsidR="00534549" w:rsidRPr="002E53E2" w:rsidRDefault="00534549" w:rsidP="00E956FD">
      <w:pPr>
        <w:rPr>
          <w:noProof/>
          <w:color w:val="5B9BD5" w:themeColor="accent1"/>
          <w:lang w:val="vi-VN"/>
        </w:rPr>
      </w:pPr>
      <w:r w:rsidRPr="002E53E2">
        <w:rPr>
          <w:noProof/>
          <w:color w:val="5B9BD5" w:themeColor="accent1"/>
          <w:lang w:val="vi-VN"/>
        </w:rPr>
        <w:t xml:space="preserve">2.6.2. Bảng mô tả các trạng </w:t>
      </w:r>
      <w:r w:rsidR="00FF4A47" w:rsidRPr="002E53E2">
        <w:rPr>
          <w:noProof/>
          <w:color w:val="5B9BD5" w:themeColor="accent1"/>
          <w:lang w:val="vi-VN"/>
        </w:rPr>
        <w:t>thá</w:t>
      </w:r>
      <w:r w:rsidRPr="002E53E2">
        <w:rPr>
          <w:noProof/>
          <w:color w:val="5B9BD5" w:themeColor="accent1"/>
          <w:lang w:val="vi-VN"/>
        </w:rPr>
        <w:t>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03E03C26" w14:textId="77777777" w:rsidTr="00627EF8">
        <w:tc>
          <w:tcPr>
            <w:tcW w:w="900" w:type="dxa"/>
          </w:tcPr>
          <w:p w14:paraId="1A7E73F6" w14:textId="77777777" w:rsidR="00FF4A47" w:rsidRPr="00E61FC3" w:rsidRDefault="00FF4A47" w:rsidP="00E61FC3">
            <w:pPr>
              <w:ind w:firstLine="0"/>
              <w:jc w:val="center"/>
              <w:rPr>
                <w:noProof/>
              </w:rPr>
            </w:pPr>
            <w:r w:rsidRPr="00E61FC3">
              <w:rPr>
                <w:noProof/>
              </w:rPr>
              <w:lastRenderedPageBreak/>
              <w:t>STT</w:t>
            </w:r>
          </w:p>
        </w:tc>
        <w:tc>
          <w:tcPr>
            <w:tcW w:w="2171" w:type="dxa"/>
          </w:tcPr>
          <w:p w14:paraId="0033719F" w14:textId="77777777" w:rsidR="00FF4A47" w:rsidRPr="00FF4A47" w:rsidRDefault="00FF4A47" w:rsidP="00276604">
            <w:pPr>
              <w:ind w:firstLine="0"/>
              <w:jc w:val="left"/>
              <w:rPr>
                <w:noProof/>
              </w:rPr>
            </w:pPr>
            <w:r>
              <w:rPr>
                <w:noProof/>
              </w:rPr>
              <w:t>Trạng thái</w:t>
            </w:r>
          </w:p>
        </w:tc>
        <w:tc>
          <w:tcPr>
            <w:tcW w:w="2779" w:type="dxa"/>
          </w:tcPr>
          <w:p w14:paraId="509A9EA7" w14:textId="77777777" w:rsidR="00FF4A47" w:rsidRPr="00FF4A47" w:rsidRDefault="00FF4A47" w:rsidP="00276604">
            <w:pPr>
              <w:ind w:firstLine="0"/>
              <w:jc w:val="left"/>
              <w:rPr>
                <w:noProof/>
              </w:rPr>
            </w:pPr>
            <w:r>
              <w:rPr>
                <w:noProof/>
              </w:rPr>
              <w:t>Ý nghĩa</w:t>
            </w:r>
          </w:p>
        </w:tc>
        <w:tc>
          <w:tcPr>
            <w:tcW w:w="1890" w:type="dxa"/>
          </w:tcPr>
          <w:p w14:paraId="56C547DB" w14:textId="77777777" w:rsidR="00FF4A47" w:rsidRPr="00FF4A47" w:rsidRDefault="00FF4A47" w:rsidP="00276604">
            <w:pPr>
              <w:ind w:firstLine="0"/>
              <w:jc w:val="left"/>
              <w:rPr>
                <w:noProof/>
              </w:rPr>
            </w:pPr>
            <w:r>
              <w:rPr>
                <w:noProof/>
              </w:rPr>
              <w:t>Xử lý liên quan</w:t>
            </w:r>
          </w:p>
        </w:tc>
        <w:tc>
          <w:tcPr>
            <w:tcW w:w="1440" w:type="dxa"/>
          </w:tcPr>
          <w:p w14:paraId="696286F4" w14:textId="77777777" w:rsidR="00FF4A47" w:rsidRPr="00FF4A47" w:rsidRDefault="00FF4A47" w:rsidP="00276604">
            <w:pPr>
              <w:ind w:firstLine="0"/>
              <w:rPr>
                <w:noProof/>
              </w:rPr>
            </w:pPr>
            <w:r>
              <w:rPr>
                <w:noProof/>
              </w:rPr>
              <w:t>Ghi chú</w:t>
            </w:r>
          </w:p>
        </w:tc>
      </w:tr>
      <w:tr w:rsidR="00E61FC3" w14:paraId="3715A5C8" w14:textId="77777777" w:rsidTr="00627EF8">
        <w:tc>
          <w:tcPr>
            <w:tcW w:w="900" w:type="dxa"/>
          </w:tcPr>
          <w:p w14:paraId="4C703ACC" w14:textId="17162B3B" w:rsidR="00E61FC3" w:rsidRPr="00E61FC3" w:rsidRDefault="00E61FC3" w:rsidP="00E61FC3">
            <w:pPr>
              <w:ind w:firstLine="0"/>
              <w:jc w:val="center"/>
              <w:rPr>
                <w:noProof/>
                <w:lang w:val="vi-VN"/>
              </w:rPr>
            </w:pPr>
            <w:r w:rsidRPr="00E61FC3">
              <w:rPr>
                <w:noProof/>
              </w:rPr>
              <w:t>1</w:t>
            </w:r>
          </w:p>
        </w:tc>
        <w:tc>
          <w:tcPr>
            <w:tcW w:w="2171" w:type="dxa"/>
          </w:tcPr>
          <w:p w14:paraId="088C7868" w14:textId="488525F0" w:rsidR="00E61FC3" w:rsidRDefault="00E61FC3" w:rsidP="00E61FC3">
            <w:pPr>
              <w:ind w:firstLine="0"/>
              <w:jc w:val="left"/>
              <w:rPr>
                <w:noProof/>
                <w:lang w:val="vi-VN"/>
              </w:rPr>
            </w:pPr>
            <w:r>
              <w:rPr>
                <w:noProof/>
              </w:rPr>
              <w:t>Kiểm tra thông tin đăng nhập</w:t>
            </w:r>
          </w:p>
        </w:tc>
        <w:tc>
          <w:tcPr>
            <w:tcW w:w="2779" w:type="dxa"/>
          </w:tcPr>
          <w:p w14:paraId="0FF3EE86" w14:textId="370D482C" w:rsidR="00E61FC3" w:rsidRDefault="00E61FC3" w:rsidP="00E61FC3">
            <w:pPr>
              <w:ind w:firstLine="0"/>
              <w:jc w:val="left"/>
              <w:rPr>
                <w:noProof/>
                <w:lang w:val="vi-VN"/>
              </w:rPr>
            </w:pPr>
            <w:r>
              <w:rPr>
                <w:noProof/>
              </w:rPr>
              <w:t>Kiểm tra thông tin tài khoản có hợp lệ hay không</w:t>
            </w:r>
          </w:p>
        </w:tc>
        <w:tc>
          <w:tcPr>
            <w:tcW w:w="1890" w:type="dxa"/>
          </w:tcPr>
          <w:p w14:paraId="1C123BC3" w14:textId="77777777" w:rsidR="00E61FC3" w:rsidRDefault="00E61FC3" w:rsidP="00E61FC3">
            <w:pPr>
              <w:ind w:firstLine="0"/>
              <w:jc w:val="left"/>
              <w:rPr>
                <w:noProof/>
                <w:lang w:val="vi-VN"/>
              </w:rPr>
            </w:pPr>
          </w:p>
        </w:tc>
        <w:tc>
          <w:tcPr>
            <w:tcW w:w="1440" w:type="dxa"/>
          </w:tcPr>
          <w:p w14:paraId="028B5A58" w14:textId="77777777" w:rsidR="00E61FC3" w:rsidRDefault="00E61FC3" w:rsidP="00E61FC3">
            <w:pPr>
              <w:ind w:firstLine="0"/>
              <w:rPr>
                <w:noProof/>
                <w:lang w:val="vi-VN"/>
              </w:rPr>
            </w:pPr>
          </w:p>
        </w:tc>
      </w:tr>
      <w:tr w:rsidR="00E61FC3" w14:paraId="14A89793" w14:textId="77777777" w:rsidTr="00627EF8">
        <w:tc>
          <w:tcPr>
            <w:tcW w:w="900" w:type="dxa"/>
          </w:tcPr>
          <w:p w14:paraId="057A8071" w14:textId="13968D9D" w:rsidR="00E61FC3" w:rsidRPr="00E61FC3" w:rsidRDefault="00E61FC3" w:rsidP="00E61FC3">
            <w:pPr>
              <w:ind w:firstLine="0"/>
              <w:jc w:val="center"/>
              <w:rPr>
                <w:noProof/>
                <w:lang w:val="vi-VN"/>
              </w:rPr>
            </w:pPr>
            <w:r w:rsidRPr="00E61FC3">
              <w:rPr>
                <w:noProof/>
              </w:rPr>
              <w:t>2</w:t>
            </w:r>
          </w:p>
        </w:tc>
        <w:tc>
          <w:tcPr>
            <w:tcW w:w="2171" w:type="dxa"/>
          </w:tcPr>
          <w:p w14:paraId="479E2D04" w14:textId="11C37A68" w:rsidR="00E61FC3" w:rsidRDefault="00E61FC3" w:rsidP="00E61FC3">
            <w:pPr>
              <w:ind w:firstLine="0"/>
              <w:jc w:val="left"/>
              <w:rPr>
                <w:noProof/>
                <w:lang w:val="vi-VN"/>
              </w:rPr>
            </w:pPr>
            <w:r>
              <w:rPr>
                <w:noProof/>
              </w:rPr>
              <w:t>Xác nhận đăng nhập</w:t>
            </w:r>
          </w:p>
        </w:tc>
        <w:tc>
          <w:tcPr>
            <w:tcW w:w="2779" w:type="dxa"/>
          </w:tcPr>
          <w:p w14:paraId="1A31D49D" w14:textId="133BAE5E" w:rsidR="00E61FC3" w:rsidRDefault="00E61FC3" w:rsidP="00E61FC3">
            <w:pPr>
              <w:ind w:firstLine="0"/>
              <w:jc w:val="left"/>
              <w:rPr>
                <w:noProof/>
                <w:lang w:val="vi-VN"/>
              </w:rPr>
            </w:pPr>
            <w:r>
              <w:rPr>
                <w:noProof/>
              </w:rPr>
              <w:t>Nếu thông tin hợp lệ thì xác nhận đăng nhập thành công</w:t>
            </w:r>
          </w:p>
        </w:tc>
        <w:tc>
          <w:tcPr>
            <w:tcW w:w="1890" w:type="dxa"/>
          </w:tcPr>
          <w:p w14:paraId="04B63C91" w14:textId="739D03AB" w:rsidR="00E61FC3" w:rsidRDefault="00E61FC3" w:rsidP="00E61FC3">
            <w:pPr>
              <w:ind w:firstLine="0"/>
              <w:jc w:val="left"/>
              <w:rPr>
                <w:noProof/>
                <w:lang w:val="vi-VN"/>
              </w:rPr>
            </w:pPr>
            <w:r>
              <w:rPr>
                <w:noProof/>
              </w:rPr>
              <w:t>Kiểm tra vai trò tài khoản</w:t>
            </w:r>
          </w:p>
        </w:tc>
        <w:tc>
          <w:tcPr>
            <w:tcW w:w="1440" w:type="dxa"/>
          </w:tcPr>
          <w:p w14:paraId="5E3E3C9F" w14:textId="77777777" w:rsidR="00E61FC3" w:rsidRDefault="00E61FC3" w:rsidP="00E61FC3">
            <w:pPr>
              <w:ind w:firstLine="0"/>
              <w:rPr>
                <w:noProof/>
                <w:lang w:val="vi-VN"/>
              </w:rPr>
            </w:pPr>
          </w:p>
        </w:tc>
      </w:tr>
      <w:tr w:rsidR="00E61FC3" w14:paraId="3480BAFE" w14:textId="77777777" w:rsidTr="00627EF8">
        <w:tc>
          <w:tcPr>
            <w:tcW w:w="900" w:type="dxa"/>
          </w:tcPr>
          <w:p w14:paraId="7EC16C1F" w14:textId="49926E2D" w:rsidR="00E61FC3" w:rsidRPr="00E61FC3" w:rsidRDefault="00E61FC3" w:rsidP="00E61FC3">
            <w:pPr>
              <w:ind w:firstLine="0"/>
              <w:jc w:val="center"/>
              <w:rPr>
                <w:noProof/>
              </w:rPr>
            </w:pPr>
            <w:r>
              <w:rPr>
                <w:noProof/>
              </w:rPr>
              <w:t>3</w:t>
            </w:r>
          </w:p>
        </w:tc>
        <w:tc>
          <w:tcPr>
            <w:tcW w:w="2171" w:type="dxa"/>
          </w:tcPr>
          <w:p w14:paraId="5D5DD8C5" w14:textId="6F02385F" w:rsidR="00E61FC3" w:rsidRDefault="00E61FC3" w:rsidP="00E61FC3">
            <w:pPr>
              <w:ind w:firstLine="0"/>
              <w:jc w:val="left"/>
              <w:rPr>
                <w:noProof/>
              </w:rPr>
            </w:pPr>
            <w:r>
              <w:rPr>
                <w:noProof/>
              </w:rPr>
              <w:t>Quản lý thuốc</w:t>
            </w:r>
          </w:p>
        </w:tc>
        <w:tc>
          <w:tcPr>
            <w:tcW w:w="2779" w:type="dxa"/>
          </w:tcPr>
          <w:p w14:paraId="7451F2FA" w14:textId="02027B03" w:rsidR="00E61FC3" w:rsidRDefault="00C76D90" w:rsidP="00E61FC3">
            <w:pPr>
              <w:ind w:firstLine="0"/>
              <w:jc w:val="left"/>
              <w:rPr>
                <w:noProof/>
              </w:rPr>
            </w:pPr>
            <w:r>
              <w:rPr>
                <w:noProof/>
              </w:rPr>
              <w:t>Chức năng quản lý thuốc</w:t>
            </w:r>
          </w:p>
        </w:tc>
        <w:tc>
          <w:tcPr>
            <w:tcW w:w="1890" w:type="dxa"/>
          </w:tcPr>
          <w:p w14:paraId="06E352DD" w14:textId="77777777" w:rsidR="00E61FC3" w:rsidRDefault="00E61FC3" w:rsidP="00E61FC3">
            <w:pPr>
              <w:ind w:firstLine="0"/>
              <w:jc w:val="left"/>
              <w:rPr>
                <w:noProof/>
              </w:rPr>
            </w:pPr>
          </w:p>
        </w:tc>
        <w:tc>
          <w:tcPr>
            <w:tcW w:w="1440" w:type="dxa"/>
          </w:tcPr>
          <w:p w14:paraId="59EEAD71" w14:textId="77777777" w:rsidR="00E61FC3" w:rsidRDefault="00E61FC3" w:rsidP="00E61FC3">
            <w:pPr>
              <w:ind w:firstLine="0"/>
              <w:rPr>
                <w:noProof/>
                <w:lang w:val="vi-VN"/>
              </w:rPr>
            </w:pPr>
          </w:p>
        </w:tc>
      </w:tr>
      <w:tr w:rsidR="00E61FC3" w14:paraId="51C799CB" w14:textId="77777777" w:rsidTr="00627EF8">
        <w:tc>
          <w:tcPr>
            <w:tcW w:w="900" w:type="dxa"/>
          </w:tcPr>
          <w:p w14:paraId="70C03B45" w14:textId="11998E44" w:rsidR="00E61FC3" w:rsidRPr="00E61FC3" w:rsidRDefault="00E61FC3" w:rsidP="00E61FC3">
            <w:pPr>
              <w:ind w:firstLine="0"/>
              <w:jc w:val="center"/>
              <w:rPr>
                <w:noProof/>
              </w:rPr>
            </w:pPr>
            <w:r>
              <w:rPr>
                <w:noProof/>
              </w:rPr>
              <w:t>4</w:t>
            </w:r>
          </w:p>
        </w:tc>
        <w:tc>
          <w:tcPr>
            <w:tcW w:w="2171" w:type="dxa"/>
          </w:tcPr>
          <w:p w14:paraId="19AEB4F7" w14:textId="347F2DF3" w:rsidR="00E61FC3" w:rsidRDefault="00E61FC3" w:rsidP="00E61FC3">
            <w:pPr>
              <w:ind w:firstLine="0"/>
              <w:jc w:val="left"/>
              <w:rPr>
                <w:noProof/>
              </w:rPr>
            </w:pPr>
            <w:r>
              <w:rPr>
                <w:noProof/>
              </w:rPr>
              <w:t>Nhập thông tin thuốc mới</w:t>
            </w:r>
          </w:p>
        </w:tc>
        <w:tc>
          <w:tcPr>
            <w:tcW w:w="2779" w:type="dxa"/>
          </w:tcPr>
          <w:p w14:paraId="5E61149C" w14:textId="6F3EA8E5" w:rsidR="00E61FC3" w:rsidRDefault="00C76D90" w:rsidP="00E61FC3">
            <w:pPr>
              <w:ind w:firstLine="0"/>
              <w:jc w:val="left"/>
              <w:rPr>
                <w:noProof/>
              </w:rPr>
            </w:pPr>
            <w:r>
              <w:rPr>
                <w:noProof/>
              </w:rPr>
              <w:t>Nhập thông tin thuốc mới</w:t>
            </w:r>
          </w:p>
        </w:tc>
        <w:tc>
          <w:tcPr>
            <w:tcW w:w="1890" w:type="dxa"/>
          </w:tcPr>
          <w:p w14:paraId="4D609D4E" w14:textId="77777777" w:rsidR="00E61FC3" w:rsidRDefault="00E61FC3" w:rsidP="00E61FC3">
            <w:pPr>
              <w:ind w:firstLine="0"/>
              <w:jc w:val="left"/>
              <w:rPr>
                <w:noProof/>
              </w:rPr>
            </w:pPr>
          </w:p>
        </w:tc>
        <w:tc>
          <w:tcPr>
            <w:tcW w:w="1440" w:type="dxa"/>
          </w:tcPr>
          <w:p w14:paraId="0E7FA41D" w14:textId="77777777" w:rsidR="00E61FC3" w:rsidRDefault="00E61FC3" w:rsidP="00E61FC3">
            <w:pPr>
              <w:ind w:firstLine="0"/>
              <w:rPr>
                <w:noProof/>
                <w:lang w:val="vi-VN"/>
              </w:rPr>
            </w:pPr>
          </w:p>
        </w:tc>
      </w:tr>
      <w:tr w:rsidR="00E61FC3" w14:paraId="31F9D64C" w14:textId="77777777" w:rsidTr="00627EF8">
        <w:tc>
          <w:tcPr>
            <w:tcW w:w="900" w:type="dxa"/>
          </w:tcPr>
          <w:p w14:paraId="07DD86CD" w14:textId="4AF378FB" w:rsidR="00E61FC3" w:rsidRPr="00E61FC3" w:rsidRDefault="00E61FC3" w:rsidP="00E61FC3">
            <w:pPr>
              <w:ind w:firstLine="0"/>
              <w:jc w:val="center"/>
              <w:rPr>
                <w:noProof/>
              </w:rPr>
            </w:pPr>
            <w:r>
              <w:rPr>
                <w:noProof/>
              </w:rPr>
              <w:t>5</w:t>
            </w:r>
          </w:p>
        </w:tc>
        <w:tc>
          <w:tcPr>
            <w:tcW w:w="2171" w:type="dxa"/>
          </w:tcPr>
          <w:p w14:paraId="588928C8" w14:textId="30839003" w:rsidR="00E61FC3" w:rsidRDefault="00E61FC3" w:rsidP="00E61FC3">
            <w:pPr>
              <w:ind w:firstLine="0"/>
              <w:jc w:val="left"/>
              <w:rPr>
                <w:noProof/>
              </w:rPr>
            </w:pPr>
            <w:r>
              <w:rPr>
                <w:noProof/>
              </w:rPr>
              <w:t>Xác nhận thêm thuốc thành công</w:t>
            </w:r>
          </w:p>
        </w:tc>
        <w:tc>
          <w:tcPr>
            <w:tcW w:w="2779" w:type="dxa"/>
          </w:tcPr>
          <w:p w14:paraId="20EE7758" w14:textId="5F8EDBD5" w:rsidR="00E61FC3" w:rsidRDefault="00C76D90" w:rsidP="00E61FC3">
            <w:pPr>
              <w:ind w:firstLine="0"/>
              <w:jc w:val="left"/>
              <w:rPr>
                <w:noProof/>
              </w:rPr>
            </w:pPr>
            <w:r>
              <w:rPr>
                <w:noProof/>
              </w:rPr>
              <w:t>Nếu kiểm tra thông tin hợp lệ thì thông báo thành công</w:t>
            </w:r>
          </w:p>
        </w:tc>
        <w:tc>
          <w:tcPr>
            <w:tcW w:w="1890" w:type="dxa"/>
          </w:tcPr>
          <w:p w14:paraId="77653A04" w14:textId="40ABF181" w:rsidR="00E61FC3" w:rsidRDefault="00C76D90" w:rsidP="00E61FC3">
            <w:pPr>
              <w:ind w:firstLine="0"/>
              <w:jc w:val="left"/>
              <w:rPr>
                <w:noProof/>
              </w:rPr>
            </w:pPr>
            <w:r>
              <w:rPr>
                <w:noProof/>
              </w:rPr>
              <w:t>Cập nhật dữ liệu thuốc</w:t>
            </w:r>
          </w:p>
        </w:tc>
        <w:tc>
          <w:tcPr>
            <w:tcW w:w="1440" w:type="dxa"/>
          </w:tcPr>
          <w:p w14:paraId="016F9D80" w14:textId="77777777" w:rsidR="00E61FC3" w:rsidRDefault="00E61FC3" w:rsidP="00E61FC3">
            <w:pPr>
              <w:ind w:firstLine="0"/>
              <w:rPr>
                <w:noProof/>
                <w:lang w:val="vi-VN"/>
              </w:rPr>
            </w:pPr>
          </w:p>
        </w:tc>
      </w:tr>
      <w:tr w:rsidR="00E61FC3" w14:paraId="6E1A53C8" w14:textId="77777777" w:rsidTr="00627EF8">
        <w:tc>
          <w:tcPr>
            <w:tcW w:w="900" w:type="dxa"/>
          </w:tcPr>
          <w:p w14:paraId="1470925A" w14:textId="79750A73" w:rsidR="00E61FC3" w:rsidRPr="00E61FC3" w:rsidRDefault="00E61FC3" w:rsidP="00E61FC3">
            <w:pPr>
              <w:ind w:firstLine="0"/>
              <w:jc w:val="center"/>
              <w:rPr>
                <w:noProof/>
              </w:rPr>
            </w:pPr>
            <w:r>
              <w:rPr>
                <w:noProof/>
              </w:rPr>
              <w:t>6</w:t>
            </w:r>
          </w:p>
        </w:tc>
        <w:tc>
          <w:tcPr>
            <w:tcW w:w="2171" w:type="dxa"/>
          </w:tcPr>
          <w:p w14:paraId="3DAB3048" w14:textId="2138EAA4" w:rsidR="00E61FC3" w:rsidRDefault="00E61FC3" w:rsidP="00E61FC3">
            <w:pPr>
              <w:ind w:firstLine="0"/>
              <w:jc w:val="left"/>
              <w:rPr>
                <w:noProof/>
              </w:rPr>
            </w:pPr>
            <w:r>
              <w:rPr>
                <w:noProof/>
              </w:rPr>
              <w:t>Chọn trường thuốc cần sửa</w:t>
            </w:r>
          </w:p>
        </w:tc>
        <w:tc>
          <w:tcPr>
            <w:tcW w:w="2779" w:type="dxa"/>
          </w:tcPr>
          <w:p w14:paraId="6B680CBA" w14:textId="52AC7EC6" w:rsidR="00E61FC3" w:rsidRDefault="00C76D90" w:rsidP="00E61FC3">
            <w:pPr>
              <w:ind w:firstLine="0"/>
              <w:jc w:val="left"/>
              <w:rPr>
                <w:noProof/>
              </w:rPr>
            </w:pPr>
            <w:r>
              <w:rPr>
                <w:noProof/>
              </w:rPr>
              <w:t>Chọn trường thuốc cần sửa</w:t>
            </w:r>
          </w:p>
        </w:tc>
        <w:tc>
          <w:tcPr>
            <w:tcW w:w="1890" w:type="dxa"/>
          </w:tcPr>
          <w:p w14:paraId="11BD1BDB" w14:textId="77777777" w:rsidR="00E61FC3" w:rsidRDefault="00E61FC3" w:rsidP="00E61FC3">
            <w:pPr>
              <w:ind w:firstLine="0"/>
              <w:jc w:val="left"/>
              <w:rPr>
                <w:noProof/>
              </w:rPr>
            </w:pPr>
          </w:p>
        </w:tc>
        <w:tc>
          <w:tcPr>
            <w:tcW w:w="1440" w:type="dxa"/>
          </w:tcPr>
          <w:p w14:paraId="1EE263C6" w14:textId="77777777" w:rsidR="00E61FC3" w:rsidRDefault="00E61FC3" w:rsidP="00E61FC3">
            <w:pPr>
              <w:ind w:firstLine="0"/>
              <w:rPr>
                <w:noProof/>
                <w:lang w:val="vi-VN"/>
              </w:rPr>
            </w:pPr>
          </w:p>
        </w:tc>
      </w:tr>
      <w:tr w:rsidR="00E61FC3" w14:paraId="0A04C08B" w14:textId="77777777" w:rsidTr="00627EF8">
        <w:tc>
          <w:tcPr>
            <w:tcW w:w="900" w:type="dxa"/>
          </w:tcPr>
          <w:p w14:paraId="7F617510" w14:textId="1A1ED2BE" w:rsidR="00E61FC3" w:rsidRPr="00E61FC3" w:rsidRDefault="00E61FC3" w:rsidP="00E61FC3">
            <w:pPr>
              <w:ind w:firstLine="0"/>
              <w:jc w:val="center"/>
              <w:rPr>
                <w:noProof/>
              </w:rPr>
            </w:pPr>
            <w:r>
              <w:rPr>
                <w:noProof/>
              </w:rPr>
              <w:t>7</w:t>
            </w:r>
          </w:p>
        </w:tc>
        <w:tc>
          <w:tcPr>
            <w:tcW w:w="2171" w:type="dxa"/>
          </w:tcPr>
          <w:p w14:paraId="58D4D2A2" w14:textId="0FFD8922" w:rsidR="00E61FC3" w:rsidRDefault="00E61FC3" w:rsidP="00E61FC3">
            <w:pPr>
              <w:ind w:firstLine="0"/>
              <w:jc w:val="left"/>
              <w:rPr>
                <w:noProof/>
              </w:rPr>
            </w:pPr>
            <w:r>
              <w:rPr>
                <w:noProof/>
              </w:rPr>
              <w:t>Nhập nội dung cần sửa</w:t>
            </w:r>
          </w:p>
        </w:tc>
        <w:tc>
          <w:tcPr>
            <w:tcW w:w="2779" w:type="dxa"/>
          </w:tcPr>
          <w:p w14:paraId="77A17960" w14:textId="12AFA1A2" w:rsidR="00E61FC3" w:rsidRDefault="00E61FC3" w:rsidP="00E61FC3">
            <w:pPr>
              <w:ind w:firstLine="0"/>
              <w:jc w:val="left"/>
              <w:rPr>
                <w:noProof/>
              </w:rPr>
            </w:pPr>
            <w:r>
              <w:rPr>
                <w:noProof/>
              </w:rPr>
              <w:t>Nhập nối dung cần sửa</w:t>
            </w:r>
          </w:p>
        </w:tc>
        <w:tc>
          <w:tcPr>
            <w:tcW w:w="1890" w:type="dxa"/>
          </w:tcPr>
          <w:p w14:paraId="08BA40A1" w14:textId="77777777" w:rsidR="00E61FC3" w:rsidRDefault="00E61FC3" w:rsidP="00E61FC3">
            <w:pPr>
              <w:ind w:firstLine="0"/>
              <w:jc w:val="left"/>
              <w:rPr>
                <w:noProof/>
              </w:rPr>
            </w:pPr>
          </w:p>
        </w:tc>
        <w:tc>
          <w:tcPr>
            <w:tcW w:w="1440" w:type="dxa"/>
          </w:tcPr>
          <w:p w14:paraId="6C4E1190" w14:textId="77777777" w:rsidR="00E61FC3" w:rsidRDefault="00E61FC3" w:rsidP="00E61FC3">
            <w:pPr>
              <w:ind w:firstLine="0"/>
              <w:rPr>
                <w:noProof/>
                <w:lang w:val="vi-VN"/>
              </w:rPr>
            </w:pPr>
          </w:p>
        </w:tc>
      </w:tr>
      <w:tr w:rsidR="00E61FC3" w14:paraId="20274C9C" w14:textId="77777777" w:rsidTr="00627EF8">
        <w:tc>
          <w:tcPr>
            <w:tcW w:w="900" w:type="dxa"/>
          </w:tcPr>
          <w:p w14:paraId="4A5A8736" w14:textId="2B878B55" w:rsidR="00E61FC3" w:rsidRPr="00E61FC3" w:rsidRDefault="00E61FC3" w:rsidP="00E61FC3">
            <w:pPr>
              <w:ind w:firstLine="0"/>
              <w:jc w:val="center"/>
              <w:rPr>
                <w:noProof/>
              </w:rPr>
            </w:pPr>
            <w:r>
              <w:rPr>
                <w:noProof/>
              </w:rPr>
              <w:t>8</w:t>
            </w:r>
          </w:p>
        </w:tc>
        <w:tc>
          <w:tcPr>
            <w:tcW w:w="2171" w:type="dxa"/>
          </w:tcPr>
          <w:p w14:paraId="0E01FF62" w14:textId="7F29C836" w:rsidR="00E61FC3" w:rsidRDefault="00E61FC3" w:rsidP="00E61FC3">
            <w:pPr>
              <w:ind w:firstLine="0"/>
              <w:jc w:val="left"/>
              <w:rPr>
                <w:noProof/>
              </w:rPr>
            </w:pPr>
            <w:r>
              <w:rPr>
                <w:noProof/>
              </w:rPr>
              <w:t>Xác nhận sửa thuốc</w:t>
            </w:r>
          </w:p>
        </w:tc>
        <w:tc>
          <w:tcPr>
            <w:tcW w:w="2779" w:type="dxa"/>
          </w:tcPr>
          <w:p w14:paraId="7DAF0121" w14:textId="254649FE" w:rsidR="00E61FC3" w:rsidRDefault="00E61FC3" w:rsidP="00E61FC3">
            <w:pPr>
              <w:ind w:firstLine="0"/>
              <w:jc w:val="left"/>
              <w:rPr>
                <w:noProof/>
              </w:rPr>
            </w:pPr>
            <w:r>
              <w:rPr>
                <w:noProof/>
              </w:rPr>
              <w:t>Nếu kiểm tra thông tin hợp lệ thì thông báo thành công</w:t>
            </w:r>
          </w:p>
        </w:tc>
        <w:tc>
          <w:tcPr>
            <w:tcW w:w="1890" w:type="dxa"/>
          </w:tcPr>
          <w:p w14:paraId="3DCB4779" w14:textId="457F66B7" w:rsidR="00E61FC3" w:rsidRDefault="00C76D90" w:rsidP="00E61FC3">
            <w:pPr>
              <w:ind w:firstLine="0"/>
              <w:jc w:val="left"/>
              <w:rPr>
                <w:noProof/>
              </w:rPr>
            </w:pPr>
            <w:r>
              <w:rPr>
                <w:noProof/>
              </w:rPr>
              <w:t>Cập nhật dữ liệu thuốc</w:t>
            </w:r>
          </w:p>
        </w:tc>
        <w:tc>
          <w:tcPr>
            <w:tcW w:w="1440" w:type="dxa"/>
          </w:tcPr>
          <w:p w14:paraId="3A81C9CB" w14:textId="77777777" w:rsidR="00E61FC3" w:rsidRDefault="00E61FC3" w:rsidP="00E61FC3">
            <w:pPr>
              <w:ind w:firstLine="0"/>
              <w:rPr>
                <w:noProof/>
                <w:lang w:val="vi-VN"/>
              </w:rPr>
            </w:pPr>
          </w:p>
        </w:tc>
      </w:tr>
    </w:tbl>
    <w:p w14:paraId="7159BB97" w14:textId="77777777" w:rsidR="00FF4A47" w:rsidRPr="00534549" w:rsidRDefault="00FF4A47" w:rsidP="00E956FD">
      <w:pPr>
        <w:rPr>
          <w:noProof/>
          <w:lang w:val="vi-VN"/>
        </w:rPr>
      </w:pPr>
    </w:p>
    <w:p w14:paraId="42130E9E" w14:textId="09A909C8" w:rsidR="00534549" w:rsidRPr="002E53E2" w:rsidRDefault="00534549" w:rsidP="00E956FD">
      <w:pPr>
        <w:rPr>
          <w:noProof/>
          <w:color w:val="5B9BD5" w:themeColor="accent1"/>
          <w:lang w:val="vi-VN"/>
        </w:rPr>
      </w:pPr>
      <w:r w:rsidRPr="002E53E2">
        <w:rPr>
          <w:noProof/>
          <w:color w:val="5B9BD5" w:themeColor="accent1"/>
          <w:lang w:val="vi-VN"/>
        </w:rPr>
        <w:t>2.6.3.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0DE957F8" w14:textId="77777777" w:rsidTr="00627EF8">
        <w:tc>
          <w:tcPr>
            <w:tcW w:w="900" w:type="dxa"/>
          </w:tcPr>
          <w:p w14:paraId="65AB8BB7" w14:textId="77777777" w:rsidR="00FF4A47" w:rsidRPr="00FF4A47" w:rsidRDefault="00FF4A47" w:rsidP="00276604">
            <w:pPr>
              <w:ind w:firstLine="0"/>
              <w:jc w:val="center"/>
              <w:rPr>
                <w:noProof/>
              </w:rPr>
            </w:pPr>
            <w:r>
              <w:rPr>
                <w:noProof/>
              </w:rPr>
              <w:t>STT</w:t>
            </w:r>
          </w:p>
        </w:tc>
        <w:tc>
          <w:tcPr>
            <w:tcW w:w="2171" w:type="dxa"/>
          </w:tcPr>
          <w:p w14:paraId="011BCC11" w14:textId="77777777" w:rsidR="00FF4A47" w:rsidRPr="00FF4A47" w:rsidRDefault="00FF4A47" w:rsidP="00276604">
            <w:pPr>
              <w:ind w:firstLine="0"/>
              <w:jc w:val="left"/>
              <w:rPr>
                <w:noProof/>
              </w:rPr>
            </w:pPr>
            <w:r>
              <w:rPr>
                <w:noProof/>
              </w:rPr>
              <w:t>Biến cố</w:t>
            </w:r>
          </w:p>
        </w:tc>
        <w:tc>
          <w:tcPr>
            <w:tcW w:w="2779" w:type="dxa"/>
          </w:tcPr>
          <w:p w14:paraId="227060D3" w14:textId="77777777" w:rsidR="00FF4A47" w:rsidRPr="00FF4A47" w:rsidRDefault="00FF4A47" w:rsidP="00276604">
            <w:pPr>
              <w:ind w:firstLine="0"/>
              <w:jc w:val="left"/>
              <w:rPr>
                <w:noProof/>
              </w:rPr>
            </w:pPr>
            <w:r>
              <w:rPr>
                <w:noProof/>
              </w:rPr>
              <w:t>Ý nghĩa</w:t>
            </w:r>
          </w:p>
        </w:tc>
        <w:tc>
          <w:tcPr>
            <w:tcW w:w="1890" w:type="dxa"/>
          </w:tcPr>
          <w:p w14:paraId="4C3F3E6B" w14:textId="77777777" w:rsidR="00FF4A47" w:rsidRPr="00FF4A47" w:rsidRDefault="00FF4A47" w:rsidP="00276604">
            <w:pPr>
              <w:ind w:firstLine="0"/>
              <w:jc w:val="left"/>
              <w:rPr>
                <w:noProof/>
              </w:rPr>
            </w:pPr>
            <w:r>
              <w:rPr>
                <w:noProof/>
              </w:rPr>
              <w:t>Xử lý liên quan</w:t>
            </w:r>
          </w:p>
        </w:tc>
        <w:tc>
          <w:tcPr>
            <w:tcW w:w="1440" w:type="dxa"/>
          </w:tcPr>
          <w:p w14:paraId="314A63F4" w14:textId="77777777" w:rsidR="00FF4A47" w:rsidRPr="00FF4A47" w:rsidRDefault="00FF4A47" w:rsidP="00276604">
            <w:pPr>
              <w:ind w:firstLine="0"/>
              <w:rPr>
                <w:noProof/>
              </w:rPr>
            </w:pPr>
            <w:r>
              <w:rPr>
                <w:noProof/>
              </w:rPr>
              <w:t>Ghi chú</w:t>
            </w:r>
          </w:p>
        </w:tc>
      </w:tr>
      <w:tr w:rsidR="00C76D90" w14:paraId="2EB39389" w14:textId="77777777" w:rsidTr="00627EF8">
        <w:tc>
          <w:tcPr>
            <w:tcW w:w="900" w:type="dxa"/>
          </w:tcPr>
          <w:p w14:paraId="4BE06DC8" w14:textId="1056A5EB" w:rsidR="00C76D90" w:rsidRDefault="00C76D90" w:rsidP="00C76D90">
            <w:pPr>
              <w:ind w:firstLine="0"/>
              <w:rPr>
                <w:noProof/>
                <w:lang w:val="vi-VN"/>
              </w:rPr>
            </w:pPr>
            <w:r>
              <w:rPr>
                <w:noProof/>
              </w:rPr>
              <w:t>1</w:t>
            </w:r>
          </w:p>
        </w:tc>
        <w:tc>
          <w:tcPr>
            <w:tcW w:w="2171" w:type="dxa"/>
          </w:tcPr>
          <w:p w14:paraId="7BE05D55" w14:textId="6727DD0B" w:rsidR="00C76D90" w:rsidRDefault="00C76D90" w:rsidP="00C76D90">
            <w:pPr>
              <w:ind w:firstLine="0"/>
              <w:jc w:val="left"/>
              <w:rPr>
                <w:noProof/>
                <w:lang w:val="vi-VN"/>
              </w:rPr>
            </w:pPr>
            <w:r>
              <w:rPr>
                <w:noProof/>
              </w:rPr>
              <w:t>Khởi tạo trường trống</w:t>
            </w:r>
          </w:p>
        </w:tc>
        <w:tc>
          <w:tcPr>
            <w:tcW w:w="2779" w:type="dxa"/>
          </w:tcPr>
          <w:p w14:paraId="69697140" w14:textId="7F57E36E" w:rsidR="00C76D90" w:rsidRDefault="00C76D90" w:rsidP="00C76D90">
            <w:pPr>
              <w:ind w:firstLine="0"/>
              <w:jc w:val="left"/>
              <w:rPr>
                <w:noProof/>
                <w:lang w:val="vi-VN"/>
              </w:rPr>
            </w:pPr>
            <w:r>
              <w:rPr>
                <w:noProof/>
              </w:rPr>
              <w:t>Khởi tạo trường trống trước khi nhập mới</w:t>
            </w:r>
          </w:p>
        </w:tc>
        <w:tc>
          <w:tcPr>
            <w:tcW w:w="1890" w:type="dxa"/>
          </w:tcPr>
          <w:p w14:paraId="0D2A8955" w14:textId="77777777" w:rsidR="00C76D90" w:rsidRDefault="00C76D90" w:rsidP="00C76D90">
            <w:pPr>
              <w:ind w:firstLine="0"/>
              <w:jc w:val="left"/>
              <w:rPr>
                <w:noProof/>
                <w:lang w:val="vi-VN"/>
              </w:rPr>
            </w:pPr>
          </w:p>
        </w:tc>
        <w:tc>
          <w:tcPr>
            <w:tcW w:w="1440" w:type="dxa"/>
          </w:tcPr>
          <w:p w14:paraId="33E336A1" w14:textId="77777777" w:rsidR="00C76D90" w:rsidRDefault="00C76D90" w:rsidP="00C76D90">
            <w:pPr>
              <w:ind w:firstLine="0"/>
              <w:rPr>
                <w:noProof/>
                <w:lang w:val="vi-VN"/>
              </w:rPr>
            </w:pPr>
          </w:p>
        </w:tc>
      </w:tr>
      <w:tr w:rsidR="00C76D90" w14:paraId="6E5A5C5A" w14:textId="77777777" w:rsidTr="00627EF8">
        <w:tc>
          <w:tcPr>
            <w:tcW w:w="900" w:type="dxa"/>
          </w:tcPr>
          <w:p w14:paraId="34223446" w14:textId="69BCFD80" w:rsidR="00C76D90" w:rsidRDefault="00C76D90" w:rsidP="00C76D90">
            <w:pPr>
              <w:ind w:firstLine="0"/>
              <w:rPr>
                <w:noProof/>
                <w:lang w:val="vi-VN"/>
              </w:rPr>
            </w:pPr>
            <w:r>
              <w:rPr>
                <w:noProof/>
              </w:rPr>
              <w:t>2</w:t>
            </w:r>
          </w:p>
        </w:tc>
        <w:tc>
          <w:tcPr>
            <w:tcW w:w="2171" w:type="dxa"/>
          </w:tcPr>
          <w:p w14:paraId="1F3C35A7" w14:textId="12561229" w:rsidR="00C76D90" w:rsidRDefault="00C76D90" w:rsidP="00C76D90">
            <w:pPr>
              <w:ind w:firstLine="0"/>
              <w:jc w:val="left"/>
              <w:rPr>
                <w:noProof/>
                <w:lang w:val="vi-VN"/>
              </w:rPr>
            </w:pPr>
            <w:r>
              <w:rPr>
                <w:noProof/>
              </w:rPr>
              <w:t xml:space="preserve">Edit </w:t>
            </w:r>
          </w:p>
        </w:tc>
        <w:tc>
          <w:tcPr>
            <w:tcW w:w="2779" w:type="dxa"/>
          </w:tcPr>
          <w:p w14:paraId="63E30170" w14:textId="0B036FA3" w:rsidR="00C76D90" w:rsidRDefault="00C76D90" w:rsidP="00C76D90">
            <w:pPr>
              <w:ind w:firstLine="0"/>
              <w:jc w:val="left"/>
              <w:rPr>
                <w:noProof/>
                <w:lang w:val="vi-VN"/>
              </w:rPr>
            </w:pPr>
            <w:r>
              <w:rPr>
                <w:noProof/>
              </w:rPr>
              <w:t>Cập nhật dữ liệu mới</w:t>
            </w:r>
          </w:p>
        </w:tc>
        <w:tc>
          <w:tcPr>
            <w:tcW w:w="1890" w:type="dxa"/>
          </w:tcPr>
          <w:p w14:paraId="16BB0141" w14:textId="77777777" w:rsidR="00C76D90" w:rsidRDefault="00C76D90" w:rsidP="00C76D90">
            <w:pPr>
              <w:ind w:firstLine="0"/>
              <w:jc w:val="left"/>
              <w:rPr>
                <w:noProof/>
                <w:lang w:val="vi-VN"/>
              </w:rPr>
            </w:pPr>
          </w:p>
        </w:tc>
        <w:tc>
          <w:tcPr>
            <w:tcW w:w="1440" w:type="dxa"/>
          </w:tcPr>
          <w:p w14:paraId="1F2BCCBE" w14:textId="77777777" w:rsidR="00C76D90" w:rsidRDefault="00C76D90" w:rsidP="00C76D90">
            <w:pPr>
              <w:ind w:firstLine="0"/>
              <w:rPr>
                <w:noProof/>
                <w:lang w:val="vi-VN"/>
              </w:rPr>
            </w:pPr>
          </w:p>
        </w:tc>
      </w:tr>
    </w:tbl>
    <w:p w14:paraId="34E8E525" w14:textId="7F0D942E" w:rsidR="00FF4A47" w:rsidRDefault="00FF4A47" w:rsidP="00E956FD">
      <w:pPr>
        <w:rPr>
          <w:noProof/>
          <w:lang w:val="vi-VN"/>
        </w:rPr>
      </w:pPr>
    </w:p>
    <w:p w14:paraId="46FAAA43" w14:textId="678B65B5" w:rsidR="00627EF8" w:rsidRDefault="00627EF8" w:rsidP="00E956FD">
      <w:pPr>
        <w:rPr>
          <w:noProof/>
          <w:lang w:val="vi-VN"/>
        </w:rPr>
      </w:pPr>
    </w:p>
    <w:p w14:paraId="69C9D0A7" w14:textId="77777777" w:rsidR="00627EF8" w:rsidRPr="00534549" w:rsidRDefault="00627EF8" w:rsidP="00E956FD">
      <w:pPr>
        <w:rPr>
          <w:noProof/>
          <w:lang w:val="vi-VN"/>
        </w:rPr>
      </w:pPr>
    </w:p>
    <w:p w14:paraId="0F55555B" w14:textId="2B5D3CA2" w:rsidR="00454741" w:rsidRPr="00534549" w:rsidRDefault="00454741" w:rsidP="00454741">
      <w:pPr>
        <w:pStyle w:val="Heading3"/>
        <w:rPr>
          <w:noProof/>
          <w:lang w:val="vi-VN"/>
        </w:rPr>
      </w:pPr>
      <w:bookmarkStart w:id="107" w:name="_Toc534701654"/>
      <w:r w:rsidRPr="00534549">
        <w:rPr>
          <w:noProof/>
          <w:lang w:val="vi-VN"/>
        </w:rPr>
        <w:t>Lập hóa đơn thanh toán</w:t>
      </w:r>
      <w:bookmarkEnd w:id="107"/>
    </w:p>
    <w:p w14:paraId="32EBDA1C" w14:textId="374D99CB" w:rsidR="00534549" w:rsidRPr="002E53E2" w:rsidRDefault="00534549" w:rsidP="00534549">
      <w:pPr>
        <w:rPr>
          <w:noProof/>
          <w:color w:val="5B9BD5" w:themeColor="accent1"/>
          <w:lang w:val="vi-VN"/>
        </w:rPr>
      </w:pPr>
      <w:r w:rsidRPr="002E53E2">
        <w:rPr>
          <w:noProof/>
          <w:color w:val="5B9BD5" w:themeColor="accent1"/>
          <w:lang w:val="vi-VN"/>
        </w:rPr>
        <w:t>2.7.1. Sơ đồ trạng thái</w:t>
      </w:r>
    </w:p>
    <w:p w14:paraId="25ADCF5B" w14:textId="3711DDE2" w:rsidR="00E956FD" w:rsidRPr="00534549" w:rsidRDefault="00E956FD" w:rsidP="00E956FD">
      <w:pPr>
        <w:rPr>
          <w:noProof/>
          <w:lang w:val="vi-VN"/>
        </w:rPr>
      </w:pPr>
      <w:r w:rsidRPr="00534549">
        <w:rPr>
          <w:noProof/>
          <w:lang w:val="vi-VN"/>
        </w:rPr>
        <w:lastRenderedPageBreak/>
        <w:drawing>
          <wp:inline distT="0" distB="0" distL="0" distR="0" wp14:anchorId="57AFDA9B" wp14:editId="249DFDF5">
            <wp:extent cx="5731510" cy="3778250"/>
            <wp:effectExtent l="0" t="0" r="2540" b="0"/>
            <wp:docPr id="16" name="Hình ảnh 1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ập hóa đơn thanh toá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14:paraId="4379F879" w14:textId="5485ABE5" w:rsidR="00534549" w:rsidRPr="002E53E2" w:rsidRDefault="00534549" w:rsidP="00E956FD">
      <w:pPr>
        <w:rPr>
          <w:noProof/>
          <w:color w:val="5B9BD5" w:themeColor="accent1"/>
          <w:lang w:val="vi-VN"/>
        </w:rPr>
      </w:pPr>
      <w:r w:rsidRPr="002E53E2">
        <w:rPr>
          <w:noProof/>
          <w:color w:val="5B9BD5" w:themeColor="accent1"/>
          <w:lang w:val="vi-VN"/>
        </w:rPr>
        <w:t>2.7.2. Bảng mô tả các trạng thái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64561076" w14:textId="77777777" w:rsidTr="00627EF8">
        <w:tc>
          <w:tcPr>
            <w:tcW w:w="900" w:type="dxa"/>
          </w:tcPr>
          <w:p w14:paraId="1DBEFB54" w14:textId="77777777" w:rsidR="00FF4A47" w:rsidRPr="00FF4A47" w:rsidRDefault="00FF4A47" w:rsidP="00C76D90">
            <w:pPr>
              <w:ind w:firstLine="0"/>
              <w:jc w:val="center"/>
              <w:rPr>
                <w:noProof/>
              </w:rPr>
            </w:pPr>
            <w:r>
              <w:rPr>
                <w:noProof/>
              </w:rPr>
              <w:t>STT</w:t>
            </w:r>
          </w:p>
        </w:tc>
        <w:tc>
          <w:tcPr>
            <w:tcW w:w="2171" w:type="dxa"/>
          </w:tcPr>
          <w:p w14:paraId="42BC91A5" w14:textId="77777777" w:rsidR="00FF4A47" w:rsidRPr="00FF4A47" w:rsidRDefault="00FF4A47" w:rsidP="00276604">
            <w:pPr>
              <w:ind w:firstLine="0"/>
              <w:jc w:val="left"/>
              <w:rPr>
                <w:noProof/>
              </w:rPr>
            </w:pPr>
            <w:r>
              <w:rPr>
                <w:noProof/>
              </w:rPr>
              <w:t>Trạng thái</w:t>
            </w:r>
          </w:p>
        </w:tc>
        <w:tc>
          <w:tcPr>
            <w:tcW w:w="2779" w:type="dxa"/>
          </w:tcPr>
          <w:p w14:paraId="572C2F65" w14:textId="77777777" w:rsidR="00FF4A47" w:rsidRPr="00FF4A47" w:rsidRDefault="00FF4A47" w:rsidP="00276604">
            <w:pPr>
              <w:ind w:firstLine="0"/>
              <w:jc w:val="left"/>
              <w:rPr>
                <w:noProof/>
              </w:rPr>
            </w:pPr>
            <w:r>
              <w:rPr>
                <w:noProof/>
              </w:rPr>
              <w:t>Ý nghĩa</w:t>
            </w:r>
          </w:p>
        </w:tc>
        <w:tc>
          <w:tcPr>
            <w:tcW w:w="1890" w:type="dxa"/>
          </w:tcPr>
          <w:p w14:paraId="55232855" w14:textId="77777777" w:rsidR="00FF4A47" w:rsidRPr="00FF4A47" w:rsidRDefault="00FF4A47" w:rsidP="00276604">
            <w:pPr>
              <w:ind w:firstLine="0"/>
              <w:jc w:val="left"/>
              <w:rPr>
                <w:noProof/>
              </w:rPr>
            </w:pPr>
            <w:r>
              <w:rPr>
                <w:noProof/>
              </w:rPr>
              <w:t>Xử lý liên quan</w:t>
            </w:r>
          </w:p>
        </w:tc>
        <w:tc>
          <w:tcPr>
            <w:tcW w:w="1440" w:type="dxa"/>
          </w:tcPr>
          <w:p w14:paraId="40CF1B46" w14:textId="77777777" w:rsidR="00FF4A47" w:rsidRPr="00FF4A47" w:rsidRDefault="00FF4A47" w:rsidP="00276604">
            <w:pPr>
              <w:ind w:firstLine="0"/>
              <w:rPr>
                <w:noProof/>
              </w:rPr>
            </w:pPr>
            <w:r>
              <w:rPr>
                <w:noProof/>
              </w:rPr>
              <w:t>Ghi chú</w:t>
            </w:r>
          </w:p>
        </w:tc>
      </w:tr>
      <w:tr w:rsidR="00C76D90" w14:paraId="6C976809" w14:textId="77777777" w:rsidTr="00627EF8">
        <w:tc>
          <w:tcPr>
            <w:tcW w:w="900" w:type="dxa"/>
          </w:tcPr>
          <w:p w14:paraId="54C27C5F" w14:textId="25E85548" w:rsidR="00C76D90" w:rsidRDefault="00C76D90" w:rsidP="00C76D90">
            <w:pPr>
              <w:ind w:firstLine="0"/>
              <w:jc w:val="center"/>
              <w:rPr>
                <w:noProof/>
                <w:lang w:val="vi-VN"/>
              </w:rPr>
            </w:pPr>
            <w:r w:rsidRPr="00E61FC3">
              <w:rPr>
                <w:noProof/>
              </w:rPr>
              <w:t>1</w:t>
            </w:r>
          </w:p>
        </w:tc>
        <w:tc>
          <w:tcPr>
            <w:tcW w:w="2171" w:type="dxa"/>
          </w:tcPr>
          <w:p w14:paraId="442A2BDE" w14:textId="5D1C7615" w:rsidR="00C76D90" w:rsidRDefault="00C76D90" w:rsidP="00C76D90">
            <w:pPr>
              <w:ind w:firstLine="0"/>
              <w:jc w:val="left"/>
              <w:rPr>
                <w:noProof/>
                <w:lang w:val="vi-VN"/>
              </w:rPr>
            </w:pPr>
            <w:r>
              <w:rPr>
                <w:noProof/>
              </w:rPr>
              <w:t>Kiểm tra thông tin đăng nhập</w:t>
            </w:r>
          </w:p>
        </w:tc>
        <w:tc>
          <w:tcPr>
            <w:tcW w:w="2779" w:type="dxa"/>
          </w:tcPr>
          <w:p w14:paraId="20E1B7F2" w14:textId="27EAF60C" w:rsidR="00C76D90" w:rsidRDefault="00C76D90" w:rsidP="00C76D90">
            <w:pPr>
              <w:ind w:firstLine="0"/>
              <w:jc w:val="left"/>
              <w:rPr>
                <w:noProof/>
                <w:lang w:val="vi-VN"/>
              </w:rPr>
            </w:pPr>
            <w:r>
              <w:rPr>
                <w:noProof/>
              </w:rPr>
              <w:t>Kiểm tra thông tin tài khoản có hợp lệ hay không</w:t>
            </w:r>
          </w:p>
        </w:tc>
        <w:tc>
          <w:tcPr>
            <w:tcW w:w="1890" w:type="dxa"/>
          </w:tcPr>
          <w:p w14:paraId="0E5A7FA8" w14:textId="77777777" w:rsidR="00C76D90" w:rsidRDefault="00C76D90" w:rsidP="00C76D90">
            <w:pPr>
              <w:ind w:firstLine="0"/>
              <w:jc w:val="left"/>
              <w:rPr>
                <w:noProof/>
                <w:lang w:val="vi-VN"/>
              </w:rPr>
            </w:pPr>
          </w:p>
        </w:tc>
        <w:tc>
          <w:tcPr>
            <w:tcW w:w="1440" w:type="dxa"/>
          </w:tcPr>
          <w:p w14:paraId="40E0011C" w14:textId="77777777" w:rsidR="00C76D90" w:rsidRDefault="00C76D90" w:rsidP="00C76D90">
            <w:pPr>
              <w:ind w:firstLine="0"/>
              <w:rPr>
                <w:noProof/>
                <w:lang w:val="vi-VN"/>
              </w:rPr>
            </w:pPr>
          </w:p>
        </w:tc>
      </w:tr>
      <w:tr w:rsidR="00C76D90" w14:paraId="53027A80" w14:textId="77777777" w:rsidTr="00627EF8">
        <w:tc>
          <w:tcPr>
            <w:tcW w:w="900" w:type="dxa"/>
          </w:tcPr>
          <w:p w14:paraId="22129035" w14:textId="7BEDEBD8" w:rsidR="00C76D90" w:rsidRDefault="00C76D90" w:rsidP="00C76D90">
            <w:pPr>
              <w:ind w:firstLine="0"/>
              <w:jc w:val="center"/>
              <w:rPr>
                <w:noProof/>
                <w:lang w:val="vi-VN"/>
              </w:rPr>
            </w:pPr>
            <w:r w:rsidRPr="00E61FC3">
              <w:rPr>
                <w:noProof/>
              </w:rPr>
              <w:t>2</w:t>
            </w:r>
          </w:p>
        </w:tc>
        <w:tc>
          <w:tcPr>
            <w:tcW w:w="2171" w:type="dxa"/>
          </w:tcPr>
          <w:p w14:paraId="3D3313D3" w14:textId="717DB43A" w:rsidR="00C76D90" w:rsidRDefault="00C76D90" w:rsidP="00C76D90">
            <w:pPr>
              <w:ind w:firstLine="0"/>
              <w:jc w:val="left"/>
              <w:rPr>
                <w:noProof/>
                <w:lang w:val="vi-VN"/>
              </w:rPr>
            </w:pPr>
            <w:r>
              <w:rPr>
                <w:noProof/>
              </w:rPr>
              <w:t>Xác nhận đăng nhập</w:t>
            </w:r>
          </w:p>
        </w:tc>
        <w:tc>
          <w:tcPr>
            <w:tcW w:w="2779" w:type="dxa"/>
          </w:tcPr>
          <w:p w14:paraId="6B8C65EF" w14:textId="7E781186" w:rsidR="00C76D90" w:rsidRDefault="00C76D90" w:rsidP="00C76D90">
            <w:pPr>
              <w:ind w:firstLine="0"/>
              <w:jc w:val="left"/>
              <w:rPr>
                <w:noProof/>
                <w:lang w:val="vi-VN"/>
              </w:rPr>
            </w:pPr>
            <w:r>
              <w:rPr>
                <w:noProof/>
              </w:rPr>
              <w:t>Nếu thông tin hợp lệ thì xác nhận đăng nhập thành công</w:t>
            </w:r>
          </w:p>
        </w:tc>
        <w:tc>
          <w:tcPr>
            <w:tcW w:w="1890" w:type="dxa"/>
          </w:tcPr>
          <w:p w14:paraId="042F6B54" w14:textId="5F4536A4" w:rsidR="00C76D90" w:rsidRDefault="00C76D90" w:rsidP="00C76D90">
            <w:pPr>
              <w:ind w:firstLine="0"/>
              <w:jc w:val="left"/>
              <w:rPr>
                <w:noProof/>
                <w:lang w:val="vi-VN"/>
              </w:rPr>
            </w:pPr>
            <w:r>
              <w:rPr>
                <w:noProof/>
              </w:rPr>
              <w:t>Kiểm tra vai trò tài khoản</w:t>
            </w:r>
          </w:p>
        </w:tc>
        <w:tc>
          <w:tcPr>
            <w:tcW w:w="1440" w:type="dxa"/>
          </w:tcPr>
          <w:p w14:paraId="2A351F67" w14:textId="77777777" w:rsidR="00C76D90" w:rsidRDefault="00C76D90" w:rsidP="00C76D90">
            <w:pPr>
              <w:ind w:firstLine="0"/>
              <w:rPr>
                <w:noProof/>
                <w:lang w:val="vi-VN"/>
              </w:rPr>
            </w:pPr>
          </w:p>
        </w:tc>
      </w:tr>
      <w:tr w:rsidR="00C76D90" w14:paraId="2CC7326F" w14:textId="77777777" w:rsidTr="00627EF8">
        <w:tc>
          <w:tcPr>
            <w:tcW w:w="900" w:type="dxa"/>
          </w:tcPr>
          <w:p w14:paraId="3BC5C30E" w14:textId="3F157AB9" w:rsidR="00C76D90" w:rsidRPr="00E61FC3" w:rsidRDefault="00C76D90" w:rsidP="00C76D90">
            <w:pPr>
              <w:ind w:firstLine="0"/>
              <w:jc w:val="center"/>
              <w:rPr>
                <w:noProof/>
              </w:rPr>
            </w:pPr>
            <w:r>
              <w:rPr>
                <w:noProof/>
              </w:rPr>
              <w:t>3</w:t>
            </w:r>
          </w:p>
        </w:tc>
        <w:tc>
          <w:tcPr>
            <w:tcW w:w="2171" w:type="dxa"/>
          </w:tcPr>
          <w:p w14:paraId="2CD8C0A3" w14:textId="7D1B2875" w:rsidR="00C76D90" w:rsidRDefault="00C76D90" w:rsidP="00C76D90">
            <w:pPr>
              <w:ind w:firstLine="0"/>
              <w:jc w:val="left"/>
              <w:rPr>
                <w:noProof/>
              </w:rPr>
            </w:pPr>
            <w:r>
              <w:rPr>
                <w:noProof/>
              </w:rPr>
              <w:t>Quản lý khám bệnh</w:t>
            </w:r>
          </w:p>
        </w:tc>
        <w:tc>
          <w:tcPr>
            <w:tcW w:w="2779" w:type="dxa"/>
          </w:tcPr>
          <w:p w14:paraId="1262EACF" w14:textId="44AC18D6" w:rsidR="00C76D90" w:rsidRDefault="00C76D90" w:rsidP="00C76D90">
            <w:pPr>
              <w:ind w:firstLine="0"/>
              <w:jc w:val="left"/>
              <w:rPr>
                <w:noProof/>
              </w:rPr>
            </w:pPr>
            <w:r>
              <w:rPr>
                <w:noProof/>
              </w:rPr>
              <w:t>Chức năng quản lý khám bệnh</w:t>
            </w:r>
          </w:p>
        </w:tc>
        <w:tc>
          <w:tcPr>
            <w:tcW w:w="1890" w:type="dxa"/>
          </w:tcPr>
          <w:p w14:paraId="77D6C683" w14:textId="77777777" w:rsidR="00C76D90" w:rsidRDefault="00C76D90" w:rsidP="00C76D90">
            <w:pPr>
              <w:ind w:firstLine="0"/>
              <w:jc w:val="left"/>
              <w:rPr>
                <w:noProof/>
              </w:rPr>
            </w:pPr>
          </w:p>
        </w:tc>
        <w:tc>
          <w:tcPr>
            <w:tcW w:w="1440" w:type="dxa"/>
          </w:tcPr>
          <w:p w14:paraId="058A7C17" w14:textId="77777777" w:rsidR="00C76D90" w:rsidRDefault="00C76D90" w:rsidP="00C76D90">
            <w:pPr>
              <w:ind w:firstLine="0"/>
              <w:rPr>
                <w:noProof/>
                <w:lang w:val="vi-VN"/>
              </w:rPr>
            </w:pPr>
          </w:p>
        </w:tc>
      </w:tr>
      <w:tr w:rsidR="00C76D90" w14:paraId="513DF679" w14:textId="77777777" w:rsidTr="00627EF8">
        <w:tc>
          <w:tcPr>
            <w:tcW w:w="900" w:type="dxa"/>
          </w:tcPr>
          <w:p w14:paraId="5F5F477C" w14:textId="3611DEE7" w:rsidR="00C76D90" w:rsidRPr="00E61FC3" w:rsidRDefault="00C76D90" w:rsidP="00C76D90">
            <w:pPr>
              <w:ind w:firstLine="0"/>
              <w:jc w:val="center"/>
              <w:rPr>
                <w:noProof/>
              </w:rPr>
            </w:pPr>
            <w:r>
              <w:rPr>
                <w:noProof/>
              </w:rPr>
              <w:t>4</w:t>
            </w:r>
          </w:p>
        </w:tc>
        <w:tc>
          <w:tcPr>
            <w:tcW w:w="2171" w:type="dxa"/>
          </w:tcPr>
          <w:p w14:paraId="65463DA1" w14:textId="5D3FCD18" w:rsidR="00C76D90" w:rsidRDefault="00C76D90" w:rsidP="00C76D90">
            <w:pPr>
              <w:ind w:firstLine="0"/>
              <w:jc w:val="left"/>
              <w:rPr>
                <w:noProof/>
              </w:rPr>
            </w:pPr>
            <w:r>
              <w:rPr>
                <w:noProof/>
              </w:rPr>
              <w:t>Chọn họ và tên bệnh nhân lập hóa đơn</w:t>
            </w:r>
          </w:p>
        </w:tc>
        <w:tc>
          <w:tcPr>
            <w:tcW w:w="2779" w:type="dxa"/>
          </w:tcPr>
          <w:p w14:paraId="52B744AB" w14:textId="0427F415" w:rsidR="00C76D90" w:rsidRDefault="00C76D90" w:rsidP="00C76D90">
            <w:pPr>
              <w:ind w:firstLine="0"/>
              <w:jc w:val="left"/>
              <w:rPr>
                <w:noProof/>
              </w:rPr>
            </w:pPr>
            <w:r>
              <w:rPr>
                <w:noProof/>
              </w:rPr>
              <w:t>Chọn họ và tên bệnh nhân lập hóa đơn</w:t>
            </w:r>
          </w:p>
        </w:tc>
        <w:tc>
          <w:tcPr>
            <w:tcW w:w="1890" w:type="dxa"/>
          </w:tcPr>
          <w:p w14:paraId="5BD245A3" w14:textId="77777777" w:rsidR="00C76D90" w:rsidRDefault="00C76D90" w:rsidP="00C76D90">
            <w:pPr>
              <w:ind w:firstLine="0"/>
              <w:jc w:val="left"/>
              <w:rPr>
                <w:noProof/>
              </w:rPr>
            </w:pPr>
          </w:p>
        </w:tc>
        <w:tc>
          <w:tcPr>
            <w:tcW w:w="1440" w:type="dxa"/>
          </w:tcPr>
          <w:p w14:paraId="2CC65F2C" w14:textId="77777777" w:rsidR="00C76D90" w:rsidRDefault="00C76D90" w:rsidP="00C76D90">
            <w:pPr>
              <w:ind w:firstLine="0"/>
              <w:rPr>
                <w:noProof/>
                <w:lang w:val="vi-VN"/>
              </w:rPr>
            </w:pPr>
          </w:p>
        </w:tc>
      </w:tr>
      <w:tr w:rsidR="00C76D90" w14:paraId="3F0E2BD4" w14:textId="77777777" w:rsidTr="00627EF8">
        <w:tc>
          <w:tcPr>
            <w:tcW w:w="900" w:type="dxa"/>
          </w:tcPr>
          <w:p w14:paraId="5B32E43F" w14:textId="66A119A2" w:rsidR="00C76D90" w:rsidRPr="00E61FC3" w:rsidRDefault="00C76D90" w:rsidP="00C76D90">
            <w:pPr>
              <w:ind w:firstLine="0"/>
              <w:jc w:val="center"/>
              <w:rPr>
                <w:noProof/>
              </w:rPr>
            </w:pPr>
            <w:r>
              <w:rPr>
                <w:noProof/>
              </w:rPr>
              <w:t>5</w:t>
            </w:r>
          </w:p>
        </w:tc>
        <w:tc>
          <w:tcPr>
            <w:tcW w:w="2171" w:type="dxa"/>
          </w:tcPr>
          <w:p w14:paraId="4A6B3C06" w14:textId="11FFD148" w:rsidR="00C76D90" w:rsidRDefault="00C76D90" w:rsidP="00C76D90">
            <w:pPr>
              <w:ind w:firstLine="0"/>
              <w:jc w:val="left"/>
              <w:rPr>
                <w:noProof/>
              </w:rPr>
            </w:pPr>
            <w:r>
              <w:rPr>
                <w:noProof/>
              </w:rPr>
              <w:t xml:space="preserve">Xem hóa đơn </w:t>
            </w:r>
          </w:p>
        </w:tc>
        <w:tc>
          <w:tcPr>
            <w:tcW w:w="2779" w:type="dxa"/>
          </w:tcPr>
          <w:p w14:paraId="0EEA84AE" w14:textId="2D962FD7" w:rsidR="00C76D90" w:rsidRDefault="00C76D90" w:rsidP="00C76D90">
            <w:pPr>
              <w:ind w:firstLine="0"/>
              <w:jc w:val="left"/>
              <w:rPr>
                <w:noProof/>
              </w:rPr>
            </w:pPr>
            <w:r>
              <w:rPr>
                <w:noProof/>
              </w:rPr>
              <w:t>Xác nhận xem hóa đơn</w:t>
            </w:r>
          </w:p>
        </w:tc>
        <w:tc>
          <w:tcPr>
            <w:tcW w:w="1890" w:type="dxa"/>
          </w:tcPr>
          <w:p w14:paraId="55F0BA29" w14:textId="77777777" w:rsidR="00C76D90" w:rsidRDefault="00C76D90" w:rsidP="00C76D90">
            <w:pPr>
              <w:ind w:firstLine="0"/>
              <w:jc w:val="left"/>
              <w:rPr>
                <w:noProof/>
              </w:rPr>
            </w:pPr>
          </w:p>
        </w:tc>
        <w:tc>
          <w:tcPr>
            <w:tcW w:w="1440" w:type="dxa"/>
          </w:tcPr>
          <w:p w14:paraId="0F22A485" w14:textId="77777777" w:rsidR="00C76D90" w:rsidRDefault="00C76D90" w:rsidP="00C76D90">
            <w:pPr>
              <w:ind w:firstLine="0"/>
              <w:rPr>
                <w:noProof/>
                <w:lang w:val="vi-VN"/>
              </w:rPr>
            </w:pPr>
          </w:p>
        </w:tc>
      </w:tr>
      <w:tr w:rsidR="00C76D90" w14:paraId="51337B7E" w14:textId="77777777" w:rsidTr="00627EF8">
        <w:tc>
          <w:tcPr>
            <w:tcW w:w="900" w:type="dxa"/>
          </w:tcPr>
          <w:p w14:paraId="249A6487" w14:textId="4D615443" w:rsidR="00C76D90" w:rsidRPr="00E61FC3" w:rsidRDefault="00C76D90" w:rsidP="00C76D90">
            <w:pPr>
              <w:ind w:firstLine="0"/>
              <w:jc w:val="center"/>
              <w:rPr>
                <w:noProof/>
              </w:rPr>
            </w:pPr>
            <w:r>
              <w:rPr>
                <w:noProof/>
              </w:rPr>
              <w:t>6</w:t>
            </w:r>
          </w:p>
        </w:tc>
        <w:tc>
          <w:tcPr>
            <w:tcW w:w="2171" w:type="dxa"/>
          </w:tcPr>
          <w:p w14:paraId="520F6549" w14:textId="61FCA426" w:rsidR="00C76D90" w:rsidRDefault="00C76D90" w:rsidP="00C76D90">
            <w:pPr>
              <w:ind w:firstLine="0"/>
              <w:jc w:val="left"/>
              <w:rPr>
                <w:noProof/>
              </w:rPr>
            </w:pPr>
            <w:r>
              <w:rPr>
                <w:noProof/>
              </w:rPr>
              <w:t>In hóa đơn</w:t>
            </w:r>
          </w:p>
        </w:tc>
        <w:tc>
          <w:tcPr>
            <w:tcW w:w="2779" w:type="dxa"/>
          </w:tcPr>
          <w:p w14:paraId="33AD7DFB" w14:textId="2F2529F6" w:rsidR="00C76D90" w:rsidRDefault="00C76D90" w:rsidP="00C76D90">
            <w:pPr>
              <w:ind w:firstLine="0"/>
              <w:jc w:val="left"/>
              <w:rPr>
                <w:noProof/>
              </w:rPr>
            </w:pPr>
            <w:r>
              <w:rPr>
                <w:noProof/>
              </w:rPr>
              <w:t>Xác nhận in hóa đơn</w:t>
            </w:r>
          </w:p>
        </w:tc>
        <w:tc>
          <w:tcPr>
            <w:tcW w:w="1890" w:type="dxa"/>
          </w:tcPr>
          <w:p w14:paraId="21C6E592" w14:textId="77777777" w:rsidR="00C76D90" w:rsidRDefault="00C76D90" w:rsidP="00C76D90">
            <w:pPr>
              <w:ind w:firstLine="0"/>
              <w:jc w:val="left"/>
              <w:rPr>
                <w:noProof/>
              </w:rPr>
            </w:pPr>
          </w:p>
        </w:tc>
        <w:tc>
          <w:tcPr>
            <w:tcW w:w="1440" w:type="dxa"/>
          </w:tcPr>
          <w:p w14:paraId="6661CE48" w14:textId="77777777" w:rsidR="00C76D90" w:rsidRDefault="00C76D90" w:rsidP="00C76D90">
            <w:pPr>
              <w:ind w:firstLine="0"/>
              <w:rPr>
                <w:noProof/>
                <w:lang w:val="vi-VN"/>
              </w:rPr>
            </w:pPr>
          </w:p>
        </w:tc>
      </w:tr>
    </w:tbl>
    <w:p w14:paraId="2720508D" w14:textId="77777777" w:rsidR="00FF4A47" w:rsidRPr="00534549" w:rsidRDefault="00FF4A47" w:rsidP="00E956FD">
      <w:pPr>
        <w:rPr>
          <w:noProof/>
          <w:lang w:val="vi-VN"/>
        </w:rPr>
      </w:pPr>
    </w:p>
    <w:p w14:paraId="2B58E14B" w14:textId="3A2FA877" w:rsidR="00534549" w:rsidRPr="002E53E2" w:rsidRDefault="00534549" w:rsidP="00E956FD">
      <w:pPr>
        <w:rPr>
          <w:noProof/>
          <w:color w:val="5B9BD5" w:themeColor="accent1"/>
          <w:lang w:val="vi-VN"/>
        </w:rPr>
      </w:pPr>
      <w:r w:rsidRPr="002E53E2">
        <w:rPr>
          <w:noProof/>
          <w:color w:val="5B9BD5" w:themeColor="accent1"/>
          <w:lang w:val="vi-VN"/>
        </w:rPr>
        <w:t>2.7.3.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3C0BD220" w14:textId="77777777" w:rsidTr="00627EF8">
        <w:tc>
          <w:tcPr>
            <w:tcW w:w="900" w:type="dxa"/>
          </w:tcPr>
          <w:p w14:paraId="38D8C844" w14:textId="77777777" w:rsidR="00FF4A47" w:rsidRPr="00FF4A47" w:rsidRDefault="00FF4A47" w:rsidP="00276604">
            <w:pPr>
              <w:ind w:firstLine="0"/>
              <w:jc w:val="center"/>
              <w:rPr>
                <w:noProof/>
              </w:rPr>
            </w:pPr>
            <w:r>
              <w:rPr>
                <w:noProof/>
              </w:rPr>
              <w:t>STT</w:t>
            </w:r>
          </w:p>
        </w:tc>
        <w:tc>
          <w:tcPr>
            <w:tcW w:w="2171" w:type="dxa"/>
          </w:tcPr>
          <w:p w14:paraId="6F879FA8" w14:textId="77777777" w:rsidR="00FF4A47" w:rsidRPr="00FF4A47" w:rsidRDefault="00FF4A47" w:rsidP="00276604">
            <w:pPr>
              <w:ind w:firstLine="0"/>
              <w:jc w:val="left"/>
              <w:rPr>
                <w:noProof/>
              </w:rPr>
            </w:pPr>
            <w:r>
              <w:rPr>
                <w:noProof/>
              </w:rPr>
              <w:t>Biến cố</w:t>
            </w:r>
          </w:p>
        </w:tc>
        <w:tc>
          <w:tcPr>
            <w:tcW w:w="2779" w:type="dxa"/>
          </w:tcPr>
          <w:p w14:paraId="4104F0C2" w14:textId="77777777" w:rsidR="00FF4A47" w:rsidRPr="00FF4A47" w:rsidRDefault="00FF4A47" w:rsidP="00276604">
            <w:pPr>
              <w:ind w:firstLine="0"/>
              <w:jc w:val="left"/>
              <w:rPr>
                <w:noProof/>
              </w:rPr>
            </w:pPr>
            <w:r>
              <w:rPr>
                <w:noProof/>
              </w:rPr>
              <w:t>Ý nghĩa</w:t>
            </w:r>
          </w:p>
        </w:tc>
        <w:tc>
          <w:tcPr>
            <w:tcW w:w="1890" w:type="dxa"/>
          </w:tcPr>
          <w:p w14:paraId="75951EB6" w14:textId="77777777" w:rsidR="00FF4A47" w:rsidRPr="00FF4A47" w:rsidRDefault="00FF4A47" w:rsidP="00276604">
            <w:pPr>
              <w:ind w:firstLine="0"/>
              <w:jc w:val="left"/>
              <w:rPr>
                <w:noProof/>
              </w:rPr>
            </w:pPr>
            <w:r>
              <w:rPr>
                <w:noProof/>
              </w:rPr>
              <w:t>Xử lý liên quan</w:t>
            </w:r>
          </w:p>
        </w:tc>
        <w:tc>
          <w:tcPr>
            <w:tcW w:w="1440" w:type="dxa"/>
          </w:tcPr>
          <w:p w14:paraId="74C81CF5" w14:textId="77777777" w:rsidR="00FF4A47" w:rsidRPr="00FF4A47" w:rsidRDefault="00FF4A47" w:rsidP="00276604">
            <w:pPr>
              <w:ind w:firstLine="0"/>
              <w:rPr>
                <w:noProof/>
              </w:rPr>
            </w:pPr>
            <w:r>
              <w:rPr>
                <w:noProof/>
              </w:rPr>
              <w:t>Ghi chú</w:t>
            </w:r>
          </w:p>
        </w:tc>
      </w:tr>
      <w:tr w:rsidR="00FF4A47" w14:paraId="220B681D" w14:textId="77777777" w:rsidTr="00627EF8">
        <w:tc>
          <w:tcPr>
            <w:tcW w:w="900" w:type="dxa"/>
          </w:tcPr>
          <w:p w14:paraId="2C88D77D" w14:textId="0846A071" w:rsidR="00FF4A47" w:rsidRPr="00C76D90" w:rsidRDefault="00C76D90" w:rsidP="00276604">
            <w:pPr>
              <w:ind w:firstLine="0"/>
              <w:rPr>
                <w:noProof/>
              </w:rPr>
            </w:pPr>
            <w:r>
              <w:rPr>
                <w:noProof/>
              </w:rPr>
              <w:t>1</w:t>
            </w:r>
          </w:p>
        </w:tc>
        <w:tc>
          <w:tcPr>
            <w:tcW w:w="2171" w:type="dxa"/>
          </w:tcPr>
          <w:p w14:paraId="18BFA34A" w14:textId="3E30E1AB" w:rsidR="00FF4A47" w:rsidRPr="00C76D90" w:rsidRDefault="00C76D90" w:rsidP="00276604">
            <w:pPr>
              <w:ind w:firstLine="0"/>
              <w:jc w:val="left"/>
              <w:rPr>
                <w:noProof/>
              </w:rPr>
            </w:pPr>
            <w:r>
              <w:rPr>
                <w:noProof/>
              </w:rPr>
              <w:t>Kiểm tra danh sách bệnh nhân</w:t>
            </w:r>
          </w:p>
        </w:tc>
        <w:tc>
          <w:tcPr>
            <w:tcW w:w="2779" w:type="dxa"/>
          </w:tcPr>
          <w:p w14:paraId="0AE80F4C" w14:textId="0615AAD0" w:rsidR="00FF4A47" w:rsidRPr="00C76D90" w:rsidRDefault="00C76D90" w:rsidP="00276604">
            <w:pPr>
              <w:ind w:firstLine="0"/>
              <w:jc w:val="left"/>
              <w:rPr>
                <w:noProof/>
              </w:rPr>
            </w:pPr>
            <w:r>
              <w:rPr>
                <w:noProof/>
              </w:rPr>
              <w:t>Kiểm tra danh sách bệnh nhân có rỗng hay không</w:t>
            </w:r>
          </w:p>
        </w:tc>
        <w:tc>
          <w:tcPr>
            <w:tcW w:w="1890" w:type="dxa"/>
          </w:tcPr>
          <w:p w14:paraId="039FA00B" w14:textId="77777777" w:rsidR="00FF4A47" w:rsidRDefault="00FF4A47" w:rsidP="00276604">
            <w:pPr>
              <w:ind w:firstLine="0"/>
              <w:jc w:val="left"/>
              <w:rPr>
                <w:noProof/>
                <w:lang w:val="vi-VN"/>
              </w:rPr>
            </w:pPr>
          </w:p>
        </w:tc>
        <w:tc>
          <w:tcPr>
            <w:tcW w:w="1440" w:type="dxa"/>
          </w:tcPr>
          <w:p w14:paraId="1DCB79C6" w14:textId="77777777" w:rsidR="00FF4A47" w:rsidRDefault="00FF4A47" w:rsidP="00276604">
            <w:pPr>
              <w:ind w:firstLine="0"/>
              <w:rPr>
                <w:noProof/>
                <w:lang w:val="vi-VN"/>
              </w:rPr>
            </w:pPr>
          </w:p>
        </w:tc>
      </w:tr>
    </w:tbl>
    <w:p w14:paraId="515EB1D3" w14:textId="77777777" w:rsidR="00FF4A47" w:rsidRPr="00534549" w:rsidRDefault="00FF4A47" w:rsidP="00E956FD">
      <w:pPr>
        <w:rPr>
          <w:noProof/>
          <w:lang w:val="vi-VN"/>
        </w:rPr>
      </w:pPr>
    </w:p>
    <w:p w14:paraId="3F337534" w14:textId="3CF477AB" w:rsidR="00454741" w:rsidRPr="00534549" w:rsidRDefault="00454741" w:rsidP="00454741">
      <w:pPr>
        <w:pStyle w:val="Heading3"/>
        <w:rPr>
          <w:noProof/>
          <w:lang w:val="vi-VN"/>
        </w:rPr>
      </w:pPr>
      <w:bookmarkStart w:id="108" w:name="_Toc534701655"/>
      <w:r w:rsidRPr="00534549">
        <w:rPr>
          <w:noProof/>
          <w:lang w:val="vi-VN"/>
        </w:rPr>
        <w:t>Lập báo cáo doanh thu</w:t>
      </w:r>
      <w:bookmarkEnd w:id="108"/>
    </w:p>
    <w:p w14:paraId="099FB56A" w14:textId="2AB9983D" w:rsidR="00534549" w:rsidRPr="002E53E2" w:rsidRDefault="00534549" w:rsidP="00534549">
      <w:pPr>
        <w:rPr>
          <w:noProof/>
          <w:color w:val="5B9BD5" w:themeColor="accent1"/>
          <w:lang w:val="vi-VN"/>
        </w:rPr>
      </w:pPr>
      <w:r w:rsidRPr="002E53E2">
        <w:rPr>
          <w:noProof/>
          <w:color w:val="5B9BD5" w:themeColor="accent1"/>
          <w:lang w:val="vi-VN"/>
        </w:rPr>
        <w:t>2.8.1. Sơ đồ trạng thái</w:t>
      </w:r>
    </w:p>
    <w:p w14:paraId="7C385E19" w14:textId="2D121F5F" w:rsidR="00E956FD" w:rsidRPr="00534549" w:rsidRDefault="0068185D" w:rsidP="00E956FD">
      <w:pPr>
        <w:rPr>
          <w:noProof/>
          <w:lang w:val="vi-VN"/>
        </w:rPr>
      </w:pPr>
      <w:r w:rsidRPr="00534549">
        <w:rPr>
          <w:noProof/>
          <w:lang w:val="vi-VN"/>
        </w:rPr>
        <w:drawing>
          <wp:inline distT="0" distB="0" distL="0" distR="0" wp14:anchorId="558EA5C8" wp14:editId="277DB69F">
            <wp:extent cx="5731510" cy="2846070"/>
            <wp:effectExtent l="0" t="0" r="2540" b="0"/>
            <wp:docPr id="252" name="Hình ảnh 25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Lập cáo cáo doanh thu.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2B4A56BB" w14:textId="077F0B72" w:rsidR="00534549" w:rsidRPr="002E53E2" w:rsidRDefault="00534549" w:rsidP="00E956FD">
      <w:pPr>
        <w:rPr>
          <w:noProof/>
          <w:color w:val="5B9BD5" w:themeColor="accent1"/>
          <w:lang w:val="vi-VN"/>
        </w:rPr>
      </w:pPr>
      <w:r w:rsidRPr="002E53E2">
        <w:rPr>
          <w:noProof/>
          <w:color w:val="5B9BD5" w:themeColor="accent1"/>
          <w:lang w:val="vi-VN"/>
        </w:rPr>
        <w:t>2.8.2. Bảng mô tả các trạng thái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17466C19" w14:textId="77777777" w:rsidTr="00627EF8">
        <w:tc>
          <w:tcPr>
            <w:tcW w:w="900" w:type="dxa"/>
          </w:tcPr>
          <w:p w14:paraId="45C86DE5" w14:textId="77777777" w:rsidR="00FF4A47" w:rsidRPr="00FF4A47" w:rsidRDefault="00FF4A47" w:rsidP="00276604">
            <w:pPr>
              <w:ind w:firstLine="0"/>
              <w:jc w:val="center"/>
              <w:rPr>
                <w:noProof/>
              </w:rPr>
            </w:pPr>
            <w:r>
              <w:rPr>
                <w:noProof/>
              </w:rPr>
              <w:t>STT</w:t>
            </w:r>
          </w:p>
        </w:tc>
        <w:tc>
          <w:tcPr>
            <w:tcW w:w="2171" w:type="dxa"/>
          </w:tcPr>
          <w:p w14:paraId="352CB93E" w14:textId="77777777" w:rsidR="00FF4A47" w:rsidRPr="00FF4A47" w:rsidRDefault="00FF4A47" w:rsidP="00276604">
            <w:pPr>
              <w:ind w:firstLine="0"/>
              <w:jc w:val="left"/>
              <w:rPr>
                <w:noProof/>
              </w:rPr>
            </w:pPr>
            <w:r>
              <w:rPr>
                <w:noProof/>
              </w:rPr>
              <w:t>Trạng thái</w:t>
            </w:r>
          </w:p>
        </w:tc>
        <w:tc>
          <w:tcPr>
            <w:tcW w:w="2779" w:type="dxa"/>
          </w:tcPr>
          <w:p w14:paraId="0FCB4B34" w14:textId="77777777" w:rsidR="00FF4A47" w:rsidRPr="00FF4A47" w:rsidRDefault="00FF4A47" w:rsidP="00276604">
            <w:pPr>
              <w:ind w:firstLine="0"/>
              <w:jc w:val="left"/>
              <w:rPr>
                <w:noProof/>
              </w:rPr>
            </w:pPr>
            <w:r>
              <w:rPr>
                <w:noProof/>
              </w:rPr>
              <w:t>Ý nghĩa</w:t>
            </w:r>
          </w:p>
        </w:tc>
        <w:tc>
          <w:tcPr>
            <w:tcW w:w="1890" w:type="dxa"/>
          </w:tcPr>
          <w:p w14:paraId="0510CEE7" w14:textId="77777777" w:rsidR="00FF4A47" w:rsidRPr="00FF4A47" w:rsidRDefault="00FF4A47" w:rsidP="00276604">
            <w:pPr>
              <w:ind w:firstLine="0"/>
              <w:jc w:val="left"/>
              <w:rPr>
                <w:noProof/>
              </w:rPr>
            </w:pPr>
            <w:r>
              <w:rPr>
                <w:noProof/>
              </w:rPr>
              <w:t>Xử lý liên quan</w:t>
            </w:r>
          </w:p>
        </w:tc>
        <w:tc>
          <w:tcPr>
            <w:tcW w:w="1440" w:type="dxa"/>
          </w:tcPr>
          <w:p w14:paraId="70DE328E" w14:textId="77777777" w:rsidR="00FF4A47" w:rsidRPr="00FF4A47" w:rsidRDefault="00FF4A47" w:rsidP="00276604">
            <w:pPr>
              <w:ind w:firstLine="0"/>
              <w:rPr>
                <w:noProof/>
              </w:rPr>
            </w:pPr>
            <w:r>
              <w:rPr>
                <w:noProof/>
              </w:rPr>
              <w:t>Ghi chú</w:t>
            </w:r>
          </w:p>
        </w:tc>
      </w:tr>
      <w:tr w:rsidR="00276604" w14:paraId="02577C25" w14:textId="77777777" w:rsidTr="00627EF8">
        <w:tc>
          <w:tcPr>
            <w:tcW w:w="900" w:type="dxa"/>
          </w:tcPr>
          <w:p w14:paraId="03ADADF6" w14:textId="11D11E3A" w:rsidR="00276604" w:rsidRDefault="00276604" w:rsidP="00276604">
            <w:pPr>
              <w:ind w:firstLine="0"/>
              <w:jc w:val="center"/>
              <w:rPr>
                <w:noProof/>
                <w:lang w:val="vi-VN"/>
              </w:rPr>
            </w:pPr>
            <w:r w:rsidRPr="00E61FC3">
              <w:rPr>
                <w:noProof/>
              </w:rPr>
              <w:t>1</w:t>
            </w:r>
          </w:p>
        </w:tc>
        <w:tc>
          <w:tcPr>
            <w:tcW w:w="2171" w:type="dxa"/>
          </w:tcPr>
          <w:p w14:paraId="38F776A8" w14:textId="1E815D35" w:rsidR="00276604" w:rsidRDefault="00276604" w:rsidP="00276604">
            <w:pPr>
              <w:ind w:firstLine="0"/>
              <w:jc w:val="left"/>
              <w:rPr>
                <w:noProof/>
                <w:lang w:val="vi-VN"/>
              </w:rPr>
            </w:pPr>
            <w:r>
              <w:rPr>
                <w:noProof/>
              </w:rPr>
              <w:t>Kiểm tra thông tin đăng nhập</w:t>
            </w:r>
          </w:p>
        </w:tc>
        <w:tc>
          <w:tcPr>
            <w:tcW w:w="2779" w:type="dxa"/>
          </w:tcPr>
          <w:p w14:paraId="088FDF08" w14:textId="63E16E54" w:rsidR="00276604" w:rsidRDefault="00276604" w:rsidP="00276604">
            <w:pPr>
              <w:ind w:firstLine="0"/>
              <w:jc w:val="left"/>
              <w:rPr>
                <w:noProof/>
                <w:lang w:val="vi-VN"/>
              </w:rPr>
            </w:pPr>
            <w:r>
              <w:rPr>
                <w:noProof/>
              </w:rPr>
              <w:t>Kiểm tra thông tin tài khoản có hợp lệ hay không</w:t>
            </w:r>
          </w:p>
        </w:tc>
        <w:tc>
          <w:tcPr>
            <w:tcW w:w="1890" w:type="dxa"/>
          </w:tcPr>
          <w:p w14:paraId="126BDAC6" w14:textId="77777777" w:rsidR="00276604" w:rsidRDefault="00276604" w:rsidP="00276604">
            <w:pPr>
              <w:ind w:firstLine="0"/>
              <w:jc w:val="left"/>
              <w:rPr>
                <w:noProof/>
                <w:lang w:val="vi-VN"/>
              </w:rPr>
            </w:pPr>
          </w:p>
        </w:tc>
        <w:tc>
          <w:tcPr>
            <w:tcW w:w="1440" w:type="dxa"/>
          </w:tcPr>
          <w:p w14:paraId="4EB49F7E" w14:textId="77777777" w:rsidR="00276604" w:rsidRDefault="00276604" w:rsidP="00276604">
            <w:pPr>
              <w:ind w:firstLine="0"/>
              <w:rPr>
                <w:noProof/>
                <w:lang w:val="vi-VN"/>
              </w:rPr>
            </w:pPr>
          </w:p>
        </w:tc>
      </w:tr>
      <w:tr w:rsidR="00276604" w14:paraId="139AAD56" w14:textId="77777777" w:rsidTr="00627EF8">
        <w:tc>
          <w:tcPr>
            <w:tcW w:w="900" w:type="dxa"/>
          </w:tcPr>
          <w:p w14:paraId="271CE0FD" w14:textId="5A526F92" w:rsidR="00276604" w:rsidRDefault="00276604" w:rsidP="00276604">
            <w:pPr>
              <w:ind w:firstLine="0"/>
              <w:jc w:val="center"/>
              <w:rPr>
                <w:noProof/>
                <w:lang w:val="vi-VN"/>
              </w:rPr>
            </w:pPr>
            <w:r w:rsidRPr="00E61FC3">
              <w:rPr>
                <w:noProof/>
              </w:rPr>
              <w:t>2</w:t>
            </w:r>
          </w:p>
        </w:tc>
        <w:tc>
          <w:tcPr>
            <w:tcW w:w="2171" w:type="dxa"/>
          </w:tcPr>
          <w:p w14:paraId="19F011D8" w14:textId="278F12D3" w:rsidR="00276604" w:rsidRDefault="00276604" w:rsidP="00276604">
            <w:pPr>
              <w:ind w:firstLine="0"/>
              <w:jc w:val="left"/>
              <w:rPr>
                <w:noProof/>
                <w:lang w:val="vi-VN"/>
              </w:rPr>
            </w:pPr>
            <w:r>
              <w:rPr>
                <w:noProof/>
              </w:rPr>
              <w:t>Xác nhận đăng nhập</w:t>
            </w:r>
          </w:p>
        </w:tc>
        <w:tc>
          <w:tcPr>
            <w:tcW w:w="2779" w:type="dxa"/>
          </w:tcPr>
          <w:p w14:paraId="29E94D55" w14:textId="36D1F9E0" w:rsidR="00276604" w:rsidRDefault="00276604" w:rsidP="00276604">
            <w:pPr>
              <w:ind w:firstLine="0"/>
              <w:jc w:val="left"/>
              <w:rPr>
                <w:noProof/>
                <w:lang w:val="vi-VN"/>
              </w:rPr>
            </w:pPr>
            <w:r>
              <w:rPr>
                <w:noProof/>
              </w:rPr>
              <w:t>Nếu thông tin hợp lệ thì xác nhận đăng nhập thành công</w:t>
            </w:r>
          </w:p>
        </w:tc>
        <w:tc>
          <w:tcPr>
            <w:tcW w:w="1890" w:type="dxa"/>
          </w:tcPr>
          <w:p w14:paraId="764882C1" w14:textId="306BDC52" w:rsidR="00276604" w:rsidRDefault="00276604" w:rsidP="00276604">
            <w:pPr>
              <w:ind w:firstLine="0"/>
              <w:jc w:val="left"/>
              <w:rPr>
                <w:noProof/>
                <w:lang w:val="vi-VN"/>
              </w:rPr>
            </w:pPr>
            <w:r>
              <w:rPr>
                <w:noProof/>
              </w:rPr>
              <w:t>Kiểm tra vai trò tài khoản</w:t>
            </w:r>
          </w:p>
        </w:tc>
        <w:tc>
          <w:tcPr>
            <w:tcW w:w="1440" w:type="dxa"/>
          </w:tcPr>
          <w:p w14:paraId="56CD0DE3" w14:textId="77777777" w:rsidR="00276604" w:rsidRDefault="00276604" w:rsidP="00276604">
            <w:pPr>
              <w:ind w:firstLine="0"/>
              <w:rPr>
                <w:noProof/>
                <w:lang w:val="vi-VN"/>
              </w:rPr>
            </w:pPr>
          </w:p>
        </w:tc>
      </w:tr>
      <w:tr w:rsidR="00276604" w14:paraId="1EF834F6" w14:textId="77777777" w:rsidTr="00627EF8">
        <w:tc>
          <w:tcPr>
            <w:tcW w:w="900" w:type="dxa"/>
          </w:tcPr>
          <w:p w14:paraId="052A6CCB" w14:textId="331471C6" w:rsidR="00276604" w:rsidRPr="00E61FC3" w:rsidRDefault="00276604" w:rsidP="00276604">
            <w:pPr>
              <w:ind w:firstLine="0"/>
              <w:jc w:val="center"/>
              <w:rPr>
                <w:noProof/>
              </w:rPr>
            </w:pPr>
            <w:r>
              <w:rPr>
                <w:noProof/>
              </w:rPr>
              <w:t>4</w:t>
            </w:r>
          </w:p>
        </w:tc>
        <w:tc>
          <w:tcPr>
            <w:tcW w:w="2171" w:type="dxa"/>
          </w:tcPr>
          <w:p w14:paraId="479C5C0C" w14:textId="00F892F8" w:rsidR="00276604" w:rsidRDefault="00276604" w:rsidP="00276604">
            <w:pPr>
              <w:ind w:firstLine="0"/>
              <w:jc w:val="left"/>
              <w:rPr>
                <w:noProof/>
              </w:rPr>
            </w:pPr>
            <w:r>
              <w:rPr>
                <w:noProof/>
              </w:rPr>
              <w:t>Nhập thông tin báo cáo danh thu</w:t>
            </w:r>
          </w:p>
        </w:tc>
        <w:tc>
          <w:tcPr>
            <w:tcW w:w="2779" w:type="dxa"/>
          </w:tcPr>
          <w:p w14:paraId="548420F3" w14:textId="6C19F86D" w:rsidR="00276604" w:rsidRDefault="00276604" w:rsidP="00276604">
            <w:pPr>
              <w:ind w:firstLine="0"/>
              <w:jc w:val="left"/>
              <w:rPr>
                <w:noProof/>
              </w:rPr>
            </w:pPr>
            <w:r>
              <w:rPr>
                <w:noProof/>
              </w:rPr>
              <w:t>Kiểm tra vai trò tài khoản hợp lệ thi hệ thông cho phép lập báo cáo</w:t>
            </w:r>
          </w:p>
        </w:tc>
        <w:tc>
          <w:tcPr>
            <w:tcW w:w="1890" w:type="dxa"/>
          </w:tcPr>
          <w:p w14:paraId="6BF0EAB5" w14:textId="77777777" w:rsidR="00276604" w:rsidRDefault="00276604" w:rsidP="00276604">
            <w:pPr>
              <w:ind w:firstLine="0"/>
              <w:jc w:val="left"/>
              <w:rPr>
                <w:noProof/>
              </w:rPr>
            </w:pPr>
          </w:p>
        </w:tc>
        <w:tc>
          <w:tcPr>
            <w:tcW w:w="1440" w:type="dxa"/>
          </w:tcPr>
          <w:p w14:paraId="14691931" w14:textId="77777777" w:rsidR="00276604" w:rsidRDefault="00276604" w:rsidP="00276604">
            <w:pPr>
              <w:ind w:firstLine="0"/>
              <w:rPr>
                <w:noProof/>
                <w:lang w:val="vi-VN"/>
              </w:rPr>
            </w:pPr>
          </w:p>
        </w:tc>
      </w:tr>
      <w:tr w:rsidR="00276604" w14:paraId="6DBA56D7" w14:textId="77777777" w:rsidTr="00627EF8">
        <w:tc>
          <w:tcPr>
            <w:tcW w:w="900" w:type="dxa"/>
          </w:tcPr>
          <w:p w14:paraId="5CE49596" w14:textId="325D7972" w:rsidR="00276604" w:rsidRPr="00E61FC3" w:rsidRDefault="00276604" w:rsidP="00276604">
            <w:pPr>
              <w:ind w:firstLine="0"/>
              <w:jc w:val="center"/>
              <w:rPr>
                <w:noProof/>
              </w:rPr>
            </w:pPr>
            <w:r>
              <w:rPr>
                <w:noProof/>
              </w:rPr>
              <w:t>5</w:t>
            </w:r>
          </w:p>
        </w:tc>
        <w:tc>
          <w:tcPr>
            <w:tcW w:w="2171" w:type="dxa"/>
          </w:tcPr>
          <w:p w14:paraId="484B766B" w14:textId="5B351D3A" w:rsidR="00276604" w:rsidRDefault="00276604" w:rsidP="00276604">
            <w:pPr>
              <w:ind w:firstLine="0"/>
              <w:jc w:val="left"/>
              <w:rPr>
                <w:noProof/>
              </w:rPr>
            </w:pPr>
            <w:r>
              <w:rPr>
                <w:noProof/>
              </w:rPr>
              <w:t>Xác nhận xem báo cáo</w:t>
            </w:r>
          </w:p>
        </w:tc>
        <w:tc>
          <w:tcPr>
            <w:tcW w:w="2779" w:type="dxa"/>
          </w:tcPr>
          <w:p w14:paraId="120ABDA4" w14:textId="040273DB" w:rsidR="00276604" w:rsidRDefault="00276604" w:rsidP="00276604">
            <w:pPr>
              <w:ind w:firstLine="0"/>
              <w:jc w:val="left"/>
              <w:rPr>
                <w:noProof/>
              </w:rPr>
            </w:pPr>
            <w:r>
              <w:rPr>
                <w:noProof/>
              </w:rPr>
              <w:t>Xác nhận xem báo cáo</w:t>
            </w:r>
          </w:p>
        </w:tc>
        <w:tc>
          <w:tcPr>
            <w:tcW w:w="1890" w:type="dxa"/>
          </w:tcPr>
          <w:p w14:paraId="4119FD17" w14:textId="77777777" w:rsidR="00276604" w:rsidRDefault="00276604" w:rsidP="00276604">
            <w:pPr>
              <w:ind w:firstLine="0"/>
              <w:jc w:val="left"/>
              <w:rPr>
                <w:noProof/>
              </w:rPr>
            </w:pPr>
          </w:p>
        </w:tc>
        <w:tc>
          <w:tcPr>
            <w:tcW w:w="1440" w:type="dxa"/>
          </w:tcPr>
          <w:p w14:paraId="1D0F4442" w14:textId="77777777" w:rsidR="00276604" w:rsidRDefault="00276604" w:rsidP="00276604">
            <w:pPr>
              <w:ind w:firstLine="0"/>
              <w:rPr>
                <w:noProof/>
                <w:lang w:val="vi-VN"/>
              </w:rPr>
            </w:pPr>
          </w:p>
        </w:tc>
      </w:tr>
    </w:tbl>
    <w:p w14:paraId="2FE6D6BA" w14:textId="77777777" w:rsidR="00FF4A47" w:rsidRPr="00534549" w:rsidRDefault="00FF4A47" w:rsidP="00E956FD">
      <w:pPr>
        <w:rPr>
          <w:noProof/>
          <w:lang w:val="vi-VN"/>
        </w:rPr>
      </w:pPr>
    </w:p>
    <w:p w14:paraId="7592E9A6" w14:textId="2AA5E971" w:rsidR="00534549" w:rsidRPr="002E53E2" w:rsidRDefault="00534549" w:rsidP="00E956FD">
      <w:pPr>
        <w:rPr>
          <w:noProof/>
          <w:color w:val="5B9BD5" w:themeColor="accent1"/>
          <w:lang w:val="vi-VN"/>
        </w:rPr>
      </w:pPr>
      <w:r w:rsidRPr="002E53E2">
        <w:rPr>
          <w:noProof/>
          <w:color w:val="5B9BD5" w:themeColor="accent1"/>
          <w:lang w:val="vi-VN"/>
        </w:rPr>
        <w:t>2.8.3.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5DFAAEA8" w14:textId="77777777" w:rsidTr="00627EF8">
        <w:tc>
          <w:tcPr>
            <w:tcW w:w="900" w:type="dxa"/>
          </w:tcPr>
          <w:p w14:paraId="2F7586F6" w14:textId="77777777" w:rsidR="00FF4A47" w:rsidRPr="00FF4A47" w:rsidRDefault="00FF4A47" w:rsidP="00276604">
            <w:pPr>
              <w:ind w:firstLine="0"/>
              <w:jc w:val="center"/>
              <w:rPr>
                <w:noProof/>
              </w:rPr>
            </w:pPr>
            <w:r>
              <w:rPr>
                <w:noProof/>
              </w:rPr>
              <w:t>STT</w:t>
            </w:r>
          </w:p>
        </w:tc>
        <w:tc>
          <w:tcPr>
            <w:tcW w:w="2171" w:type="dxa"/>
          </w:tcPr>
          <w:p w14:paraId="4AC751A6" w14:textId="77777777" w:rsidR="00FF4A47" w:rsidRPr="00FF4A47" w:rsidRDefault="00FF4A47" w:rsidP="00276604">
            <w:pPr>
              <w:ind w:firstLine="0"/>
              <w:jc w:val="left"/>
              <w:rPr>
                <w:noProof/>
              </w:rPr>
            </w:pPr>
            <w:r>
              <w:rPr>
                <w:noProof/>
              </w:rPr>
              <w:t>Biến cố</w:t>
            </w:r>
          </w:p>
        </w:tc>
        <w:tc>
          <w:tcPr>
            <w:tcW w:w="2779" w:type="dxa"/>
          </w:tcPr>
          <w:p w14:paraId="5B9435AE" w14:textId="77777777" w:rsidR="00FF4A47" w:rsidRPr="00FF4A47" w:rsidRDefault="00FF4A47" w:rsidP="00276604">
            <w:pPr>
              <w:ind w:firstLine="0"/>
              <w:jc w:val="left"/>
              <w:rPr>
                <w:noProof/>
              </w:rPr>
            </w:pPr>
            <w:r>
              <w:rPr>
                <w:noProof/>
              </w:rPr>
              <w:t>Ý nghĩa</w:t>
            </w:r>
          </w:p>
        </w:tc>
        <w:tc>
          <w:tcPr>
            <w:tcW w:w="1890" w:type="dxa"/>
          </w:tcPr>
          <w:p w14:paraId="5FDC2F06" w14:textId="77777777" w:rsidR="00FF4A47" w:rsidRPr="00FF4A47" w:rsidRDefault="00FF4A47" w:rsidP="00276604">
            <w:pPr>
              <w:ind w:firstLine="0"/>
              <w:jc w:val="left"/>
              <w:rPr>
                <w:noProof/>
              </w:rPr>
            </w:pPr>
            <w:r>
              <w:rPr>
                <w:noProof/>
              </w:rPr>
              <w:t>Xử lý liên quan</w:t>
            </w:r>
          </w:p>
        </w:tc>
        <w:tc>
          <w:tcPr>
            <w:tcW w:w="1440" w:type="dxa"/>
          </w:tcPr>
          <w:p w14:paraId="1D04D8B7" w14:textId="77777777" w:rsidR="00FF4A47" w:rsidRPr="00FF4A47" w:rsidRDefault="00FF4A47" w:rsidP="00276604">
            <w:pPr>
              <w:ind w:firstLine="0"/>
              <w:rPr>
                <w:noProof/>
              </w:rPr>
            </w:pPr>
            <w:r>
              <w:rPr>
                <w:noProof/>
              </w:rPr>
              <w:t>Ghi chú</w:t>
            </w:r>
          </w:p>
        </w:tc>
      </w:tr>
      <w:tr w:rsidR="00FF4A47" w14:paraId="509B5E0C" w14:textId="77777777" w:rsidTr="00627EF8">
        <w:tc>
          <w:tcPr>
            <w:tcW w:w="900" w:type="dxa"/>
          </w:tcPr>
          <w:p w14:paraId="750B5C7D" w14:textId="77777777" w:rsidR="00FF4A47" w:rsidRDefault="00FF4A47" w:rsidP="00276604">
            <w:pPr>
              <w:ind w:firstLine="0"/>
              <w:rPr>
                <w:noProof/>
                <w:lang w:val="vi-VN"/>
              </w:rPr>
            </w:pPr>
          </w:p>
        </w:tc>
        <w:tc>
          <w:tcPr>
            <w:tcW w:w="2171" w:type="dxa"/>
          </w:tcPr>
          <w:p w14:paraId="4FE8121B" w14:textId="77777777" w:rsidR="00FF4A47" w:rsidRDefault="00FF4A47" w:rsidP="00276604">
            <w:pPr>
              <w:ind w:firstLine="0"/>
              <w:jc w:val="left"/>
              <w:rPr>
                <w:noProof/>
                <w:lang w:val="vi-VN"/>
              </w:rPr>
            </w:pPr>
          </w:p>
        </w:tc>
        <w:tc>
          <w:tcPr>
            <w:tcW w:w="2779" w:type="dxa"/>
          </w:tcPr>
          <w:p w14:paraId="150B88D4" w14:textId="77777777" w:rsidR="00FF4A47" w:rsidRDefault="00FF4A47" w:rsidP="00276604">
            <w:pPr>
              <w:ind w:firstLine="0"/>
              <w:jc w:val="left"/>
              <w:rPr>
                <w:noProof/>
                <w:lang w:val="vi-VN"/>
              </w:rPr>
            </w:pPr>
          </w:p>
        </w:tc>
        <w:tc>
          <w:tcPr>
            <w:tcW w:w="1890" w:type="dxa"/>
          </w:tcPr>
          <w:p w14:paraId="768CD985" w14:textId="77777777" w:rsidR="00FF4A47" w:rsidRDefault="00FF4A47" w:rsidP="00276604">
            <w:pPr>
              <w:ind w:firstLine="0"/>
              <w:jc w:val="left"/>
              <w:rPr>
                <w:noProof/>
                <w:lang w:val="vi-VN"/>
              </w:rPr>
            </w:pPr>
          </w:p>
        </w:tc>
        <w:tc>
          <w:tcPr>
            <w:tcW w:w="1440" w:type="dxa"/>
          </w:tcPr>
          <w:p w14:paraId="1481BF7A" w14:textId="77777777" w:rsidR="00FF4A47" w:rsidRDefault="00FF4A47" w:rsidP="00276604">
            <w:pPr>
              <w:ind w:firstLine="0"/>
              <w:rPr>
                <w:noProof/>
                <w:lang w:val="vi-VN"/>
              </w:rPr>
            </w:pPr>
          </w:p>
        </w:tc>
      </w:tr>
    </w:tbl>
    <w:p w14:paraId="39F963C6" w14:textId="77777777" w:rsidR="00FF4A47" w:rsidRPr="00534549" w:rsidRDefault="00FF4A47" w:rsidP="00E956FD">
      <w:pPr>
        <w:rPr>
          <w:noProof/>
          <w:lang w:val="vi-VN"/>
        </w:rPr>
      </w:pPr>
    </w:p>
    <w:p w14:paraId="1D339389" w14:textId="4C1FEE8A" w:rsidR="00454741" w:rsidRPr="00534549" w:rsidRDefault="00454741" w:rsidP="00454741">
      <w:pPr>
        <w:pStyle w:val="Heading3"/>
        <w:rPr>
          <w:noProof/>
          <w:lang w:val="vi-VN"/>
        </w:rPr>
      </w:pPr>
      <w:bookmarkStart w:id="109" w:name="_Toc534701656"/>
      <w:r w:rsidRPr="00534549">
        <w:rPr>
          <w:noProof/>
          <w:lang w:val="vi-VN"/>
        </w:rPr>
        <w:lastRenderedPageBreak/>
        <w:t>Lập báo cáo sử dụng thuốc</w:t>
      </w:r>
      <w:bookmarkEnd w:id="109"/>
    </w:p>
    <w:p w14:paraId="000EF6A2" w14:textId="5BFD8672" w:rsidR="00534549" w:rsidRPr="002E53E2" w:rsidRDefault="00534549" w:rsidP="00534549">
      <w:pPr>
        <w:rPr>
          <w:noProof/>
          <w:color w:val="5B9BD5" w:themeColor="accent1"/>
          <w:lang w:val="vi-VN"/>
        </w:rPr>
      </w:pPr>
      <w:r w:rsidRPr="002E53E2">
        <w:rPr>
          <w:noProof/>
          <w:color w:val="5B9BD5" w:themeColor="accent1"/>
          <w:lang w:val="vi-VN"/>
        </w:rPr>
        <w:t>2.9.1. Sơ đồ trạng thái</w:t>
      </w:r>
    </w:p>
    <w:p w14:paraId="110E6572" w14:textId="281BA98B" w:rsidR="00E956FD" w:rsidRPr="00534549" w:rsidRDefault="00E956FD" w:rsidP="00E956FD">
      <w:pPr>
        <w:rPr>
          <w:noProof/>
          <w:lang w:val="vi-VN"/>
        </w:rPr>
      </w:pPr>
      <w:r w:rsidRPr="00534549">
        <w:rPr>
          <w:noProof/>
          <w:lang w:val="vi-VN"/>
        </w:rPr>
        <w:drawing>
          <wp:inline distT="0" distB="0" distL="0" distR="0" wp14:anchorId="54A045EA" wp14:editId="6EF4A789">
            <wp:extent cx="5731510" cy="3638550"/>
            <wp:effectExtent l="0" t="0" r="2540" b="0"/>
            <wp:docPr id="250" name="Hình ảnh 25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Lập báo cáo sử dụng thuốc.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161038C2" w14:textId="24C375D6" w:rsidR="00FF4A47" w:rsidRPr="002E53E2" w:rsidRDefault="00534549" w:rsidP="00E956FD">
      <w:pPr>
        <w:rPr>
          <w:noProof/>
          <w:color w:val="5B9BD5" w:themeColor="accent1"/>
          <w:lang w:val="vi-VN"/>
        </w:rPr>
      </w:pPr>
      <w:r w:rsidRPr="002E53E2">
        <w:rPr>
          <w:noProof/>
          <w:color w:val="5B9BD5" w:themeColor="accent1"/>
          <w:lang w:val="vi-VN"/>
        </w:rPr>
        <w:t xml:space="preserve">2.9.2. Bảng mô tả các trạng </w:t>
      </w:r>
      <w:r w:rsidR="00FF4A47" w:rsidRPr="002E53E2">
        <w:rPr>
          <w:noProof/>
          <w:color w:val="5B9BD5" w:themeColor="accent1"/>
          <w:lang w:val="vi-VN"/>
        </w:rPr>
        <w:t>thá</w:t>
      </w:r>
      <w:r w:rsidRPr="002E53E2">
        <w:rPr>
          <w:noProof/>
          <w:color w:val="5B9BD5" w:themeColor="accent1"/>
          <w:lang w:val="vi-VN"/>
        </w:rPr>
        <w:t>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3889BD18" w14:textId="77777777" w:rsidTr="00627EF8">
        <w:tc>
          <w:tcPr>
            <w:tcW w:w="900" w:type="dxa"/>
          </w:tcPr>
          <w:p w14:paraId="075E1D0F" w14:textId="77777777" w:rsidR="00FF4A47" w:rsidRPr="00FF4A47" w:rsidRDefault="00FF4A47" w:rsidP="00276604">
            <w:pPr>
              <w:ind w:firstLine="0"/>
              <w:jc w:val="center"/>
              <w:rPr>
                <w:noProof/>
              </w:rPr>
            </w:pPr>
            <w:r>
              <w:rPr>
                <w:noProof/>
              </w:rPr>
              <w:t>STT</w:t>
            </w:r>
          </w:p>
        </w:tc>
        <w:tc>
          <w:tcPr>
            <w:tcW w:w="2171" w:type="dxa"/>
          </w:tcPr>
          <w:p w14:paraId="408D6CDD" w14:textId="77777777" w:rsidR="00FF4A47" w:rsidRPr="00FF4A47" w:rsidRDefault="00FF4A47" w:rsidP="00276604">
            <w:pPr>
              <w:ind w:firstLine="0"/>
              <w:jc w:val="left"/>
              <w:rPr>
                <w:noProof/>
              </w:rPr>
            </w:pPr>
            <w:r>
              <w:rPr>
                <w:noProof/>
              </w:rPr>
              <w:t>Trạng thái</w:t>
            </w:r>
          </w:p>
        </w:tc>
        <w:tc>
          <w:tcPr>
            <w:tcW w:w="2779" w:type="dxa"/>
          </w:tcPr>
          <w:p w14:paraId="0C963EC4" w14:textId="77777777" w:rsidR="00FF4A47" w:rsidRPr="00FF4A47" w:rsidRDefault="00FF4A47" w:rsidP="00276604">
            <w:pPr>
              <w:ind w:firstLine="0"/>
              <w:jc w:val="left"/>
              <w:rPr>
                <w:noProof/>
              </w:rPr>
            </w:pPr>
            <w:r>
              <w:rPr>
                <w:noProof/>
              </w:rPr>
              <w:t>Ý nghĩa</w:t>
            </w:r>
          </w:p>
        </w:tc>
        <w:tc>
          <w:tcPr>
            <w:tcW w:w="1890" w:type="dxa"/>
          </w:tcPr>
          <w:p w14:paraId="7AF2AEEE" w14:textId="77777777" w:rsidR="00FF4A47" w:rsidRPr="00FF4A47" w:rsidRDefault="00FF4A47" w:rsidP="00276604">
            <w:pPr>
              <w:ind w:firstLine="0"/>
              <w:jc w:val="left"/>
              <w:rPr>
                <w:noProof/>
              </w:rPr>
            </w:pPr>
            <w:r>
              <w:rPr>
                <w:noProof/>
              </w:rPr>
              <w:t>Xử lý liên quan</w:t>
            </w:r>
          </w:p>
        </w:tc>
        <w:tc>
          <w:tcPr>
            <w:tcW w:w="1440" w:type="dxa"/>
          </w:tcPr>
          <w:p w14:paraId="4B2DD679" w14:textId="77777777" w:rsidR="00FF4A47" w:rsidRPr="00FF4A47" w:rsidRDefault="00FF4A47" w:rsidP="00276604">
            <w:pPr>
              <w:ind w:firstLine="0"/>
              <w:rPr>
                <w:noProof/>
              </w:rPr>
            </w:pPr>
            <w:r>
              <w:rPr>
                <w:noProof/>
              </w:rPr>
              <w:t>Ghi chú</w:t>
            </w:r>
          </w:p>
        </w:tc>
      </w:tr>
      <w:tr w:rsidR="00276604" w14:paraId="56C8F3F6" w14:textId="77777777" w:rsidTr="00627EF8">
        <w:tc>
          <w:tcPr>
            <w:tcW w:w="900" w:type="dxa"/>
          </w:tcPr>
          <w:p w14:paraId="17281318" w14:textId="06478513" w:rsidR="00276604" w:rsidRDefault="00276604" w:rsidP="00276604">
            <w:pPr>
              <w:ind w:firstLine="0"/>
              <w:rPr>
                <w:noProof/>
                <w:lang w:val="vi-VN"/>
              </w:rPr>
            </w:pPr>
            <w:r w:rsidRPr="00E61FC3">
              <w:rPr>
                <w:noProof/>
              </w:rPr>
              <w:t>1</w:t>
            </w:r>
          </w:p>
        </w:tc>
        <w:tc>
          <w:tcPr>
            <w:tcW w:w="2171" w:type="dxa"/>
          </w:tcPr>
          <w:p w14:paraId="77713D3B" w14:textId="00C8D24B" w:rsidR="00276604" w:rsidRDefault="00276604" w:rsidP="00276604">
            <w:pPr>
              <w:ind w:firstLine="0"/>
              <w:jc w:val="left"/>
              <w:rPr>
                <w:noProof/>
                <w:lang w:val="vi-VN"/>
              </w:rPr>
            </w:pPr>
            <w:r>
              <w:rPr>
                <w:noProof/>
              </w:rPr>
              <w:t>Kiểm tra thông tin đăng nhập</w:t>
            </w:r>
          </w:p>
        </w:tc>
        <w:tc>
          <w:tcPr>
            <w:tcW w:w="2779" w:type="dxa"/>
          </w:tcPr>
          <w:p w14:paraId="4E470581" w14:textId="3338370D" w:rsidR="00276604" w:rsidRDefault="00276604" w:rsidP="00276604">
            <w:pPr>
              <w:ind w:firstLine="0"/>
              <w:jc w:val="left"/>
              <w:rPr>
                <w:noProof/>
                <w:lang w:val="vi-VN"/>
              </w:rPr>
            </w:pPr>
            <w:r>
              <w:rPr>
                <w:noProof/>
              </w:rPr>
              <w:t>Kiểm tra thông tin tài khoản có hợp lệ hay không</w:t>
            </w:r>
          </w:p>
        </w:tc>
        <w:tc>
          <w:tcPr>
            <w:tcW w:w="1890" w:type="dxa"/>
          </w:tcPr>
          <w:p w14:paraId="15AB167C" w14:textId="77777777" w:rsidR="00276604" w:rsidRDefault="00276604" w:rsidP="00276604">
            <w:pPr>
              <w:ind w:firstLine="0"/>
              <w:jc w:val="left"/>
              <w:rPr>
                <w:noProof/>
                <w:lang w:val="vi-VN"/>
              </w:rPr>
            </w:pPr>
          </w:p>
        </w:tc>
        <w:tc>
          <w:tcPr>
            <w:tcW w:w="1440" w:type="dxa"/>
          </w:tcPr>
          <w:p w14:paraId="5F8A46BF" w14:textId="77777777" w:rsidR="00276604" w:rsidRDefault="00276604" w:rsidP="00276604">
            <w:pPr>
              <w:ind w:firstLine="0"/>
              <w:rPr>
                <w:noProof/>
                <w:lang w:val="vi-VN"/>
              </w:rPr>
            </w:pPr>
          </w:p>
        </w:tc>
      </w:tr>
      <w:tr w:rsidR="00276604" w14:paraId="11C0B1C9" w14:textId="77777777" w:rsidTr="00627EF8">
        <w:tc>
          <w:tcPr>
            <w:tcW w:w="900" w:type="dxa"/>
          </w:tcPr>
          <w:p w14:paraId="051CE9D7" w14:textId="0EA4C338" w:rsidR="00276604" w:rsidRDefault="00276604" w:rsidP="00276604">
            <w:pPr>
              <w:ind w:firstLine="0"/>
              <w:rPr>
                <w:noProof/>
                <w:lang w:val="vi-VN"/>
              </w:rPr>
            </w:pPr>
            <w:r w:rsidRPr="00E61FC3">
              <w:rPr>
                <w:noProof/>
              </w:rPr>
              <w:t>2</w:t>
            </w:r>
          </w:p>
        </w:tc>
        <w:tc>
          <w:tcPr>
            <w:tcW w:w="2171" w:type="dxa"/>
          </w:tcPr>
          <w:p w14:paraId="4143A0EA" w14:textId="61E203FC" w:rsidR="00276604" w:rsidRDefault="00276604" w:rsidP="00276604">
            <w:pPr>
              <w:ind w:firstLine="0"/>
              <w:jc w:val="left"/>
              <w:rPr>
                <w:noProof/>
                <w:lang w:val="vi-VN"/>
              </w:rPr>
            </w:pPr>
            <w:r>
              <w:rPr>
                <w:noProof/>
              </w:rPr>
              <w:t>Xác nhận đăng nhập</w:t>
            </w:r>
          </w:p>
        </w:tc>
        <w:tc>
          <w:tcPr>
            <w:tcW w:w="2779" w:type="dxa"/>
          </w:tcPr>
          <w:p w14:paraId="5A81199B" w14:textId="36BFCB6D" w:rsidR="00276604" w:rsidRDefault="00276604" w:rsidP="00276604">
            <w:pPr>
              <w:ind w:firstLine="0"/>
              <w:jc w:val="left"/>
              <w:rPr>
                <w:noProof/>
                <w:lang w:val="vi-VN"/>
              </w:rPr>
            </w:pPr>
            <w:r>
              <w:rPr>
                <w:noProof/>
              </w:rPr>
              <w:t>Nếu thông tin hợp lệ thì xác nhận đăng nhập thành công</w:t>
            </w:r>
          </w:p>
        </w:tc>
        <w:tc>
          <w:tcPr>
            <w:tcW w:w="1890" w:type="dxa"/>
          </w:tcPr>
          <w:p w14:paraId="25C03F07" w14:textId="76EBF3E7" w:rsidR="00276604" w:rsidRDefault="00276604" w:rsidP="00276604">
            <w:pPr>
              <w:ind w:firstLine="0"/>
              <w:jc w:val="left"/>
              <w:rPr>
                <w:noProof/>
                <w:lang w:val="vi-VN"/>
              </w:rPr>
            </w:pPr>
            <w:r>
              <w:rPr>
                <w:noProof/>
              </w:rPr>
              <w:t>Kiểm tra vai trò tài khoản</w:t>
            </w:r>
          </w:p>
        </w:tc>
        <w:tc>
          <w:tcPr>
            <w:tcW w:w="1440" w:type="dxa"/>
          </w:tcPr>
          <w:p w14:paraId="5B3EC2B6" w14:textId="77777777" w:rsidR="00276604" w:rsidRDefault="00276604" w:rsidP="00276604">
            <w:pPr>
              <w:ind w:firstLine="0"/>
              <w:rPr>
                <w:noProof/>
                <w:lang w:val="vi-VN"/>
              </w:rPr>
            </w:pPr>
          </w:p>
        </w:tc>
      </w:tr>
      <w:tr w:rsidR="00276604" w14:paraId="3EC0A9F4" w14:textId="77777777" w:rsidTr="00627EF8">
        <w:tc>
          <w:tcPr>
            <w:tcW w:w="900" w:type="dxa"/>
          </w:tcPr>
          <w:p w14:paraId="0D3A3D43" w14:textId="54F8E6EB" w:rsidR="00276604" w:rsidRDefault="00276604" w:rsidP="00276604">
            <w:pPr>
              <w:ind w:firstLine="0"/>
              <w:rPr>
                <w:noProof/>
                <w:lang w:val="vi-VN"/>
              </w:rPr>
            </w:pPr>
            <w:r>
              <w:rPr>
                <w:noProof/>
              </w:rPr>
              <w:t>4</w:t>
            </w:r>
          </w:p>
        </w:tc>
        <w:tc>
          <w:tcPr>
            <w:tcW w:w="2171" w:type="dxa"/>
          </w:tcPr>
          <w:p w14:paraId="0E4CED0A" w14:textId="6BBFA4E7" w:rsidR="00276604" w:rsidRDefault="00276604" w:rsidP="00276604">
            <w:pPr>
              <w:ind w:firstLine="0"/>
              <w:jc w:val="left"/>
              <w:rPr>
                <w:noProof/>
                <w:lang w:val="vi-VN"/>
              </w:rPr>
            </w:pPr>
            <w:r>
              <w:rPr>
                <w:noProof/>
              </w:rPr>
              <w:t>Nhập thông tin báo cáo danh thu</w:t>
            </w:r>
          </w:p>
        </w:tc>
        <w:tc>
          <w:tcPr>
            <w:tcW w:w="2779" w:type="dxa"/>
          </w:tcPr>
          <w:p w14:paraId="382E46DD" w14:textId="32262276" w:rsidR="00276604" w:rsidRDefault="00276604" w:rsidP="00276604">
            <w:pPr>
              <w:ind w:firstLine="0"/>
              <w:jc w:val="left"/>
              <w:rPr>
                <w:noProof/>
                <w:lang w:val="vi-VN"/>
              </w:rPr>
            </w:pPr>
            <w:r>
              <w:rPr>
                <w:noProof/>
              </w:rPr>
              <w:t>Kiểm tra vai trò tài khoản hợp lệ thi hệ thông cho phép lập báo cáo</w:t>
            </w:r>
          </w:p>
        </w:tc>
        <w:tc>
          <w:tcPr>
            <w:tcW w:w="1890" w:type="dxa"/>
          </w:tcPr>
          <w:p w14:paraId="626168E5" w14:textId="77777777" w:rsidR="00276604" w:rsidRDefault="00276604" w:rsidP="00276604">
            <w:pPr>
              <w:ind w:firstLine="0"/>
              <w:jc w:val="left"/>
              <w:rPr>
                <w:noProof/>
                <w:lang w:val="vi-VN"/>
              </w:rPr>
            </w:pPr>
          </w:p>
        </w:tc>
        <w:tc>
          <w:tcPr>
            <w:tcW w:w="1440" w:type="dxa"/>
          </w:tcPr>
          <w:p w14:paraId="4E020683" w14:textId="77777777" w:rsidR="00276604" w:rsidRDefault="00276604" w:rsidP="00276604">
            <w:pPr>
              <w:ind w:firstLine="0"/>
              <w:rPr>
                <w:noProof/>
                <w:lang w:val="vi-VN"/>
              </w:rPr>
            </w:pPr>
          </w:p>
        </w:tc>
      </w:tr>
      <w:tr w:rsidR="00276604" w14:paraId="26E25FA4" w14:textId="77777777" w:rsidTr="00627EF8">
        <w:tc>
          <w:tcPr>
            <w:tcW w:w="900" w:type="dxa"/>
          </w:tcPr>
          <w:p w14:paraId="786384D4" w14:textId="7C04DC1C" w:rsidR="00276604" w:rsidRDefault="00276604" w:rsidP="00276604">
            <w:pPr>
              <w:ind w:firstLine="0"/>
              <w:rPr>
                <w:noProof/>
                <w:lang w:val="vi-VN"/>
              </w:rPr>
            </w:pPr>
            <w:r>
              <w:rPr>
                <w:noProof/>
              </w:rPr>
              <w:t>5</w:t>
            </w:r>
          </w:p>
        </w:tc>
        <w:tc>
          <w:tcPr>
            <w:tcW w:w="2171" w:type="dxa"/>
          </w:tcPr>
          <w:p w14:paraId="1CEBA511" w14:textId="617D16CE" w:rsidR="00276604" w:rsidRDefault="00276604" w:rsidP="00276604">
            <w:pPr>
              <w:ind w:firstLine="0"/>
              <w:jc w:val="left"/>
              <w:rPr>
                <w:noProof/>
                <w:lang w:val="vi-VN"/>
              </w:rPr>
            </w:pPr>
            <w:r>
              <w:rPr>
                <w:noProof/>
              </w:rPr>
              <w:t>Xác nhận xem báo cáo</w:t>
            </w:r>
          </w:p>
        </w:tc>
        <w:tc>
          <w:tcPr>
            <w:tcW w:w="2779" w:type="dxa"/>
          </w:tcPr>
          <w:p w14:paraId="17282DF5" w14:textId="16E0C7C3" w:rsidR="00276604" w:rsidRDefault="00276604" w:rsidP="00276604">
            <w:pPr>
              <w:ind w:firstLine="0"/>
              <w:jc w:val="left"/>
              <w:rPr>
                <w:noProof/>
                <w:lang w:val="vi-VN"/>
              </w:rPr>
            </w:pPr>
            <w:r>
              <w:rPr>
                <w:noProof/>
              </w:rPr>
              <w:t>Xác nhận xem báo cáo</w:t>
            </w:r>
          </w:p>
        </w:tc>
        <w:tc>
          <w:tcPr>
            <w:tcW w:w="1890" w:type="dxa"/>
          </w:tcPr>
          <w:p w14:paraId="7B77CCFE" w14:textId="77777777" w:rsidR="00276604" w:rsidRDefault="00276604" w:rsidP="00276604">
            <w:pPr>
              <w:ind w:firstLine="0"/>
              <w:jc w:val="left"/>
              <w:rPr>
                <w:noProof/>
                <w:lang w:val="vi-VN"/>
              </w:rPr>
            </w:pPr>
          </w:p>
        </w:tc>
        <w:tc>
          <w:tcPr>
            <w:tcW w:w="1440" w:type="dxa"/>
          </w:tcPr>
          <w:p w14:paraId="3E0026EE" w14:textId="77777777" w:rsidR="00276604" w:rsidRDefault="00276604" w:rsidP="00276604">
            <w:pPr>
              <w:ind w:firstLine="0"/>
              <w:rPr>
                <w:noProof/>
                <w:lang w:val="vi-VN"/>
              </w:rPr>
            </w:pPr>
          </w:p>
        </w:tc>
      </w:tr>
    </w:tbl>
    <w:p w14:paraId="48440313" w14:textId="714242F9" w:rsidR="00534549" w:rsidRPr="00534549" w:rsidRDefault="00534549" w:rsidP="00E956FD">
      <w:pPr>
        <w:rPr>
          <w:noProof/>
          <w:lang w:val="vi-VN"/>
        </w:rPr>
      </w:pPr>
    </w:p>
    <w:p w14:paraId="52FFF640" w14:textId="7373CB12" w:rsidR="00534549" w:rsidRPr="002E53E2" w:rsidRDefault="00534549" w:rsidP="00E956FD">
      <w:pPr>
        <w:rPr>
          <w:noProof/>
          <w:color w:val="5B9BD5" w:themeColor="accent1"/>
          <w:lang w:val="vi-VN"/>
        </w:rPr>
      </w:pPr>
      <w:r w:rsidRPr="002E53E2">
        <w:rPr>
          <w:noProof/>
          <w:color w:val="5B9BD5" w:themeColor="accent1"/>
          <w:lang w:val="vi-VN"/>
        </w:rPr>
        <w:t>2.9.3.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356ECBA6" w14:textId="77777777" w:rsidTr="00627EF8">
        <w:tc>
          <w:tcPr>
            <w:tcW w:w="900" w:type="dxa"/>
          </w:tcPr>
          <w:p w14:paraId="5C6E53A1" w14:textId="77777777" w:rsidR="00FF4A47" w:rsidRPr="00FF4A47" w:rsidRDefault="00FF4A47" w:rsidP="00276604">
            <w:pPr>
              <w:ind w:firstLine="0"/>
              <w:jc w:val="center"/>
              <w:rPr>
                <w:noProof/>
              </w:rPr>
            </w:pPr>
            <w:r>
              <w:rPr>
                <w:noProof/>
              </w:rPr>
              <w:t>STT</w:t>
            </w:r>
          </w:p>
        </w:tc>
        <w:tc>
          <w:tcPr>
            <w:tcW w:w="2171" w:type="dxa"/>
          </w:tcPr>
          <w:p w14:paraId="0F8B3D6E" w14:textId="77777777" w:rsidR="00FF4A47" w:rsidRPr="00FF4A47" w:rsidRDefault="00FF4A47" w:rsidP="00276604">
            <w:pPr>
              <w:ind w:firstLine="0"/>
              <w:jc w:val="left"/>
              <w:rPr>
                <w:noProof/>
              </w:rPr>
            </w:pPr>
            <w:r>
              <w:rPr>
                <w:noProof/>
              </w:rPr>
              <w:t>Biến cố</w:t>
            </w:r>
          </w:p>
        </w:tc>
        <w:tc>
          <w:tcPr>
            <w:tcW w:w="2779" w:type="dxa"/>
          </w:tcPr>
          <w:p w14:paraId="6BC054B0" w14:textId="77777777" w:rsidR="00FF4A47" w:rsidRPr="00FF4A47" w:rsidRDefault="00FF4A47" w:rsidP="00276604">
            <w:pPr>
              <w:ind w:firstLine="0"/>
              <w:jc w:val="left"/>
              <w:rPr>
                <w:noProof/>
              </w:rPr>
            </w:pPr>
            <w:r>
              <w:rPr>
                <w:noProof/>
              </w:rPr>
              <w:t>Ý nghĩa</w:t>
            </w:r>
          </w:p>
        </w:tc>
        <w:tc>
          <w:tcPr>
            <w:tcW w:w="1890" w:type="dxa"/>
          </w:tcPr>
          <w:p w14:paraId="4C7DD8D3" w14:textId="77777777" w:rsidR="00FF4A47" w:rsidRPr="00FF4A47" w:rsidRDefault="00FF4A47" w:rsidP="00276604">
            <w:pPr>
              <w:ind w:firstLine="0"/>
              <w:jc w:val="left"/>
              <w:rPr>
                <w:noProof/>
              </w:rPr>
            </w:pPr>
            <w:r>
              <w:rPr>
                <w:noProof/>
              </w:rPr>
              <w:t>Xử lý liên quan</w:t>
            </w:r>
          </w:p>
        </w:tc>
        <w:tc>
          <w:tcPr>
            <w:tcW w:w="1440" w:type="dxa"/>
          </w:tcPr>
          <w:p w14:paraId="12F3FE48" w14:textId="77777777" w:rsidR="00FF4A47" w:rsidRPr="00FF4A47" w:rsidRDefault="00FF4A47" w:rsidP="00276604">
            <w:pPr>
              <w:ind w:firstLine="0"/>
              <w:rPr>
                <w:noProof/>
              </w:rPr>
            </w:pPr>
            <w:r>
              <w:rPr>
                <w:noProof/>
              </w:rPr>
              <w:t>Ghi chú</w:t>
            </w:r>
          </w:p>
        </w:tc>
      </w:tr>
      <w:tr w:rsidR="00FF4A47" w14:paraId="0F6E1399" w14:textId="77777777" w:rsidTr="00627EF8">
        <w:tc>
          <w:tcPr>
            <w:tcW w:w="900" w:type="dxa"/>
          </w:tcPr>
          <w:p w14:paraId="768781AF" w14:textId="77777777" w:rsidR="00FF4A47" w:rsidRDefault="00FF4A47" w:rsidP="00276604">
            <w:pPr>
              <w:ind w:firstLine="0"/>
              <w:rPr>
                <w:noProof/>
                <w:lang w:val="vi-VN"/>
              </w:rPr>
            </w:pPr>
          </w:p>
        </w:tc>
        <w:tc>
          <w:tcPr>
            <w:tcW w:w="2171" w:type="dxa"/>
          </w:tcPr>
          <w:p w14:paraId="4787035F" w14:textId="77777777" w:rsidR="00FF4A47" w:rsidRDefault="00FF4A47" w:rsidP="00276604">
            <w:pPr>
              <w:ind w:firstLine="0"/>
              <w:jc w:val="left"/>
              <w:rPr>
                <w:noProof/>
                <w:lang w:val="vi-VN"/>
              </w:rPr>
            </w:pPr>
          </w:p>
        </w:tc>
        <w:tc>
          <w:tcPr>
            <w:tcW w:w="2779" w:type="dxa"/>
          </w:tcPr>
          <w:p w14:paraId="21992376" w14:textId="77777777" w:rsidR="00FF4A47" w:rsidRDefault="00FF4A47" w:rsidP="00276604">
            <w:pPr>
              <w:ind w:firstLine="0"/>
              <w:jc w:val="left"/>
              <w:rPr>
                <w:noProof/>
                <w:lang w:val="vi-VN"/>
              </w:rPr>
            </w:pPr>
          </w:p>
        </w:tc>
        <w:tc>
          <w:tcPr>
            <w:tcW w:w="1890" w:type="dxa"/>
          </w:tcPr>
          <w:p w14:paraId="0AF23871" w14:textId="77777777" w:rsidR="00FF4A47" w:rsidRDefault="00FF4A47" w:rsidP="00276604">
            <w:pPr>
              <w:ind w:firstLine="0"/>
              <w:jc w:val="left"/>
              <w:rPr>
                <w:noProof/>
                <w:lang w:val="vi-VN"/>
              </w:rPr>
            </w:pPr>
          </w:p>
        </w:tc>
        <w:tc>
          <w:tcPr>
            <w:tcW w:w="1440" w:type="dxa"/>
          </w:tcPr>
          <w:p w14:paraId="096C00F9" w14:textId="77777777" w:rsidR="00FF4A47" w:rsidRDefault="00FF4A47" w:rsidP="00276604">
            <w:pPr>
              <w:ind w:firstLine="0"/>
              <w:rPr>
                <w:noProof/>
                <w:lang w:val="vi-VN"/>
              </w:rPr>
            </w:pPr>
          </w:p>
        </w:tc>
      </w:tr>
    </w:tbl>
    <w:p w14:paraId="3C427424" w14:textId="77777777" w:rsidR="00FF4A47" w:rsidRPr="00534549" w:rsidRDefault="00FF4A47" w:rsidP="00E956FD">
      <w:pPr>
        <w:rPr>
          <w:noProof/>
          <w:lang w:val="vi-VN"/>
        </w:rPr>
      </w:pPr>
    </w:p>
    <w:p w14:paraId="72760E96" w14:textId="7568FF88" w:rsidR="00454741" w:rsidRPr="00534549" w:rsidRDefault="00454741" w:rsidP="00454741">
      <w:pPr>
        <w:pStyle w:val="Heading3"/>
        <w:rPr>
          <w:noProof/>
          <w:lang w:val="vi-VN"/>
        </w:rPr>
      </w:pPr>
      <w:bookmarkStart w:id="110" w:name="_Toc534701657"/>
      <w:r w:rsidRPr="00534549">
        <w:rPr>
          <w:noProof/>
          <w:lang w:val="vi-VN"/>
        </w:rPr>
        <w:lastRenderedPageBreak/>
        <w:t>Quản lý người dùng</w:t>
      </w:r>
      <w:bookmarkEnd w:id="110"/>
    </w:p>
    <w:p w14:paraId="582001C3" w14:textId="52250E2B" w:rsidR="00534549" w:rsidRPr="002E53E2" w:rsidRDefault="00534549" w:rsidP="00534549">
      <w:pPr>
        <w:rPr>
          <w:noProof/>
          <w:color w:val="5B9BD5" w:themeColor="accent1"/>
          <w:lang w:val="vi-VN"/>
        </w:rPr>
      </w:pPr>
      <w:r w:rsidRPr="002E53E2">
        <w:rPr>
          <w:noProof/>
          <w:color w:val="5B9BD5" w:themeColor="accent1"/>
          <w:lang w:val="vi-VN"/>
        </w:rPr>
        <w:t>2.10.1. Sơ đồ trạng thái</w:t>
      </w:r>
    </w:p>
    <w:p w14:paraId="43C42F1F" w14:textId="126EA604" w:rsidR="00E956FD" w:rsidRPr="00534549" w:rsidRDefault="00505491" w:rsidP="00E956FD">
      <w:pPr>
        <w:rPr>
          <w:noProof/>
          <w:lang w:val="vi-VN"/>
        </w:rPr>
      </w:pPr>
      <w:r>
        <w:rPr>
          <w:noProof/>
          <w:lang w:val="vi-VN"/>
        </w:rPr>
        <w:drawing>
          <wp:inline distT="0" distB="0" distL="0" distR="0" wp14:anchorId="39E3A2F2" wp14:editId="195B2255">
            <wp:extent cx="5731510" cy="3891915"/>
            <wp:effectExtent l="0" t="0" r="2540" b="0"/>
            <wp:docPr id="33" name="Hình ảnh 33" descr="Ảnh có chứa ảnh chụp màn hình,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ản lý người dù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91915"/>
                    </a:xfrm>
                    <a:prstGeom prst="rect">
                      <a:avLst/>
                    </a:prstGeom>
                  </pic:spPr>
                </pic:pic>
              </a:graphicData>
            </a:graphic>
          </wp:inline>
        </w:drawing>
      </w:r>
    </w:p>
    <w:p w14:paraId="1CC1A5BF" w14:textId="0483230F" w:rsidR="00534549" w:rsidRPr="002E53E2" w:rsidRDefault="00534549" w:rsidP="00E956FD">
      <w:pPr>
        <w:rPr>
          <w:noProof/>
          <w:color w:val="5B9BD5" w:themeColor="accent1"/>
          <w:lang w:val="vi-VN"/>
        </w:rPr>
      </w:pPr>
      <w:r w:rsidRPr="002E53E2">
        <w:rPr>
          <w:noProof/>
          <w:color w:val="5B9BD5" w:themeColor="accent1"/>
          <w:lang w:val="vi-VN"/>
        </w:rPr>
        <w:t xml:space="preserve">2.10.2. Bảng mô tả trạng </w:t>
      </w:r>
      <w:r w:rsidR="00FF4A47" w:rsidRPr="002E53E2">
        <w:rPr>
          <w:noProof/>
          <w:color w:val="5B9BD5" w:themeColor="accent1"/>
          <w:lang w:val="vi-VN"/>
        </w:rPr>
        <w:t>thá</w:t>
      </w:r>
      <w:r w:rsidRPr="002E53E2">
        <w:rPr>
          <w:noProof/>
          <w:color w:val="5B9BD5" w:themeColor="accent1"/>
          <w:lang w:val="vi-VN"/>
        </w:rPr>
        <w:t>i</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3A455960" w14:textId="77777777" w:rsidTr="00627EF8">
        <w:tc>
          <w:tcPr>
            <w:tcW w:w="900" w:type="dxa"/>
          </w:tcPr>
          <w:p w14:paraId="1EAB6E0B" w14:textId="77777777" w:rsidR="00FF4A47" w:rsidRPr="00FF4A47" w:rsidRDefault="00FF4A47" w:rsidP="00276604">
            <w:pPr>
              <w:ind w:firstLine="0"/>
              <w:jc w:val="center"/>
              <w:rPr>
                <w:noProof/>
              </w:rPr>
            </w:pPr>
            <w:r>
              <w:rPr>
                <w:noProof/>
              </w:rPr>
              <w:t>STT</w:t>
            </w:r>
          </w:p>
        </w:tc>
        <w:tc>
          <w:tcPr>
            <w:tcW w:w="2171" w:type="dxa"/>
          </w:tcPr>
          <w:p w14:paraId="31A94F40" w14:textId="77777777" w:rsidR="00FF4A47" w:rsidRPr="00FF4A47" w:rsidRDefault="00FF4A47" w:rsidP="00276604">
            <w:pPr>
              <w:ind w:firstLine="0"/>
              <w:jc w:val="left"/>
              <w:rPr>
                <w:noProof/>
              </w:rPr>
            </w:pPr>
            <w:r>
              <w:rPr>
                <w:noProof/>
              </w:rPr>
              <w:t>Trạng thái</w:t>
            </w:r>
          </w:p>
        </w:tc>
        <w:tc>
          <w:tcPr>
            <w:tcW w:w="2779" w:type="dxa"/>
          </w:tcPr>
          <w:p w14:paraId="47520704" w14:textId="77777777" w:rsidR="00FF4A47" w:rsidRPr="00FF4A47" w:rsidRDefault="00FF4A47" w:rsidP="00276604">
            <w:pPr>
              <w:ind w:firstLine="0"/>
              <w:jc w:val="left"/>
              <w:rPr>
                <w:noProof/>
              </w:rPr>
            </w:pPr>
            <w:r>
              <w:rPr>
                <w:noProof/>
              </w:rPr>
              <w:t>Ý nghĩa</w:t>
            </w:r>
          </w:p>
        </w:tc>
        <w:tc>
          <w:tcPr>
            <w:tcW w:w="1890" w:type="dxa"/>
          </w:tcPr>
          <w:p w14:paraId="30E40A35" w14:textId="77777777" w:rsidR="00FF4A47" w:rsidRPr="00FF4A47" w:rsidRDefault="00FF4A47" w:rsidP="00276604">
            <w:pPr>
              <w:ind w:firstLine="0"/>
              <w:jc w:val="left"/>
              <w:rPr>
                <w:noProof/>
              </w:rPr>
            </w:pPr>
            <w:r>
              <w:rPr>
                <w:noProof/>
              </w:rPr>
              <w:t>Xử lý liên quan</w:t>
            </w:r>
          </w:p>
        </w:tc>
        <w:tc>
          <w:tcPr>
            <w:tcW w:w="1440" w:type="dxa"/>
          </w:tcPr>
          <w:p w14:paraId="3768605B" w14:textId="77777777" w:rsidR="00FF4A47" w:rsidRPr="00FF4A47" w:rsidRDefault="00FF4A47" w:rsidP="00276604">
            <w:pPr>
              <w:ind w:firstLine="0"/>
              <w:rPr>
                <w:noProof/>
              </w:rPr>
            </w:pPr>
            <w:r>
              <w:rPr>
                <w:noProof/>
              </w:rPr>
              <w:t>Ghi chú</w:t>
            </w:r>
          </w:p>
        </w:tc>
      </w:tr>
      <w:tr w:rsidR="00505491" w14:paraId="2AC2B373" w14:textId="77777777" w:rsidTr="00627EF8">
        <w:tc>
          <w:tcPr>
            <w:tcW w:w="900" w:type="dxa"/>
          </w:tcPr>
          <w:p w14:paraId="11829B4F" w14:textId="1829E8E4" w:rsidR="00505491" w:rsidRDefault="00505491" w:rsidP="00505491">
            <w:pPr>
              <w:ind w:firstLine="0"/>
              <w:rPr>
                <w:noProof/>
                <w:lang w:val="vi-VN"/>
              </w:rPr>
            </w:pPr>
            <w:r w:rsidRPr="00E61FC3">
              <w:rPr>
                <w:noProof/>
              </w:rPr>
              <w:t>1</w:t>
            </w:r>
          </w:p>
        </w:tc>
        <w:tc>
          <w:tcPr>
            <w:tcW w:w="2171" w:type="dxa"/>
          </w:tcPr>
          <w:p w14:paraId="5A8CDA99" w14:textId="1AD83B5C" w:rsidR="00505491" w:rsidRDefault="00505491" w:rsidP="00505491">
            <w:pPr>
              <w:ind w:firstLine="0"/>
              <w:jc w:val="left"/>
              <w:rPr>
                <w:noProof/>
                <w:lang w:val="vi-VN"/>
              </w:rPr>
            </w:pPr>
            <w:r>
              <w:rPr>
                <w:noProof/>
              </w:rPr>
              <w:t>Kiểm tra thông tin đăng nhập</w:t>
            </w:r>
          </w:p>
        </w:tc>
        <w:tc>
          <w:tcPr>
            <w:tcW w:w="2779" w:type="dxa"/>
          </w:tcPr>
          <w:p w14:paraId="68AB028F" w14:textId="746A0BAA" w:rsidR="00505491" w:rsidRDefault="00505491" w:rsidP="00505491">
            <w:pPr>
              <w:ind w:firstLine="0"/>
              <w:jc w:val="left"/>
              <w:rPr>
                <w:noProof/>
                <w:lang w:val="vi-VN"/>
              </w:rPr>
            </w:pPr>
            <w:r>
              <w:rPr>
                <w:noProof/>
              </w:rPr>
              <w:t>Kiểm tra thông tin tài khoản có hợp lệ hay không</w:t>
            </w:r>
          </w:p>
        </w:tc>
        <w:tc>
          <w:tcPr>
            <w:tcW w:w="1890" w:type="dxa"/>
          </w:tcPr>
          <w:p w14:paraId="038E2622" w14:textId="77777777" w:rsidR="00505491" w:rsidRDefault="00505491" w:rsidP="00505491">
            <w:pPr>
              <w:ind w:firstLine="0"/>
              <w:jc w:val="left"/>
              <w:rPr>
                <w:noProof/>
                <w:lang w:val="vi-VN"/>
              </w:rPr>
            </w:pPr>
          </w:p>
        </w:tc>
        <w:tc>
          <w:tcPr>
            <w:tcW w:w="1440" w:type="dxa"/>
          </w:tcPr>
          <w:p w14:paraId="7F599554" w14:textId="77777777" w:rsidR="00505491" w:rsidRDefault="00505491" w:rsidP="00505491">
            <w:pPr>
              <w:ind w:firstLine="0"/>
              <w:rPr>
                <w:noProof/>
                <w:lang w:val="vi-VN"/>
              </w:rPr>
            </w:pPr>
          </w:p>
        </w:tc>
      </w:tr>
      <w:tr w:rsidR="00505491" w14:paraId="3B813CF4" w14:textId="77777777" w:rsidTr="00627EF8">
        <w:tc>
          <w:tcPr>
            <w:tcW w:w="900" w:type="dxa"/>
          </w:tcPr>
          <w:p w14:paraId="3C248CCF" w14:textId="234E7165" w:rsidR="00505491" w:rsidRDefault="00505491" w:rsidP="00505491">
            <w:pPr>
              <w:ind w:firstLine="0"/>
              <w:rPr>
                <w:noProof/>
                <w:lang w:val="vi-VN"/>
              </w:rPr>
            </w:pPr>
            <w:r w:rsidRPr="00E61FC3">
              <w:rPr>
                <w:noProof/>
              </w:rPr>
              <w:t>2</w:t>
            </w:r>
          </w:p>
        </w:tc>
        <w:tc>
          <w:tcPr>
            <w:tcW w:w="2171" w:type="dxa"/>
          </w:tcPr>
          <w:p w14:paraId="613AC022" w14:textId="1360F441" w:rsidR="00505491" w:rsidRDefault="00505491" w:rsidP="00505491">
            <w:pPr>
              <w:ind w:firstLine="0"/>
              <w:jc w:val="left"/>
              <w:rPr>
                <w:noProof/>
                <w:lang w:val="vi-VN"/>
              </w:rPr>
            </w:pPr>
            <w:r>
              <w:rPr>
                <w:noProof/>
              </w:rPr>
              <w:t>Xác nhận đăng nhập</w:t>
            </w:r>
          </w:p>
        </w:tc>
        <w:tc>
          <w:tcPr>
            <w:tcW w:w="2779" w:type="dxa"/>
          </w:tcPr>
          <w:p w14:paraId="25E9B783" w14:textId="09871CCF" w:rsidR="00505491" w:rsidRDefault="00505491" w:rsidP="00505491">
            <w:pPr>
              <w:ind w:firstLine="0"/>
              <w:jc w:val="left"/>
              <w:rPr>
                <w:noProof/>
                <w:lang w:val="vi-VN"/>
              </w:rPr>
            </w:pPr>
            <w:r>
              <w:rPr>
                <w:noProof/>
              </w:rPr>
              <w:t>Nếu thông tin hợp lệ thì xác nhận đăng nhập thành công</w:t>
            </w:r>
          </w:p>
        </w:tc>
        <w:tc>
          <w:tcPr>
            <w:tcW w:w="1890" w:type="dxa"/>
          </w:tcPr>
          <w:p w14:paraId="1231EA4B" w14:textId="1F68F7B6" w:rsidR="00505491" w:rsidRDefault="00505491" w:rsidP="00505491">
            <w:pPr>
              <w:ind w:firstLine="0"/>
              <w:jc w:val="left"/>
              <w:rPr>
                <w:noProof/>
                <w:lang w:val="vi-VN"/>
              </w:rPr>
            </w:pPr>
            <w:r>
              <w:rPr>
                <w:noProof/>
              </w:rPr>
              <w:t>Kiểm tra vai trò tài khoản</w:t>
            </w:r>
          </w:p>
        </w:tc>
        <w:tc>
          <w:tcPr>
            <w:tcW w:w="1440" w:type="dxa"/>
          </w:tcPr>
          <w:p w14:paraId="1FF60096" w14:textId="77777777" w:rsidR="00505491" w:rsidRDefault="00505491" w:rsidP="00505491">
            <w:pPr>
              <w:ind w:firstLine="0"/>
              <w:rPr>
                <w:noProof/>
                <w:lang w:val="vi-VN"/>
              </w:rPr>
            </w:pPr>
          </w:p>
        </w:tc>
      </w:tr>
      <w:tr w:rsidR="00505491" w14:paraId="38A56EDE" w14:textId="77777777" w:rsidTr="00627EF8">
        <w:tc>
          <w:tcPr>
            <w:tcW w:w="900" w:type="dxa"/>
          </w:tcPr>
          <w:p w14:paraId="31E6F856" w14:textId="31E99752" w:rsidR="00505491" w:rsidRPr="00E61FC3" w:rsidRDefault="00505491" w:rsidP="00505491">
            <w:pPr>
              <w:ind w:firstLine="0"/>
              <w:rPr>
                <w:noProof/>
              </w:rPr>
            </w:pPr>
            <w:r>
              <w:rPr>
                <w:noProof/>
              </w:rPr>
              <w:t>3</w:t>
            </w:r>
          </w:p>
        </w:tc>
        <w:tc>
          <w:tcPr>
            <w:tcW w:w="2171" w:type="dxa"/>
          </w:tcPr>
          <w:p w14:paraId="04D1C9C5" w14:textId="0C2A5B8A" w:rsidR="00505491" w:rsidRDefault="00505491" w:rsidP="00505491">
            <w:pPr>
              <w:ind w:firstLine="0"/>
              <w:jc w:val="left"/>
              <w:rPr>
                <w:noProof/>
              </w:rPr>
            </w:pPr>
            <w:r>
              <w:rPr>
                <w:noProof/>
              </w:rPr>
              <w:t>Quản lý người dùng</w:t>
            </w:r>
          </w:p>
        </w:tc>
        <w:tc>
          <w:tcPr>
            <w:tcW w:w="2779" w:type="dxa"/>
          </w:tcPr>
          <w:p w14:paraId="7F364BD3" w14:textId="38F75699" w:rsidR="00505491" w:rsidRDefault="006E79C6" w:rsidP="00505491">
            <w:pPr>
              <w:ind w:firstLine="0"/>
              <w:jc w:val="left"/>
              <w:rPr>
                <w:noProof/>
              </w:rPr>
            </w:pPr>
            <w:r>
              <w:rPr>
                <w:noProof/>
              </w:rPr>
              <w:t>Kiểm tra vai trò tài khoản hợp lệ hệ thống cho phé sử dụng tính năng quản lý người dùng</w:t>
            </w:r>
          </w:p>
        </w:tc>
        <w:tc>
          <w:tcPr>
            <w:tcW w:w="1890" w:type="dxa"/>
          </w:tcPr>
          <w:p w14:paraId="6107E5DF" w14:textId="77777777" w:rsidR="00505491" w:rsidRDefault="00505491" w:rsidP="00505491">
            <w:pPr>
              <w:ind w:firstLine="0"/>
              <w:jc w:val="left"/>
              <w:rPr>
                <w:noProof/>
              </w:rPr>
            </w:pPr>
          </w:p>
        </w:tc>
        <w:tc>
          <w:tcPr>
            <w:tcW w:w="1440" w:type="dxa"/>
          </w:tcPr>
          <w:p w14:paraId="070A7E8C" w14:textId="77777777" w:rsidR="00505491" w:rsidRDefault="00505491" w:rsidP="00505491">
            <w:pPr>
              <w:ind w:firstLine="0"/>
              <w:rPr>
                <w:noProof/>
                <w:lang w:val="vi-VN"/>
              </w:rPr>
            </w:pPr>
          </w:p>
        </w:tc>
      </w:tr>
      <w:tr w:rsidR="00505491" w14:paraId="33D70F71" w14:textId="77777777" w:rsidTr="00627EF8">
        <w:tc>
          <w:tcPr>
            <w:tcW w:w="900" w:type="dxa"/>
          </w:tcPr>
          <w:p w14:paraId="06E2FE36" w14:textId="695F0272" w:rsidR="00505491" w:rsidRPr="00E61FC3" w:rsidRDefault="00505491" w:rsidP="00505491">
            <w:pPr>
              <w:ind w:firstLine="0"/>
              <w:rPr>
                <w:noProof/>
              </w:rPr>
            </w:pPr>
            <w:r>
              <w:rPr>
                <w:noProof/>
              </w:rPr>
              <w:t>4</w:t>
            </w:r>
          </w:p>
        </w:tc>
        <w:tc>
          <w:tcPr>
            <w:tcW w:w="2171" w:type="dxa"/>
          </w:tcPr>
          <w:p w14:paraId="4D3F0900" w14:textId="4C422173" w:rsidR="00505491" w:rsidRDefault="00505491" w:rsidP="00505491">
            <w:pPr>
              <w:ind w:firstLine="0"/>
              <w:jc w:val="left"/>
              <w:rPr>
                <w:noProof/>
              </w:rPr>
            </w:pPr>
            <w:r>
              <w:rPr>
                <w:noProof/>
              </w:rPr>
              <w:t>Nhập thông tin người dùng mới</w:t>
            </w:r>
          </w:p>
        </w:tc>
        <w:tc>
          <w:tcPr>
            <w:tcW w:w="2779" w:type="dxa"/>
          </w:tcPr>
          <w:p w14:paraId="0649255D" w14:textId="7966FF59" w:rsidR="00505491" w:rsidRDefault="006E79C6" w:rsidP="00505491">
            <w:pPr>
              <w:ind w:firstLine="0"/>
              <w:jc w:val="left"/>
              <w:rPr>
                <w:noProof/>
              </w:rPr>
            </w:pPr>
            <w:r>
              <w:rPr>
                <w:noProof/>
              </w:rPr>
              <w:t>Nhập mới thông tin người dùng mới</w:t>
            </w:r>
          </w:p>
        </w:tc>
        <w:tc>
          <w:tcPr>
            <w:tcW w:w="1890" w:type="dxa"/>
          </w:tcPr>
          <w:p w14:paraId="3F2B0487" w14:textId="77777777" w:rsidR="00505491" w:rsidRDefault="00505491" w:rsidP="00505491">
            <w:pPr>
              <w:ind w:firstLine="0"/>
              <w:jc w:val="left"/>
              <w:rPr>
                <w:noProof/>
              </w:rPr>
            </w:pPr>
          </w:p>
        </w:tc>
        <w:tc>
          <w:tcPr>
            <w:tcW w:w="1440" w:type="dxa"/>
          </w:tcPr>
          <w:p w14:paraId="70597B2B" w14:textId="77777777" w:rsidR="00505491" w:rsidRDefault="00505491" w:rsidP="00505491">
            <w:pPr>
              <w:ind w:firstLine="0"/>
              <w:rPr>
                <w:noProof/>
                <w:lang w:val="vi-VN"/>
              </w:rPr>
            </w:pPr>
          </w:p>
        </w:tc>
      </w:tr>
      <w:tr w:rsidR="00505491" w14:paraId="2A03A69D" w14:textId="77777777" w:rsidTr="00627EF8">
        <w:tc>
          <w:tcPr>
            <w:tcW w:w="900" w:type="dxa"/>
          </w:tcPr>
          <w:p w14:paraId="2A1B9645" w14:textId="7CEDD190" w:rsidR="00505491" w:rsidRPr="00E61FC3" w:rsidRDefault="00505491" w:rsidP="00505491">
            <w:pPr>
              <w:ind w:firstLine="0"/>
              <w:rPr>
                <w:noProof/>
              </w:rPr>
            </w:pPr>
            <w:r>
              <w:rPr>
                <w:noProof/>
              </w:rPr>
              <w:t>5</w:t>
            </w:r>
          </w:p>
        </w:tc>
        <w:tc>
          <w:tcPr>
            <w:tcW w:w="2171" w:type="dxa"/>
          </w:tcPr>
          <w:p w14:paraId="7F609F9E" w14:textId="4647FCDD" w:rsidR="00505491" w:rsidRDefault="00505491" w:rsidP="00505491">
            <w:pPr>
              <w:ind w:firstLine="0"/>
              <w:jc w:val="left"/>
              <w:rPr>
                <w:noProof/>
              </w:rPr>
            </w:pPr>
            <w:r>
              <w:rPr>
                <w:noProof/>
              </w:rPr>
              <w:t>Xác nhận thêm thành công</w:t>
            </w:r>
          </w:p>
        </w:tc>
        <w:tc>
          <w:tcPr>
            <w:tcW w:w="2779" w:type="dxa"/>
          </w:tcPr>
          <w:p w14:paraId="38D86656" w14:textId="32287B4D" w:rsidR="00505491" w:rsidRDefault="006E79C6" w:rsidP="00505491">
            <w:pPr>
              <w:ind w:firstLine="0"/>
              <w:jc w:val="left"/>
              <w:rPr>
                <w:noProof/>
              </w:rPr>
            </w:pPr>
            <w:r>
              <w:rPr>
                <w:noProof/>
              </w:rPr>
              <w:t>Xác nhận thêm thành công</w:t>
            </w:r>
          </w:p>
        </w:tc>
        <w:tc>
          <w:tcPr>
            <w:tcW w:w="1890" w:type="dxa"/>
          </w:tcPr>
          <w:p w14:paraId="60DAC77C" w14:textId="37A73F29" w:rsidR="00505491" w:rsidRDefault="006E79C6" w:rsidP="00505491">
            <w:pPr>
              <w:ind w:firstLine="0"/>
              <w:jc w:val="left"/>
              <w:rPr>
                <w:noProof/>
              </w:rPr>
            </w:pPr>
            <w:r>
              <w:rPr>
                <w:noProof/>
              </w:rPr>
              <w:t>Cập nhật dữ liệu</w:t>
            </w:r>
          </w:p>
        </w:tc>
        <w:tc>
          <w:tcPr>
            <w:tcW w:w="1440" w:type="dxa"/>
          </w:tcPr>
          <w:p w14:paraId="4423BC82" w14:textId="77777777" w:rsidR="00505491" w:rsidRDefault="00505491" w:rsidP="00505491">
            <w:pPr>
              <w:ind w:firstLine="0"/>
              <w:rPr>
                <w:noProof/>
                <w:lang w:val="vi-VN"/>
              </w:rPr>
            </w:pPr>
          </w:p>
        </w:tc>
      </w:tr>
      <w:tr w:rsidR="00505491" w14:paraId="4A1A688D" w14:textId="77777777" w:rsidTr="00627EF8">
        <w:tc>
          <w:tcPr>
            <w:tcW w:w="900" w:type="dxa"/>
          </w:tcPr>
          <w:p w14:paraId="46E56031" w14:textId="4A8D6EB5" w:rsidR="00505491" w:rsidRPr="00E61FC3" w:rsidRDefault="00505491" w:rsidP="00505491">
            <w:pPr>
              <w:ind w:firstLine="0"/>
              <w:rPr>
                <w:noProof/>
              </w:rPr>
            </w:pPr>
            <w:r>
              <w:rPr>
                <w:noProof/>
              </w:rPr>
              <w:lastRenderedPageBreak/>
              <w:t>6</w:t>
            </w:r>
          </w:p>
        </w:tc>
        <w:tc>
          <w:tcPr>
            <w:tcW w:w="2171" w:type="dxa"/>
          </w:tcPr>
          <w:p w14:paraId="68A813A9" w14:textId="656BC99F" w:rsidR="00505491" w:rsidRDefault="00505491" w:rsidP="00505491">
            <w:pPr>
              <w:ind w:firstLine="0"/>
              <w:jc w:val="left"/>
              <w:rPr>
                <w:noProof/>
              </w:rPr>
            </w:pPr>
            <w:r>
              <w:rPr>
                <w:noProof/>
              </w:rPr>
              <w:t>Chọn trường người dùng cần xóa</w:t>
            </w:r>
          </w:p>
        </w:tc>
        <w:tc>
          <w:tcPr>
            <w:tcW w:w="2779" w:type="dxa"/>
          </w:tcPr>
          <w:p w14:paraId="13072EC3" w14:textId="40DE0395" w:rsidR="00505491" w:rsidRDefault="006E79C6" w:rsidP="00505491">
            <w:pPr>
              <w:ind w:firstLine="0"/>
              <w:jc w:val="left"/>
              <w:rPr>
                <w:noProof/>
              </w:rPr>
            </w:pPr>
            <w:r>
              <w:rPr>
                <w:noProof/>
              </w:rPr>
              <w:t>Chọn trường người dùng cần xóa</w:t>
            </w:r>
          </w:p>
        </w:tc>
        <w:tc>
          <w:tcPr>
            <w:tcW w:w="1890" w:type="dxa"/>
          </w:tcPr>
          <w:p w14:paraId="1599A5B1" w14:textId="77777777" w:rsidR="00505491" w:rsidRDefault="00505491" w:rsidP="00505491">
            <w:pPr>
              <w:ind w:firstLine="0"/>
              <w:jc w:val="left"/>
              <w:rPr>
                <w:noProof/>
              </w:rPr>
            </w:pPr>
          </w:p>
        </w:tc>
        <w:tc>
          <w:tcPr>
            <w:tcW w:w="1440" w:type="dxa"/>
          </w:tcPr>
          <w:p w14:paraId="42762947" w14:textId="77777777" w:rsidR="00505491" w:rsidRDefault="00505491" w:rsidP="00505491">
            <w:pPr>
              <w:ind w:firstLine="0"/>
              <w:rPr>
                <w:noProof/>
                <w:lang w:val="vi-VN"/>
              </w:rPr>
            </w:pPr>
          </w:p>
        </w:tc>
      </w:tr>
      <w:tr w:rsidR="00505491" w14:paraId="648162AF" w14:textId="77777777" w:rsidTr="00627EF8">
        <w:tc>
          <w:tcPr>
            <w:tcW w:w="900" w:type="dxa"/>
          </w:tcPr>
          <w:p w14:paraId="23488993" w14:textId="2EDCF716" w:rsidR="00505491" w:rsidRPr="00E61FC3" w:rsidRDefault="00505491" w:rsidP="00505491">
            <w:pPr>
              <w:ind w:firstLine="0"/>
              <w:rPr>
                <w:noProof/>
              </w:rPr>
            </w:pPr>
            <w:r>
              <w:rPr>
                <w:noProof/>
              </w:rPr>
              <w:t>7</w:t>
            </w:r>
          </w:p>
        </w:tc>
        <w:tc>
          <w:tcPr>
            <w:tcW w:w="2171" w:type="dxa"/>
          </w:tcPr>
          <w:p w14:paraId="30D290D1" w14:textId="5882B7AE" w:rsidR="00505491" w:rsidRDefault="00505491" w:rsidP="00505491">
            <w:pPr>
              <w:ind w:firstLine="0"/>
              <w:jc w:val="left"/>
              <w:rPr>
                <w:noProof/>
              </w:rPr>
            </w:pPr>
            <w:r>
              <w:rPr>
                <w:noProof/>
              </w:rPr>
              <w:t>Xác nhận xóa người dùng</w:t>
            </w:r>
          </w:p>
        </w:tc>
        <w:tc>
          <w:tcPr>
            <w:tcW w:w="2779" w:type="dxa"/>
          </w:tcPr>
          <w:p w14:paraId="190A5CD2" w14:textId="3C91EED9" w:rsidR="00505491" w:rsidRDefault="006E79C6" w:rsidP="00505491">
            <w:pPr>
              <w:ind w:firstLine="0"/>
              <w:jc w:val="left"/>
              <w:rPr>
                <w:noProof/>
              </w:rPr>
            </w:pPr>
            <w:r>
              <w:rPr>
                <w:noProof/>
              </w:rPr>
              <w:t>Xác nhận xóa người dùng</w:t>
            </w:r>
          </w:p>
        </w:tc>
        <w:tc>
          <w:tcPr>
            <w:tcW w:w="1890" w:type="dxa"/>
          </w:tcPr>
          <w:p w14:paraId="3D97B549" w14:textId="45704AE5" w:rsidR="00505491" w:rsidRDefault="006E79C6" w:rsidP="00505491">
            <w:pPr>
              <w:ind w:firstLine="0"/>
              <w:jc w:val="left"/>
              <w:rPr>
                <w:noProof/>
              </w:rPr>
            </w:pPr>
            <w:r>
              <w:rPr>
                <w:noProof/>
              </w:rPr>
              <w:t>Câp nhật dữ liệu</w:t>
            </w:r>
          </w:p>
        </w:tc>
        <w:tc>
          <w:tcPr>
            <w:tcW w:w="1440" w:type="dxa"/>
          </w:tcPr>
          <w:p w14:paraId="001298ED" w14:textId="77777777" w:rsidR="00505491" w:rsidRDefault="00505491" w:rsidP="00505491">
            <w:pPr>
              <w:ind w:firstLine="0"/>
              <w:rPr>
                <w:noProof/>
                <w:lang w:val="vi-VN"/>
              </w:rPr>
            </w:pPr>
          </w:p>
        </w:tc>
      </w:tr>
      <w:tr w:rsidR="00505491" w14:paraId="176EE28C" w14:textId="77777777" w:rsidTr="00627EF8">
        <w:tc>
          <w:tcPr>
            <w:tcW w:w="900" w:type="dxa"/>
          </w:tcPr>
          <w:p w14:paraId="708AE342" w14:textId="6DFFDEF5" w:rsidR="00505491" w:rsidRPr="00E61FC3" w:rsidRDefault="00505491" w:rsidP="00505491">
            <w:pPr>
              <w:ind w:firstLine="0"/>
              <w:rPr>
                <w:noProof/>
              </w:rPr>
            </w:pPr>
            <w:r>
              <w:rPr>
                <w:noProof/>
              </w:rPr>
              <w:t>8</w:t>
            </w:r>
          </w:p>
        </w:tc>
        <w:tc>
          <w:tcPr>
            <w:tcW w:w="2171" w:type="dxa"/>
          </w:tcPr>
          <w:p w14:paraId="1B3D4348" w14:textId="3D312A23" w:rsidR="00505491" w:rsidRDefault="00505491" w:rsidP="00505491">
            <w:pPr>
              <w:ind w:firstLine="0"/>
              <w:jc w:val="left"/>
              <w:rPr>
                <w:noProof/>
              </w:rPr>
            </w:pPr>
            <w:r>
              <w:rPr>
                <w:noProof/>
              </w:rPr>
              <w:t>Chọn trường người dùng cần sửa</w:t>
            </w:r>
          </w:p>
        </w:tc>
        <w:tc>
          <w:tcPr>
            <w:tcW w:w="2779" w:type="dxa"/>
          </w:tcPr>
          <w:p w14:paraId="184ACEA4" w14:textId="44D643BC" w:rsidR="00505491" w:rsidRDefault="006E79C6" w:rsidP="00505491">
            <w:pPr>
              <w:ind w:firstLine="0"/>
              <w:jc w:val="left"/>
              <w:rPr>
                <w:noProof/>
              </w:rPr>
            </w:pPr>
            <w:r>
              <w:rPr>
                <w:noProof/>
              </w:rPr>
              <w:t>Chọn trường người dùng cần sửa</w:t>
            </w:r>
          </w:p>
        </w:tc>
        <w:tc>
          <w:tcPr>
            <w:tcW w:w="1890" w:type="dxa"/>
          </w:tcPr>
          <w:p w14:paraId="08E626E0" w14:textId="77777777" w:rsidR="00505491" w:rsidRDefault="00505491" w:rsidP="00505491">
            <w:pPr>
              <w:ind w:firstLine="0"/>
              <w:jc w:val="left"/>
              <w:rPr>
                <w:noProof/>
              </w:rPr>
            </w:pPr>
          </w:p>
        </w:tc>
        <w:tc>
          <w:tcPr>
            <w:tcW w:w="1440" w:type="dxa"/>
          </w:tcPr>
          <w:p w14:paraId="006E02D2" w14:textId="77777777" w:rsidR="00505491" w:rsidRDefault="00505491" w:rsidP="00505491">
            <w:pPr>
              <w:ind w:firstLine="0"/>
              <w:rPr>
                <w:noProof/>
                <w:lang w:val="vi-VN"/>
              </w:rPr>
            </w:pPr>
          </w:p>
        </w:tc>
      </w:tr>
      <w:tr w:rsidR="00505491" w14:paraId="179251C9" w14:textId="77777777" w:rsidTr="00627EF8">
        <w:tc>
          <w:tcPr>
            <w:tcW w:w="900" w:type="dxa"/>
          </w:tcPr>
          <w:p w14:paraId="4235BF5F" w14:textId="0C19404A" w:rsidR="00505491" w:rsidRPr="00E61FC3" w:rsidRDefault="00505491" w:rsidP="00505491">
            <w:pPr>
              <w:ind w:firstLine="0"/>
              <w:rPr>
                <w:noProof/>
              </w:rPr>
            </w:pPr>
            <w:r>
              <w:rPr>
                <w:noProof/>
              </w:rPr>
              <w:t>9</w:t>
            </w:r>
          </w:p>
        </w:tc>
        <w:tc>
          <w:tcPr>
            <w:tcW w:w="2171" w:type="dxa"/>
          </w:tcPr>
          <w:p w14:paraId="22FB7083" w14:textId="3F7CCB68" w:rsidR="00505491" w:rsidRDefault="00505491" w:rsidP="00505491">
            <w:pPr>
              <w:ind w:firstLine="0"/>
              <w:jc w:val="left"/>
              <w:rPr>
                <w:noProof/>
              </w:rPr>
            </w:pPr>
            <w:r>
              <w:rPr>
                <w:noProof/>
              </w:rPr>
              <w:t>Nhập nội dung cần sửa</w:t>
            </w:r>
          </w:p>
        </w:tc>
        <w:tc>
          <w:tcPr>
            <w:tcW w:w="2779" w:type="dxa"/>
          </w:tcPr>
          <w:p w14:paraId="231812A1" w14:textId="5AB852EF" w:rsidR="00505491" w:rsidRDefault="006E79C6" w:rsidP="00505491">
            <w:pPr>
              <w:ind w:firstLine="0"/>
              <w:jc w:val="left"/>
              <w:rPr>
                <w:noProof/>
              </w:rPr>
            </w:pPr>
            <w:r>
              <w:rPr>
                <w:noProof/>
              </w:rPr>
              <w:t>Nếu xác định vị trí trường người dùng cần sửa thì cập nhật các trường cho phép sửa đổi</w:t>
            </w:r>
          </w:p>
        </w:tc>
        <w:tc>
          <w:tcPr>
            <w:tcW w:w="1890" w:type="dxa"/>
          </w:tcPr>
          <w:p w14:paraId="6D8F7770" w14:textId="77777777" w:rsidR="00505491" w:rsidRDefault="00505491" w:rsidP="00505491">
            <w:pPr>
              <w:ind w:firstLine="0"/>
              <w:jc w:val="left"/>
              <w:rPr>
                <w:noProof/>
              </w:rPr>
            </w:pPr>
          </w:p>
        </w:tc>
        <w:tc>
          <w:tcPr>
            <w:tcW w:w="1440" w:type="dxa"/>
          </w:tcPr>
          <w:p w14:paraId="33E5F26F" w14:textId="77777777" w:rsidR="00505491" w:rsidRDefault="00505491" w:rsidP="00505491">
            <w:pPr>
              <w:ind w:firstLine="0"/>
              <w:rPr>
                <w:noProof/>
                <w:lang w:val="vi-VN"/>
              </w:rPr>
            </w:pPr>
          </w:p>
        </w:tc>
      </w:tr>
      <w:tr w:rsidR="00505491" w14:paraId="567215F1" w14:textId="77777777" w:rsidTr="00627EF8">
        <w:tc>
          <w:tcPr>
            <w:tcW w:w="900" w:type="dxa"/>
          </w:tcPr>
          <w:p w14:paraId="3F55945F" w14:textId="5CF1128F" w:rsidR="00505491" w:rsidRPr="00E61FC3" w:rsidRDefault="00505491" w:rsidP="00505491">
            <w:pPr>
              <w:ind w:firstLine="0"/>
              <w:rPr>
                <w:noProof/>
              </w:rPr>
            </w:pPr>
            <w:r>
              <w:rPr>
                <w:noProof/>
              </w:rPr>
              <w:t>10</w:t>
            </w:r>
          </w:p>
        </w:tc>
        <w:tc>
          <w:tcPr>
            <w:tcW w:w="2171" w:type="dxa"/>
          </w:tcPr>
          <w:p w14:paraId="5129E511" w14:textId="7F79B78E" w:rsidR="00505491" w:rsidRDefault="00505491" w:rsidP="00505491">
            <w:pPr>
              <w:ind w:firstLine="0"/>
              <w:jc w:val="left"/>
              <w:rPr>
                <w:noProof/>
              </w:rPr>
            </w:pPr>
            <w:r>
              <w:rPr>
                <w:noProof/>
              </w:rPr>
              <w:t>Xác nhận sửa người dùng</w:t>
            </w:r>
          </w:p>
        </w:tc>
        <w:tc>
          <w:tcPr>
            <w:tcW w:w="2779" w:type="dxa"/>
          </w:tcPr>
          <w:p w14:paraId="4F458DDF" w14:textId="2EDA5DFD" w:rsidR="00505491" w:rsidRDefault="006E79C6" w:rsidP="00505491">
            <w:pPr>
              <w:ind w:firstLine="0"/>
              <w:jc w:val="left"/>
              <w:rPr>
                <w:noProof/>
              </w:rPr>
            </w:pPr>
            <w:r>
              <w:rPr>
                <w:noProof/>
              </w:rPr>
              <w:t>Xác nhận sửa người dùng</w:t>
            </w:r>
          </w:p>
        </w:tc>
        <w:tc>
          <w:tcPr>
            <w:tcW w:w="1890" w:type="dxa"/>
          </w:tcPr>
          <w:p w14:paraId="3A6095E7" w14:textId="2B054D0B" w:rsidR="00505491" w:rsidRDefault="006E79C6" w:rsidP="00505491">
            <w:pPr>
              <w:ind w:firstLine="0"/>
              <w:jc w:val="left"/>
              <w:rPr>
                <w:noProof/>
              </w:rPr>
            </w:pPr>
            <w:r>
              <w:rPr>
                <w:noProof/>
              </w:rPr>
              <w:t>Cập nhật dữ liệu</w:t>
            </w:r>
          </w:p>
        </w:tc>
        <w:tc>
          <w:tcPr>
            <w:tcW w:w="1440" w:type="dxa"/>
          </w:tcPr>
          <w:p w14:paraId="26639C5B" w14:textId="77777777" w:rsidR="00505491" w:rsidRDefault="00505491" w:rsidP="00505491">
            <w:pPr>
              <w:ind w:firstLine="0"/>
              <w:rPr>
                <w:noProof/>
                <w:lang w:val="vi-VN"/>
              </w:rPr>
            </w:pPr>
          </w:p>
        </w:tc>
      </w:tr>
    </w:tbl>
    <w:p w14:paraId="35E49EC3" w14:textId="77777777" w:rsidR="00FF4A47" w:rsidRPr="00534549" w:rsidRDefault="00FF4A47" w:rsidP="00E956FD">
      <w:pPr>
        <w:rPr>
          <w:noProof/>
          <w:lang w:val="vi-VN"/>
        </w:rPr>
      </w:pPr>
    </w:p>
    <w:p w14:paraId="39F3F90E" w14:textId="0CF27E78" w:rsidR="00534549" w:rsidRPr="002E53E2" w:rsidRDefault="00534549" w:rsidP="00E956FD">
      <w:pPr>
        <w:rPr>
          <w:noProof/>
          <w:color w:val="5B9BD5" w:themeColor="accent1"/>
          <w:lang w:val="vi-VN"/>
        </w:rPr>
      </w:pPr>
      <w:r w:rsidRPr="002E53E2">
        <w:rPr>
          <w:noProof/>
          <w:color w:val="5B9BD5" w:themeColor="accent1"/>
          <w:lang w:val="vi-VN"/>
        </w:rPr>
        <w:t>2.10.3. Bảng mô tả các biến cố</w:t>
      </w:r>
    </w:p>
    <w:tbl>
      <w:tblPr>
        <w:tblStyle w:val="TableGrid"/>
        <w:tblW w:w="9180" w:type="dxa"/>
        <w:tblLook w:val="04A0" w:firstRow="1" w:lastRow="0" w:firstColumn="1" w:lastColumn="0" w:noHBand="0" w:noVBand="1"/>
      </w:tblPr>
      <w:tblGrid>
        <w:gridCol w:w="900"/>
        <w:gridCol w:w="2171"/>
        <w:gridCol w:w="2779"/>
        <w:gridCol w:w="1890"/>
        <w:gridCol w:w="1440"/>
      </w:tblGrid>
      <w:tr w:rsidR="00FF4A47" w14:paraId="287B817B" w14:textId="77777777" w:rsidTr="00627EF8">
        <w:tc>
          <w:tcPr>
            <w:tcW w:w="900" w:type="dxa"/>
          </w:tcPr>
          <w:p w14:paraId="39B081A6" w14:textId="77777777" w:rsidR="00FF4A47" w:rsidRPr="00FF4A47" w:rsidRDefault="00FF4A47" w:rsidP="00276604">
            <w:pPr>
              <w:ind w:firstLine="0"/>
              <w:jc w:val="center"/>
              <w:rPr>
                <w:noProof/>
              </w:rPr>
            </w:pPr>
            <w:r>
              <w:rPr>
                <w:noProof/>
              </w:rPr>
              <w:t>STT</w:t>
            </w:r>
          </w:p>
        </w:tc>
        <w:tc>
          <w:tcPr>
            <w:tcW w:w="2171" w:type="dxa"/>
          </w:tcPr>
          <w:p w14:paraId="436A81F0" w14:textId="77777777" w:rsidR="00FF4A47" w:rsidRPr="00FF4A47" w:rsidRDefault="00FF4A47" w:rsidP="00276604">
            <w:pPr>
              <w:ind w:firstLine="0"/>
              <w:jc w:val="left"/>
              <w:rPr>
                <w:noProof/>
              </w:rPr>
            </w:pPr>
            <w:r>
              <w:rPr>
                <w:noProof/>
              </w:rPr>
              <w:t>Biến cố</w:t>
            </w:r>
          </w:p>
        </w:tc>
        <w:tc>
          <w:tcPr>
            <w:tcW w:w="2779" w:type="dxa"/>
          </w:tcPr>
          <w:p w14:paraId="6807BCB6" w14:textId="77777777" w:rsidR="00FF4A47" w:rsidRPr="00FF4A47" w:rsidRDefault="00FF4A47" w:rsidP="00276604">
            <w:pPr>
              <w:ind w:firstLine="0"/>
              <w:jc w:val="left"/>
              <w:rPr>
                <w:noProof/>
              </w:rPr>
            </w:pPr>
            <w:r>
              <w:rPr>
                <w:noProof/>
              </w:rPr>
              <w:t>Ý nghĩa</w:t>
            </w:r>
          </w:p>
        </w:tc>
        <w:tc>
          <w:tcPr>
            <w:tcW w:w="1890" w:type="dxa"/>
          </w:tcPr>
          <w:p w14:paraId="0BDF7ADF" w14:textId="77777777" w:rsidR="00FF4A47" w:rsidRPr="00FF4A47" w:rsidRDefault="00FF4A47" w:rsidP="00276604">
            <w:pPr>
              <w:ind w:firstLine="0"/>
              <w:jc w:val="left"/>
              <w:rPr>
                <w:noProof/>
              </w:rPr>
            </w:pPr>
            <w:r>
              <w:rPr>
                <w:noProof/>
              </w:rPr>
              <w:t>Xử lý liên quan</w:t>
            </w:r>
          </w:p>
        </w:tc>
        <w:tc>
          <w:tcPr>
            <w:tcW w:w="1440" w:type="dxa"/>
          </w:tcPr>
          <w:p w14:paraId="17796DF1" w14:textId="77777777" w:rsidR="00FF4A47" w:rsidRPr="00FF4A47" w:rsidRDefault="00FF4A47" w:rsidP="00276604">
            <w:pPr>
              <w:ind w:firstLine="0"/>
              <w:rPr>
                <w:noProof/>
              </w:rPr>
            </w:pPr>
            <w:r>
              <w:rPr>
                <w:noProof/>
              </w:rPr>
              <w:t>Ghi chú</w:t>
            </w:r>
          </w:p>
        </w:tc>
      </w:tr>
      <w:tr w:rsidR="006E79C6" w14:paraId="0C080347" w14:textId="77777777" w:rsidTr="00627EF8">
        <w:tc>
          <w:tcPr>
            <w:tcW w:w="900" w:type="dxa"/>
          </w:tcPr>
          <w:p w14:paraId="252317BD" w14:textId="6B52A682" w:rsidR="006E79C6" w:rsidRDefault="006E79C6" w:rsidP="006E79C6">
            <w:pPr>
              <w:ind w:firstLine="0"/>
              <w:rPr>
                <w:noProof/>
                <w:lang w:val="vi-VN"/>
              </w:rPr>
            </w:pPr>
            <w:r>
              <w:rPr>
                <w:noProof/>
              </w:rPr>
              <w:t>1</w:t>
            </w:r>
          </w:p>
        </w:tc>
        <w:tc>
          <w:tcPr>
            <w:tcW w:w="2171" w:type="dxa"/>
          </w:tcPr>
          <w:p w14:paraId="4E526F26" w14:textId="5CCAC35C" w:rsidR="006E79C6" w:rsidRDefault="006E79C6" w:rsidP="006E79C6">
            <w:pPr>
              <w:ind w:firstLine="0"/>
              <w:jc w:val="left"/>
              <w:rPr>
                <w:noProof/>
                <w:lang w:val="vi-VN"/>
              </w:rPr>
            </w:pPr>
            <w:r>
              <w:rPr>
                <w:noProof/>
              </w:rPr>
              <w:t>Khởi tạo trường trống</w:t>
            </w:r>
          </w:p>
        </w:tc>
        <w:tc>
          <w:tcPr>
            <w:tcW w:w="2779" w:type="dxa"/>
          </w:tcPr>
          <w:p w14:paraId="4B7ED534" w14:textId="69B57D41" w:rsidR="006E79C6" w:rsidRDefault="006E79C6" w:rsidP="006E79C6">
            <w:pPr>
              <w:ind w:firstLine="0"/>
              <w:jc w:val="left"/>
              <w:rPr>
                <w:noProof/>
                <w:lang w:val="vi-VN"/>
              </w:rPr>
            </w:pPr>
            <w:r>
              <w:rPr>
                <w:noProof/>
              </w:rPr>
              <w:t>Khởi tạo trường trống trước khi nhập mới</w:t>
            </w:r>
          </w:p>
        </w:tc>
        <w:tc>
          <w:tcPr>
            <w:tcW w:w="1890" w:type="dxa"/>
          </w:tcPr>
          <w:p w14:paraId="5BC601E8" w14:textId="77777777" w:rsidR="006E79C6" w:rsidRDefault="006E79C6" w:rsidP="006E79C6">
            <w:pPr>
              <w:ind w:firstLine="0"/>
              <w:jc w:val="left"/>
              <w:rPr>
                <w:noProof/>
                <w:lang w:val="vi-VN"/>
              </w:rPr>
            </w:pPr>
          </w:p>
        </w:tc>
        <w:tc>
          <w:tcPr>
            <w:tcW w:w="1440" w:type="dxa"/>
          </w:tcPr>
          <w:p w14:paraId="56440F33" w14:textId="77777777" w:rsidR="006E79C6" w:rsidRDefault="006E79C6" w:rsidP="006E79C6">
            <w:pPr>
              <w:ind w:firstLine="0"/>
              <w:rPr>
                <w:noProof/>
                <w:lang w:val="vi-VN"/>
              </w:rPr>
            </w:pPr>
          </w:p>
        </w:tc>
      </w:tr>
      <w:tr w:rsidR="006E79C6" w14:paraId="459B9D3E" w14:textId="77777777" w:rsidTr="00627EF8">
        <w:tc>
          <w:tcPr>
            <w:tcW w:w="900" w:type="dxa"/>
          </w:tcPr>
          <w:p w14:paraId="72485455" w14:textId="729328D6" w:rsidR="006E79C6" w:rsidRDefault="006E79C6" w:rsidP="006E79C6">
            <w:pPr>
              <w:ind w:firstLine="0"/>
              <w:rPr>
                <w:noProof/>
                <w:lang w:val="vi-VN"/>
              </w:rPr>
            </w:pPr>
            <w:r>
              <w:rPr>
                <w:noProof/>
              </w:rPr>
              <w:t>2</w:t>
            </w:r>
          </w:p>
        </w:tc>
        <w:tc>
          <w:tcPr>
            <w:tcW w:w="2171" w:type="dxa"/>
          </w:tcPr>
          <w:p w14:paraId="5BD83863" w14:textId="12928E1C" w:rsidR="006E79C6" w:rsidRDefault="006E79C6" w:rsidP="006E79C6">
            <w:pPr>
              <w:ind w:firstLine="0"/>
              <w:jc w:val="left"/>
              <w:rPr>
                <w:noProof/>
                <w:lang w:val="vi-VN"/>
              </w:rPr>
            </w:pPr>
            <w:r>
              <w:rPr>
                <w:noProof/>
              </w:rPr>
              <w:t xml:space="preserve">Edit </w:t>
            </w:r>
          </w:p>
        </w:tc>
        <w:tc>
          <w:tcPr>
            <w:tcW w:w="2779" w:type="dxa"/>
          </w:tcPr>
          <w:p w14:paraId="10F82361" w14:textId="1B627F19" w:rsidR="006E79C6" w:rsidRDefault="006E79C6" w:rsidP="006E79C6">
            <w:pPr>
              <w:ind w:firstLine="0"/>
              <w:jc w:val="left"/>
              <w:rPr>
                <w:noProof/>
                <w:lang w:val="vi-VN"/>
              </w:rPr>
            </w:pPr>
            <w:r>
              <w:rPr>
                <w:noProof/>
              </w:rPr>
              <w:t>Cập nhật dữ liệu mới</w:t>
            </w:r>
          </w:p>
        </w:tc>
        <w:tc>
          <w:tcPr>
            <w:tcW w:w="1890" w:type="dxa"/>
          </w:tcPr>
          <w:p w14:paraId="1A720BEB" w14:textId="77777777" w:rsidR="006E79C6" w:rsidRDefault="006E79C6" w:rsidP="006E79C6">
            <w:pPr>
              <w:ind w:firstLine="0"/>
              <w:jc w:val="left"/>
              <w:rPr>
                <w:noProof/>
                <w:lang w:val="vi-VN"/>
              </w:rPr>
            </w:pPr>
          </w:p>
        </w:tc>
        <w:tc>
          <w:tcPr>
            <w:tcW w:w="1440" w:type="dxa"/>
          </w:tcPr>
          <w:p w14:paraId="243FFB62" w14:textId="77777777" w:rsidR="006E79C6" w:rsidRDefault="006E79C6" w:rsidP="006E79C6">
            <w:pPr>
              <w:ind w:firstLine="0"/>
              <w:rPr>
                <w:noProof/>
                <w:lang w:val="vi-VN"/>
              </w:rPr>
            </w:pPr>
          </w:p>
        </w:tc>
      </w:tr>
    </w:tbl>
    <w:p w14:paraId="4DEA89AD" w14:textId="77777777" w:rsidR="00FF4A47" w:rsidRPr="00534549" w:rsidRDefault="00FF4A47" w:rsidP="00E956FD">
      <w:pPr>
        <w:rPr>
          <w:noProof/>
          <w:lang w:val="vi-VN"/>
        </w:rPr>
      </w:pPr>
    </w:p>
    <w:p w14:paraId="12030DF4" w14:textId="4338A5F0" w:rsidR="00D71294" w:rsidRPr="00534549" w:rsidRDefault="00D71294" w:rsidP="00D71294">
      <w:pPr>
        <w:pStyle w:val="Heading2"/>
        <w:rPr>
          <w:noProof/>
          <w:lang w:val="vi-VN"/>
        </w:rPr>
      </w:pPr>
      <w:bookmarkStart w:id="111" w:name="_Toc534701658"/>
      <w:r w:rsidRPr="00534549">
        <w:rPr>
          <w:noProof/>
          <w:lang w:val="vi-VN"/>
        </w:rPr>
        <w:lastRenderedPageBreak/>
        <w:t>Sơ đồ tuần tự</w:t>
      </w:r>
      <w:r w:rsidR="006B7838" w:rsidRPr="00534549">
        <w:rPr>
          <w:noProof/>
          <w:lang w:val="vi-VN"/>
        </w:rPr>
        <w:t xml:space="preserve"> (Sequence Diagram)</w:t>
      </w:r>
      <w:bookmarkEnd w:id="111"/>
    </w:p>
    <w:p w14:paraId="7A288687" w14:textId="72482D08" w:rsidR="00D71294" w:rsidRPr="00534549" w:rsidRDefault="00D71294" w:rsidP="006F256B">
      <w:pPr>
        <w:pStyle w:val="Heading3"/>
        <w:rPr>
          <w:noProof/>
          <w:lang w:val="vi-VN"/>
        </w:rPr>
      </w:pPr>
      <w:bookmarkStart w:id="112" w:name="_Toc534701659"/>
      <w:r w:rsidRPr="00534549">
        <w:rPr>
          <w:noProof/>
          <w:lang w:val="vi-VN"/>
        </w:rPr>
        <w:t>Đăng nhập</w:t>
      </w:r>
      <w:bookmarkEnd w:id="112"/>
    </w:p>
    <w:p w14:paraId="55F48211" w14:textId="3F7151B4" w:rsidR="006F256B" w:rsidRPr="00534549" w:rsidRDefault="006F256B" w:rsidP="006F256B">
      <w:pPr>
        <w:rPr>
          <w:noProof/>
          <w:lang w:val="vi-VN"/>
        </w:rPr>
      </w:pPr>
      <w:r w:rsidRPr="00534549">
        <w:rPr>
          <w:noProof/>
          <w:lang w:val="vi-VN"/>
        </w:rPr>
        <w:drawing>
          <wp:inline distT="0" distB="0" distL="0" distR="0" wp14:anchorId="6DF58A50" wp14:editId="05E8833B">
            <wp:extent cx="5731510" cy="35140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14090"/>
                    </a:xfrm>
                    <a:prstGeom prst="rect">
                      <a:avLst/>
                    </a:prstGeom>
                    <a:noFill/>
                    <a:ln>
                      <a:noFill/>
                    </a:ln>
                  </pic:spPr>
                </pic:pic>
              </a:graphicData>
            </a:graphic>
          </wp:inline>
        </w:drawing>
      </w:r>
    </w:p>
    <w:p w14:paraId="480A6B3E" w14:textId="43FF2B6D" w:rsidR="00D71294" w:rsidRPr="00534549" w:rsidRDefault="00D71294" w:rsidP="006F256B">
      <w:pPr>
        <w:pStyle w:val="Heading3"/>
        <w:rPr>
          <w:noProof/>
          <w:lang w:val="vi-VN"/>
        </w:rPr>
      </w:pPr>
      <w:bookmarkStart w:id="113" w:name="_Toc534701660"/>
      <w:r w:rsidRPr="00534549">
        <w:rPr>
          <w:noProof/>
          <w:lang w:val="vi-VN"/>
        </w:rPr>
        <w:t>Đăng xuất</w:t>
      </w:r>
      <w:bookmarkEnd w:id="113"/>
    </w:p>
    <w:p w14:paraId="2F31C8E5" w14:textId="5D5BBA9D" w:rsidR="006F256B" w:rsidRPr="00534549" w:rsidRDefault="006F256B" w:rsidP="006F256B">
      <w:pPr>
        <w:rPr>
          <w:noProof/>
          <w:lang w:val="vi-VN"/>
        </w:rPr>
      </w:pPr>
      <w:r w:rsidRPr="00534549">
        <w:rPr>
          <w:noProof/>
          <w:lang w:val="vi-VN"/>
        </w:rPr>
        <w:drawing>
          <wp:inline distT="0" distB="0" distL="0" distR="0" wp14:anchorId="4D8EA6FB" wp14:editId="4E541B35">
            <wp:extent cx="5731510" cy="3646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1C17A604" w14:textId="0BA4B1EC" w:rsidR="00D71294" w:rsidRPr="00534549" w:rsidRDefault="00D71294" w:rsidP="006F256B">
      <w:pPr>
        <w:pStyle w:val="Heading3"/>
        <w:rPr>
          <w:noProof/>
          <w:lang w:val="vi-VN"/>
        </w:rPr>
      </w:pPr>
      <w:bookmarkStart w:id="114" w:name="_Toc534701661"/>
      <w:r w:rsidRPr="00534549">
        <w:rPr>
          <w:noProof/>
          <w:lang w:val="vi-VN"/>
        </w:rPr>
        <w:lastRenderedPageBreak/>
        <w:t>Đổi mật khẩu</w:t>
      </w:r>
      <w:bookmarkEnd w:id="114"/>
    </w:p>
    <w:p w14:paraId="484A7344" w14:textId="135E02E1" w:rsidR="006F256B" w:rsidRPr="00534549" w:rsidRDefault="006F256B" w:rsidP="006F256B">
      <w:pPr>
        <w:rPr>
          <w:noProof/>
          <w:lang w:val="vi-VN"/>
        </w:rPr>
      </w:pPr>
      <w:r w:rsidRPr="00534549">
        <w:rPr>
          <w:noProof/>
          <w:lang w:val="vi-VN"/>
        </w:rPr>
        <w:drawing>
          <wp:inline distT="0" distB="0" distL="0" distR="0" wp14:anchorId="49451936" wp14:editId="7D47CFB1">
            <wp:extent cx="5731510" cy="3873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73500"/>
                    </a:xfrm>
                    <a:prstGeom prst="rect">
                      <a:avLst/>
                    </a:prstGeom>
                    <a:noFill/>
                    <a:ln>
                      <a:noFill/>
                    </a:ln>
                  </pic:spPr>
                </pic:pic>
              </a:graphicData>
            </a:graphic>
          </wp:inline>
        </w:drawing>
      </w:r>
    </w:p>
    <w:p w14:paraId="3EB113BE" w14:textId="46F7A9C5" w:rsidR="00D71294" w:rsidRPr="00534549" w:rsidRDefault="006F256B" w:rsidP="006F256B">
      <w:pPr>
        <w:pStyle w:val="Heading3"/>
        <w:rPr>
          <w:noProof/>
          <w:lang w:val="vi-VN"/>
        </w:rPr>
      </w:pPr>
      <w:bookmarkStart w:id="115" w:name="_Toc534701662"/>
      <w:r w:rsidRPr="00534549">
        <w:rPr>
          <w:noProof/>
          <w:lang w:val="vi-VN"/>
        </w:rPr>
        <w:t>Quản lý bệnh nhân</w:t>
      </w:r>
      <w:bookmarkEnd w:id="115"/>
    </w:p>
    <w:p w14:paraId="2638B6C5" w14:textId="4E9F4C12" w:rsidR="006F256B" w:rsidRPr="00534549" w:rsidRDefault="006F256B" w:rsidP="006F256B">
      <w:pPr>
        <w:pStyle w:val="ListParagraph"/>
        <w:numPr>
          <w:ilvl w:val="0"/>
          <w:numId w:val="23"/>
        </w:numPr>
        <w:rPr>
          <w:b/>
          <w:noProof/>
          <w:lang w:val="vi-VN"/>
        </w:rPr>
      </w:pPr>
      <w:r w:rsidRPr="00534549">
        <w:rPr>
          <w:b/>
          <w:noProof/>
          <w:lang w:val="vi-VN"/>
        </w:rPr>
        <w:t>Thêm bệnh nhân</w:t>
      </w:r>
    </w:p>
    <w:p w14:paraId="50362D79" w14:textId="3B1AD494" w:rsidR="006F256B" w:rsidRPr="00534549" w:rsidRDefault="006F256B" w:rsidP="006F256B">
      <w:pPr>
        <w:pStyle w:val="ListParagraph"/>
        <w:ind w:firstLine="0"/>
        <w:rPr>
          <w:b/>
          <w:noProof/>
          <w:lang w:val="vi-VN"/>
        </w:rPr>
      </w:pPr>
      <w:r w:rsidRPr="00534549">
        <w:rPr>
          <w:noProof/>
          <w:lang w:val="vi-VN"/>
        </w:rPr>
        <w:drawing>
          <wp:inline distT="0" distB="0" distL="0" distR="0" wp14:anchorId="68D1D751" wp14:editId="5C5F1E5F">
            <wp:extent cx="5731510" cy="34461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46145"/>
                    </a:xfrm>
                    <a:prstGeom prst="rect">
                      <a:avLst/>
                    </a:prstGeom>
                    <a:noFill/>
                    <a:ln>
                      <a:noFill/>
                    </a:ln>
                  </pic:spPr>
                </pic:pic>
              </a:graphicData>
            </a:graphic>
          </wp:inline>
        </w:drawing>
      </w:r>
    </w:p>
    <w:p w14:paraId="7E8EDC95" w14:textId="497B5A1E" w:rsidR="006F256B" w:rsidRPr="00534549" w:rsidRDefault="006F256B" w:rsidP="006F256B">
      <w:pPr>
        <w:pStyle w:val="ListParagraph"/>
        <w:numPr>
          <w:ilvl w:val="0"/>
          <w:numId w:val="23"/>
        </w:numPr>
        <w:rPr>
          <w:b/>
          <w:noProof/>
          <w:lang w:val="vi-VN"/>
        </w:rPr>
      </w:pPr>
      <w:r w:rsidRPr="00534549">
        <w:rPr>
          <w:b/>
          <w:noProof/>
          <w:lang w:val="vi-VN"/>
        </w:rPr>
        <w:t>Xoá bệnh nhân</w:t>
      </w:r>
    </w:p>
    <w:p w14:paraId="1C3CFE9A" w14:textId="574DEB56" w:rsidR="006F256B" w:rsidRPr="00534549" w:rsidRDefault="006F256B" w:rsidP="006F256B">
      <w:pPr>
        <w:rPr>
          <w:noProof/>
          <w:lang w:val="vi-VN"/>
        </w:rPr>
      </w:pPr>
      <w:r w:rsidRPr="00534549">
        <w:rPr>
          <w:noProof/>
          <w:lang w:val="vi-VN"/>
        </w:rPr>
        <w:lastRenderedPageBreak/>
        <w:drawing>
          <wp:inline distT="0" distB="0" distL="0" distR="0" wp14:anchorId="6FA765F7" wp14:editId="1BD1C760">
            <wp:extent cx="5731510" cy="32708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1D4111EC" w14:textId="59DA68C4" w:rsidR="006F256B" w:rsidRPr="00534549" w:rsidRDefault="006F256B" w:rsidP="006F256B">
      <w:pPr>
        <w:pStyle w:val="ListParagraph"/>
        <w:numPr>
          <w:ilvl w:val="0"/>
          <w:numId w:val="23"/>
        </w:numPr>
        <w:rPr>
          <w:b/>
          <w:noProof/>
          <w:lang w:val="vi-VN"/>
        </w:rPr>
      </w:pPr>
      <w:r w:rsidRPr="00534549">
        <w:rPr>
          <w:b/>
          <w:noProof/>
          <w:lang w:val="vi-VN"/>
        </w:rPr>
        <w:t>Sửa thông tin bệnh nhân</w:t>
      </w:r>
    </w:p>
    <w:p w14:paraId="5C91CFC1" w14:textId="77777777" w:rsidR="00627EF8" w:rsidRDefault="00627EF8" w:rsidP="006F256B">
      <w:pPr>
        <w:pStyle w:val="ListParagraph"/>
        <w:ind w:firstLine="0"/>
        <w:rPr>
          <w:b/>
          <w:noProof/>
          <w:lang w:val="vi-VN"/>
        </w:rPr>
      </w:pPr>
    </w:p>
    <w:p w14:paraId="2AF21E91" w14:textId="60DC102E" w:rsidR="006F256B" w:rsidRDefault="006F256B" w:rsidP="006F256B">
      <w:pPr>
        <w:pStyle w:val="ListParagraph"/>
        <w:ind w:firstLine="0"/>
        <w:rPr>
          <w:b/>
          <w:noProof/>
          <w:lang w:val="vi-VN"/>
        </w:rPr>
      </w:pPr>
      <w:r w:rsidRPr="00534549">
        <w:rPr>
          <w:noProof/>
          <w:lang w:val="vi-VN"/>
        </w:rPr>
        <w:drawing>
          <wp:inline distT="0" distB="0" distL="0" distR="0" wp14:anchorId="70BE0D36" wp14:editId="0D57A8FA">
            <wp:extent cx="5731510" cy="3938270"/>
            <wp:effectExtent l="0" t="0" r="254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75659238" w14:textId="54A7628E" w:rsidR="00627EF8" w:rsidRDefault="00627EF8" w:rsidP="006F256B">
      <w:pPr>
        <w:pStyle w:val="ListParagraph"/>
        <w:ind w:firstLine="0"/>
        <w:rPr>
          <w:b/>
          <w:noProof/>
          <w:lang w:val="vi-VN"/>
        </w:rPr>
      </w:pPr>
    </w:p>
    <w:p w14:paraId="347CD74D" w14:textId="30C59829" w:rsidR="00627EF8" w:rsidRDefault="00627EF8" w:rsidP="006F256B">
      <w:pPr>
        <w:pStyle w:val="ListParagraph"/>
        <w:ind w:firstLine="0"/>
        <w:rPr>
          <w:b/>
          <w:noProof/>
          <w:lang w:val="vi-VN"/>
        </w:rPr>
      </w:pPr>
    </w:p>
    <w:p w14:paraId="276B22F4" w14:textId="77777777" w:rsidR="00627EF8" w:rsidRPr="00534549" w:rsidRDefault="00627EF8" w:rsidP="006F256B">
      <w:pPr>
        <w:pStyle w:val="ListParagraph"/>
        <w:ind w:firstLine="0"/>
        <w:rPr>
          <w:b/>
          <w:noProof/>
          <w:lang w:val="vi-VN"/>
        </w:rPr>
      </w:pPr>
    </w:p>
    <w:p w14:paraId="27C9FC1D" w14:textId="36C2A9F7" w:rsidR="00627EF8" w:rsidRPr="00627EF8" w:rsidRDefault="006F256B" w:rsidP="00627EF8">
      <w:pPr>
        <w:pStyle w:val="Heading3"/>
        <w:rPr>
          <w:noProof/>
          <w:lang w:val="vi-VN"/>
        </w:rPr>
      </w:pPr>
      <w:bookmarkStart w:id="116" w:name="_Toc534701663"/>
      <w:r w:rsidRPr="00534549">
        <w:rPr>
          <w:noProof/>
          <w:lang w:val="vi-VN"/>
        </w:rPr>
        <w:lastRenderedPageBreak/>
        <w:t>Quản lý khám bệnh</w:t>
      </w:r>
      <w:bookmarkEnd w:id="116"/>
    </w:p>
    <w:p w14:paraId="78489531" w14:textId="781496E1" w:rsidR="006F256B" w:rsidRPr="00534549" w:rsidRDefault="006F256B" w:rsidP="006F256B">
      <w:pPr>
        <w:pStyle w:val="ListParagraph"/>
        <w:numPr>
          <w:ilvl w:val="0"/>
          <w:numId w:val="23"/>
        </w:numPr>
        <w:rPr>
          <w:b/>
          <w:noProof/>
          <w:lang w:val="vi-VN"/>
        </w:rPr>
      </w:pPr>
      <w:r w:rsidRPr="00534549">
        <w:rPr>
          <w:b/>
          <w:noProof/>
          <w:lang w:val="vi-VN"/>
        </w:rPr>
        <w:t>Thêm phiếu khám bệnh</w:t>
      </w:r>
    </w:p>
    <w:p w14:paraId="48ED1C2A" w14:textId="71A1CCC6" w:rsidR="006F256B" w:rsidRPr="00534549" w:rsidRDefault="006F256B" w:rsidP="006F256B">
      <w:pPr>
        <w:pStyle w:val="ListParagraph"/>
        <w:ind w:firstLine="0"/>
        <w:rPr>
          <w:b/>
          <w:noProof/>
          <w:lang w:val="vi-VN"/>
        </w:rPr>
      </w:pPr>
      <w:r w:rsidRPr="00534549">
        <w:rPr>
          <w:noProof/>
          <w:lang w:val="vi-VN"/>
        </w:rPr>
        <w:drawing>
          <wp:inline distT="0" distB="0" distL="0" distR="0" wp14:anchorId="047C38CD" wp14:editId="0EC72594">
            <wp:extent cx="5731510" cy="3274060"/>
            <wp:effectExtent l="0" t="0" r="254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74060"/>
                    </a:xfrm>
                    <a:prstGeom prst="rect">
                      <a:avLst/>
                    </a:prstGeom>
                    <a:noFill/>
                    <a:ln>
                      <a:noFill/>
                    </a:ln>
                  </pic:spPr>
                </pic:pic>
              </a:graphicData>
            </a:graphic>
          </wp:inline>
        </w:drawing>
      </w:r>
    </w:p>
    <w:p w14:paraId="2D0BEAD8" w14:textId="77777777" w:rsidR="00627EF8" w:rsidRDefault="00627EF8" w:rsidP="00627EF8">
      <w:pPr>
        <w:pStyle w:val="ListParagraph"/>
        <w:ind w:firstLine="0"/>
        <w:rPr>
          <w:b/>
          <w:noProof/>
          <w:lang w:val="vi-VN"/>
        </w:rPr>
      </w:pPr>
    </w:p>
    <w:p w14:paraId="0530A981" w14:textId="64FF311C" w:rsidR="006F256B" w:rsidRPr="00534549" w:rsidRDefault="006F256B" w:rsidP="006F256B">
      <w:pPr>
        <w:pStyle w:val="ListParagraph"/>
        <w:numPr>
          <w:ilvl w:val="0"/>
          <w:numId w:val="23"/>
        </w:numPr>
        <w:rPr>
          <w:b/>
          <w:noProof/>
          <w:lang w:val="vi-VN"/>
        </w:rPr>
      </w:pPr>
      <w:r w:rsidRPr="00534549">
        <w:rPr>
          <w:b/>
          <w:noProof/>
          <w:lang w:val="vi-VN"/>
        </w:rPr>
        <w:t>Sửa phiếu khám bệnh</w:t>
      </w:r>
    </w:p>
    <w:p w14:paraId="5DE0BCB2" w14:textId="2AD34D7B" w:rsidR="006F256B" w:rsidRPr="00534549" w:rsidRDefault="006F256B" w:rsidP="006F256B">
      <w:pPr>
        <w:pStyle w:val="ListParagraph"/>
        <w:ind w:firstLine="0"/>
        <w:rPr>
          <w:b/>
          <w:noProof/>
          <w:lang w:val="vi-VN"/>
        </w:rPr>
      </w:pPr>
      <w:r w:rsidRPr="00534549">
        <w:rPr>
          <w:noProof/>
          <w:lang w:val="vi-VN"/>
        </w:rPr>
        <w:drawing>
          <wp:inline distT="0" distB="0" distL="0" distR="0" wp14:anchorId="333526AF" wp14:editId="595D0C88">
            <wp:extent cx="5731510" cy="3896995"/>
            <wp:effectExtent l="0" t="0" r="254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96995"/>
                    </a:xfrm>
                    <a:prstGeom prst="rect">
                      <a:avLst/>
                    </a:prstGeom>
                    <a:noFill/>
                    <a:ln>
                      <a:noFill/>
                    </a:ln>
                  </pic:spPr>
                </pic:pic>
              </a:graphicData>
            </a:graphic>
          </wp:inline>
        </w:drawing>
      </w:r>
    </w:p>
    <w:p w14:paraId="710C9934" w14:textId="77777777" w:rsidR="00627EF8" w:rsidRDefault="00627EF8" w:rsidP="00627EF8">
      <w:pPr>
        <w:pStyle w:val="ListParagraph"/>
        <w:ind w:firstLine="0"/>
        <w:rPr>
          <w:b/>
          <w:noProof/>
          <w:lang w:val="vi-VN"/>
        </w:rPr>
      </w:pPr>
    </w:p>
    <w:p w14:paraId="3EB8E91E" w14:textId="77777777" w:rsidR="00627EF8" w:rsidRDefault="00627EF8" w:rsidP="00627EF8">
      <w:pPr>
        <w:pStyle w:val="ListParagraph"/>
        <w:ind w:firstLine="0"/>
        <w:rPr>
          <w:b/>
          <w:noProof/>
          <w:lang w:val="vi-VN"/>
        </w:rPr>
      </w:pPr>
    </w:p>
    <w:p w14:paraId="1EB42215" w14:textId="77777777" w:rsidR="00627EF8" w:rsidRDefault="00627EF8" w:rsidP="00627EF8">
      <w:pPr>
        <w:pStyle w:val="ListParagraph"/>
        <w:ind w:firstLine="0"/>
        <w:rPr>
          <w:b/>
          <w:noProof/>
          <w:lang w:val="vi-VN"/>
        </w:rPr>
      </w:pPr>
    </w:p>
    <w:p w14:paraId="62D3D02F" w14:textId="56D40441" w:rsidR="006F256B" w:rsidRPr="00534549" w:rsidRDefault="006F256B" w:rsidP="006F256B">
      <w:pPr>
        <w:pStyle w:val="ListParagraph"/>
        <w:numPr>
          <w:ilvl w:val="0"/>
          <w:numId w:val="23"/>
        </w:numPr>
        <w:rPr>
          <w:b/>
          <w:noProof/>
          <w:lang w:val="vi-VN"/>
        </w:rPr>
      </w:pPr>
      <w:r w:rsidRPr="00534549">
        <w:rPr>
          <w:b/>
          <w:noProof/>
          <w:lang w:val="vi-VN"/>
        </w:rPr>
        <w:lastRenderedPageBreak/>
        <w:t>Xoá phiêu khám bệnh</w:t>
      </w:r>
    </w:p>
    <w:p w14:paraId="37AF3CB6" w14:textId="18910A5A" w:rsidR="006F256B" w:rsidRPr="00534549" w:rsidRDefault="006F256B" w:rsidP="006F256B">
      <w:pPr>
        <w:pStyle w:val="ListParagraph"/>
        <w:ind w:firstLine="0"/>
        <w:rPr>
          <w:b/>
          <w:noProof/>
          <w:lang w:val="vi-VN"/>
        </w:rPr>
      </w:pPr>
      <w:r w:rsidRPr="00534549">
        <w:rPr>
          <w:noProof/>
          <w:lang w:val="vi-VN"/>
        </w:rPr>
        <w:drawing>
          <wp:inline distT="0" distB="0" distL="0" distR="0" wp14:anchorId="0BC0A091" wp14:editId="4A16B745">
            <wp:extent cx="5731510" cy="3101340"/>
            <wp:effectExtent l="0" t="0" r="254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25B264AC" w14:textId="6481B81E" w:rsidR="006F256B" w:rsidRPr="00534549" w:rsidRDefault="006F256B" w:rsidP="006F256B">
      <w:pPr>
        <w:pStyle w:val="Heading3"/>
        <w:rPr>
          <w:noProof/>
          <w:lang w:val="vi-VN"/>
        </w:rPr>
      </w:pPr>
      <w:bookmarkStart w:id="117" w:name="_Toc534701664"/>
      <w:r w:rsidRPr="00534549">
        <w:rPr>
          <w:noProof/>
          <w:lang w:val="vi-VN"/>
        </w:rPr>
        <w:t>Quản lý danh sách thuốc</w:t>
      </w:r>
      <w:bookmarkEnd w:id="117"/>
    </w:p>
    <w:p w14:paraId="5F813FDF" w14:textId="39FA7E62" w:rsidR="006F256B" w:rsidRPr="00534549" w:rsidRDefault="006F256B" w:rsidP="006F256B">
      <w:pPr>
        <w:pStyle w:val="ListParagraph"/>
        <w:numPr>
          <w:ilvl w:val="0"/>
          <w:numId w:val="23"/>
        </w:numPr>
        <w:rPr>
          <w:b/>
          <w:noProof/>
          <w:lang w:val="vi-VN"/>
        </w:rPr>
      </w:pPr>
      <w:r w:rsidRPr="00534549">
        <w:rPr>
          <w:b/>
          <w:noProof/>
          <w:lang w:val="vi-VN"/>
        </w:rPr>
        <w:t>Thêm loại thuốc</w:t>
      </w:r>
    </w:p>
    <w:p w14:paraId="59CF59B4" w14:textId="72B72DF3" w:rsidR="006F256B" w:rsidRPr="00534549" w:rsidRDefault="006F256B" w:rsidP="006F256B">
      <w:pPr>
        <w:pStyle w:val="ListParagraph"/>
        <w:ind w:firstLine="0"/>
        <w:rPr>
          <w:b/>
          <w:noProof/>
          <w:lang w:val="vi-VN"/>
        </w:rPr>
      </w:pPr>
      <w:r w:rsidRPr="00534549">
        <w:rPr>
          <w:noProof/>
          <w:lang w:val="vi-VN"/>
        </w:rPr>
        <w:drawing>
          <wp:inline distT="0" distB="0" distL="0" distR="0" wp14:anchorId="263DF982" wp14:editId="640E2274">
            <wp:extent cx="5731510" cy="3980180"/>
            <wp:effectExtent l="0" t="0" r="254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444319EF" w14:textId="77777777" w:rsidR="00627EF8" w:rsidRDefault="00627EF8" w:rsidP="00627EF8">
      <w:pPr>
        <w:pStyle w:val="ListParagraph"/>
        <w:ind w:firstLine="0"/>
        <w:rPr>
          <w:b/>
          <w:noProof/>
          <w:lang w:val="vi-VN"/>
        </w:rPr>
      </w:pPr>
    </w:p>
    <w:p w14:paraId="7C2E45B4" w14:textId="77777777" w:rsidR="00627EF8" w:rsidRDefault="00627EF8" w:rsidP="00627EF8">
      <w:pPr>
        <w:pStyle w:val="ListParagraph"/>
        <w:ind w:firstLine="0"/>
        <w:rPr>
          <w:b/>
          <w:noProof/>
          <w:lang w:val="vi-VN"/>
        </w:rPr>
      </w:pPr>
    </w:p>
    <w:p w14:paraId="0DC16580" w14:textId="77777777" w:rsidR="00627EF8" w:rsidRDefault="00627EF8" w:rsidP="00627EF8">
      <w:pPr>
        <w:pStyle w:val="ListParagraph"/>
        <w:ind w:firstLine="0"/>
        <w:rPr>
          <w:b/>
          <w:noProof/>
          <w:lang w:val="vi-VN"/>
        </w:rPr>
      </w:pPr>
    </w:p>
    <w:p w14:paraId="22879C1F" w14:textId="77777777" w:rsidR="00627EF8" w:rsidRDefault="00627EF8" w:rsidP="00627EF8">
      <w:pPr>
        <w:pStyle w:val="ListParagraph"/>
        <w:ind w:firstLine="0"/>
        <w:rPr>
          <w:b/>
          <w:noProof/>
          <w:lang w:val="vi-VN"/>
        </w:rPr>
      </w:pPr>
    </w:p>
    <w:p w14:paraId="5C3559C2" w14:textId="4F5F9FF0" w:rsidR="006F256B" w:rsidRPr="00534549" w:rsidRDefault="006F256B" w:rsidP="006F256B">
      <w:pPr>
        <w:pStyle w:val="ListParagraph"/>
        <w:numPr>
          <w:ilvl w:val="0"/>
          <w:numId w:val="23"/>
        </w:numPr>
        <w:rPr>
          <w:b/>
          <w:noProof/>
          <w:lang w:val="vi-VN"/>
        </w:rPr>
      </w:pPr>
      <w:r w:rsidRPr="00534549">
        <w:rPr>
          <w:b/>
          <w:noProof/>
          <w:lang w:val="vi-VN"/>
        </w:rPr>
        <w:lastRenderedPageBreak/>
        <w:t>Sửa thông tin thuốc</w:t>
      </w:r>
    </w:p>
    <w:p w14:paraId="50FF8EE0" w14:textId="7975FD6E" w:rsidR="006F256B" w:rsidRPr="00534549" w:rsidRDefault="006F256B" w:rsidP="006F256B">
      <w:pPr>
        <w:pStyle w:val="ListParagraph"/>
        <w:ind w:firstLine="0"/>
        <w:rPr>
          <w:b/>
          <w:noProof/>
          <w:lang w:val="vi-VN"/>
        </w:rPr>
      </w:pPr>
      <w:r w:rsidRPr="00534549">
        <w:rPr>
          <w:noProof/>
          <w:lang w:val="vi-VN"/>
        </w:rPr>
        <w:drawing>
          <wp:inline distT="0" distB="0" distL="0" distR="0" wp14:anchorId="34E0A764" wp14:editId="6C2FF5A2">
            <wp:extent cx="5731510" cy="390715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07155"/>
                    </a:xfrm>
                    <a:prstGeom prst="rect">
                      <a:avLst/>
                    </a:prstGeom>
                    <a:noFill/>
                    <a:ln>
                      <a:noFill/>
                    </a:ln>
                  </pic:spPr>
                </pic:pic>
              </a:graphicData>
            </a:graphic>
          </wp:inline>
        </w:drawing>
      </w:r>
    </w:p>
    <w:p w14:paraId="247E9D90" w14:textId="77777777" w:rsidR="00627EF8" w:rsidRDefault="00627EF8" w:rsidP="00627EF8">
      <w:pPr>
        <w:pStyle w:val="ListParagraph"/>
        <w:ind w:firstLine="0"/>
        <w:rPr>
          <w:b/>
          <w:noProof/>
          <w:lang w:val="vi-VN"/>
        </w:rPr>
      </w:pPr>
    </w:p>
    <w:p w14:paraId="55CDD543" w14:textId="77777777" w:rsidR="00627EF8" w:rsidRDefault="00627EF8" w:rsidP="00627EF8">
      <w:pPr>
        <w:pStyle w:val="ListParagraph"/>
        <w:ind w:firstLine="0"/>
        <w:rPr>
          <w:b/>
          <w:noProof/>
          <w:lang w:val="vi-VN"/>
        </w:rPr>
      </w:pPr>
    </w:p>
    <w:p w14:paraId="42C19FEF" w14:textId="286F6DA3" w:rsidR="006F256B" w:rsidRPr="00534549" w:rsidRDefault="006F256B" w:rsidP="006F256B">
      <w:pPr>
        <w:pStyle w:val="ListParagraph"/>
        <w:numPr>
          <w:ilvl w:val="0"/>
          <w:numId w:val="23"/>
        </w:numPr>
        <w:rPr>
          <w:b/>
          <w:noProof/>
          <w:lang w:val="vi-VN"/>
        </w:rPr>
      </w:pPr>
      <w:r w:rsidRPr="00534549">
        <w:rPr>
          <w:b/>
          <w:noProof/>
          <w:lang w:val="vi-VN"/>
        </w:rPr>
        <w:t>Xoá thuốc</w:t>
      </w:r>
    </w:p>
    <w:p w14:paraId="21C67433" w14:textId="7738E737" w:rsidR="006F256B" w:rsidRPr="00534549" w:rsidRDefault="006F256B" w:rsidP="006F256B">
      <w:pPr>
        <w:pStyle w:val="ListParagraph"/>
        <w:ind w:firstLine="0"/>
        <w:rPr>
          <w:b/>
          <w:noProof/>
          <w:lang w:val="vi-VN"/>
        </w:rPr>
      </w:pPr>
      <w:r w:rsidRPr="00534549">
        <w:rPr>
          <w:noProof/>
          <w:lang w:val="vi-VN"/>
        </w:rPr>
        <w:drawing>
          <wp:inline distT="0" distB="0" distL="0" distR="0" wp14:anchorId="18E15B7A" wp14:editId="7F6B576B">
            <wp:extent cx="5731510" cy="3152775"/>
            <wp:effectExtent l="0" t="0" r="254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15AD26A4" w14:textId="5405B1DC" w:rsidR="006F256B" w:rsidRPr="00534549" w:rsidRDefault="006F256B" w:rsidP="006F256B">
      <w:pPr>
        <w:pStyle w:val="Heading3"/>
        <w:rPr>
          <w:noProof/>
          <w:lang w:val="vi-VN"/>
        </w:rPr>
      </w:pPr>
      <w:bookmarkStart w:id="118" w:name="_Toc534701665"/>
      <w:r w:rsidRPr="00534549">
        <w:rPr>
          <w:noProof/>
          <w:lang w:val="vi-VN"/>
        </w:rPr>
        <w:lastRenderedPageBreak/>
        <w:t>Lập hoá đơn thanh toán</w:t>
      </w:r>
      <w:bookmarkEnd w:id="118"/>
    </w:p>
    <w:p w14:paraId="798526DA" w14:textId="6341217D" w:rsidR="006F256B" w:rsidRPr="00534549" w:rsidRDefault="006F256B" w:rsidP="006F256B">
      <w:pPr>
        <w:rPr>
          <w:noProof/>
          <w:lang w:val="vi-VN"/>
        </w:rPr>
      </w:pPr>
      <w:r w:rsidRPr="00534549">
        <w:rPr>
          <w:noProof/>
          <w:lang w:val="vi-VN"/>
        </w:rPr>
        <w:drawing>
          <wp:inline distT="0" distB="0" distL="0" distR="0" wp14:anchorId="0FAA9088" wp14:editId="3FF198FC">
            <wp:extent cx="5731510" cy="2774315"/>
            <wp:effectExtent l="0" t="0" r="2540" b="69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inline>
        </w:drawing>
      </w:r>
    </w:p>
    <w:p w14:paraId="7A1D750E" w14:textId="3286C367" w:rsidR="006F256B" w:rsidRPr="00534549" w:rsidRDefault="006F256B" w:rsidP="006F256B">
      <w:pPr>
        <w:pStyle w:val="Heading3"/>
        <w:rPr>
          <w:noProof/>
          <w:lang w:val="vi-VN"/>
        </w:rPr>
      </w:pPr>
      <w:bookmarkStart w:id="119" w:name="_Toc534701666"/>
      <w:r w:rsidRPr="00534549">
        <w:rPr>
          <w:noProof/>
          <w:lang w:val="vi-VN"/>
        </w:rPr>
        <w:t>Kê toa thuốc</w:t>
      </w:r>
      <w:bookmarkEnd w:id="119"/>
    </w:p>
    <w:p w14:paraId="770327AC" w14:textId="34EE2F5C" w:rsidR="006F256B" w:rsidRPr="00534549" w:rsidRDefault="006F256B" w:rsidP="006F256B">
      <w:pPr>
        <w:rPr>
          <w:noProof/>
          <w:lang w:val="vi-VN"/>
        </w:rPr>
      </w:pPr>
      <w:r w:rsidRPr="00534549">
        <w:rPr>
          <w:noProof/>
          <w:lang w:val="vi-VN"/>
        </w:rPr>
        <w:drawing>
          <wp:inline distT="0" distB="0" distL="0" distR="0" wp14:anchorId="6395E600" wp14:editId="78717382">
            <wp:extent cx="5731510" cy="385699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56990"/>
                    </a:xfrm>
                    <a:prstGeom prst="rect">
                      <a:avLst/>
                    </a:prstGeom>
                    <a:noFill/>
                    <a:ln>
                      <a:noFill/>
                    </a:ln>
                  </pic:spPr>
                </pic:pic>
              </a:graphicData>
            </a:graphic>
          </wp:inline>
        </w:drawing>
      </w:r>
    </w:p>
    <w:p w14:paraId="19B90D61" w14:textId="33694A86" w:rsidR="006F256B" w:rsidRPr="00534549" w:rsidRDefault="006F256B" w:rsidP="006F256B">
      <w:pPr>
        <w:pStyle w:val="Heading3"/>
        <w:rPr>
          <w:noProof/>
          <w:lang w:val="vi-VN"/>
        </w:rPr>
      </w:pPr>
      <w:bookmarkStart w:id="120" w:name="_Toc534701667"/>
      <w:r w:rsidRPr="00534549">
        <w:rPr>
          <w:noProof/>
          <w:lang w:val="vi-VN"/>
        </w:rPr>
        <w:lastRenderedPageBreak/>
        <w:t>Lập báo cáo doanh thu</w:t>
      </w:r>
      <w:bookmarkEnd w:id="120"/>
    </w:p>
    <w:p w14:paraId="695CB9BD" w14:textId="29CF9A2E" w:rsidR="006F256B" w:rsidRPr="00534549" w:rsidRDefault="006F256B" w:rsidP="006F256B">
      <w:pPr>
        <w:rPr>
          <w:noProof/>
          <w:lang w:val="vi-VN"/>
        </w:rPr>
      </w:pPr>
      <w:r w:rsidRPr="00534549">
        <w:rPr>
          <w:noProof/>
          <w:lang w:val="vi-VN"/>
        </w:rPr>
        <w:drawing>
          <wp:inline distT="0" distB="0" distL="0" distR="0" wp14:anchorId="69204E1A" wp14:editId="3D229DDA">
            <wp:extent cx="5731510" cy="4060190"/>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60190"/>
                    </a:xfrm>
                    <a:prstGeom prst="rect">
                      <a:avLst/>
                    </a:prstGeom>
                    <a:noFill/>
                    <a:ln>
                      <a:noFill/>
                    </a:ln>
                  </pic:spPr>
                </pic:pic>
              </a:graphicData>
            </a:graphic>
          </wp:inline>
        </w:drawing>
      </w:r>
    </w:p>
    <w:p w14:paraId="5FA83B04" w14:textId="740E8FC1" w:rsidR="006F256B" w:rsidRPr="00534549" w:rsidRDefault="006F256B" w:rsidP="006F256B">
      <w:pPr>
        <w:pStyle w:val="Heading3"/>
        <w:rPr>
          <w:noProof/>
          <w:lang w:val="vi-VN"/>
        </w:rPr>
      </w:pPr>
      <w:bookmarkStart w:id="121" w:name="_Toc534701668"/>
      <w:r w:rsidRPr="00534549">
        <w:rPr>
          <w:noProof/>
          <w:lang w:val="vi-VN"/>
        </w:rPr>
        <w:lastRenderedPageBreak/>
        <w:t>Lập báo cáo sử dụng thuốc</w:t>
      </w:r>
      <w:bookmarkEnd w:id="121"/>
    </w:p>
    <w:p w14:paraId="6DADDDF7" w14:textId="2DD453B9" w:rsidR="006F256B" w:rsidRPr="00534549" w:rsidRDefault="006F256B" w:rsidP="006F256B">
      <w:pPr>
        <w:rPr>
          <w:noProof/>
          <w:lang w:val="vi-VN"/>
        </w:rPr>
      </w:pPr>
      <w:r w:rsidRPr="00534549">
        <w:rPr>
          <w:noProof/>
          <w:lang w:val="vi-VN"/>
        </w:rPr>
        <w:drawing>
          <wp:inline distT="0" distB="0" distL="0" distR="0" wp14:anchorId="4504CC47" wp14:editId="2E7DE75C">
            <wp:extent cx="5731510" cy="4021455"/>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21455"/>
                    </a:xfrm>
                    <a:prstGeom prst="rect">
                      <a:avLst/>
                    </a:prstGeom>
                    <a:noFill/>
                    <a:ln>
                      <a:noFill/>
                    </a:ln>
                  </pic:spPr>
                </pic:pic>
              </a:graphicData>
            </a:graphic>
          </wp:inline>
        </w:drawing>
      </w:r>
    </w:p>
    <w:p w14:paraId="783CA434" w14:textId="73BE53D2" w:rsidR="006F256B" w:rsidRPr="00534549" w:rsidRDefault="006F256B" w:rsidP="006F256B">
      <w:pPr>
        <w:pStyle w:val="Heading3"/>
        <w:rPr>
          <w:noProof/>
          <w:lang w:val="vi-VN"/>
        </w:rPr>
      </w:pPr>
      <w:bookmarkStart w:id="122" w:name="_Toc534701669"/>
      <w:r w:rsidRPr="00534549">
        <w:rPr>
          <w:noProof/>
          <w:lang w:val="vi-VN"/>
        </w:rPr>
        <w:t>Quản lý người dùng</w:t>
      </w:r>
      <w:bookmarkEnd w:id="122"/>
    </w:p>
    <w:p w14:paraId="750FC39E" w14:textId="63D71942" w:rsidR="006F256B" w:rsidRPr="00534549" w:rsidRDefault="006F256B" w:rsidP="006F256B">
      <w:pPr>
        <w:pStyle w:val="ListParagraph"/>
        <w:numPr>
          <w:ilvl w:val="0"/>
          <w:numId w:val="23"/>
        </w:numPr>
        <w:rPr>
          <w:b/>
          <w:noProof/>
          <w:lang w:val="vi-VN"/>
        </w:rPr>
      </w:pPr>
      <w:r w:rsidRPr="00534549">
        <w:rPr>
          <w:b/>
          <w:noProof/>
          <w:lang w:val="vi-VN"/>
        </w:rPr>
        <w:t>Thêm tài khoản</w:t>
      </w:r>
    </w:p>
    <w:p w14:paraId="4DF0F2BC" w14:textId="27AD52EB" w:rsidR="006F256B" w:rsidRPr="00534549" w:rsidRDefault="006F256B" w:rsidP="006F256B">
      <w:pPr>
        <w:pStyle w:val="ListParagraph"/>
        <w:ind w:firstLine="0"/>
        <w:rPr>
          <w:b/>
          <w:noProof/>
          <w:lang w:val="vi-VN"/>
        </w:rPr>
      </w:pPr>
      <w:r w:rsidRPr="00534549">
        <w:rPr>
          <w:noProof/>
          <w:lang w:val="vi-VN"/>
        </w:rPr>
        <w:drawing>
          <wp:inline distT="0" distB="0" distL="0" distR="0" wp14:anchorId="0908E586" wp14:editId="65AF8E99">
            <wp:extent cx="5314950" cy="3674417"/>
            <wp:effectExtent l="0" t="0" r="0"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885" cy="3678520"/>
                    </a:xfrm>
                    <a:prstGeom prst="rect">
                      <a:avLst/>
                    </a:prstGeom>
                    <a:noFill/>
                    <a:ln>
                      <a:noFill/>
                    </a:ln>
                  </pic:spPr>
                </pic:pic>
              </a:graphicData>
            </a:graphic>
          </wp:inline>
        </w:drawing>
      </w:r>
    </w:p>
    <w:p w14:paraId="3F52C6AE" w14:textId="77777777" w:rsidR="006B7838" w:rsidRPr="00534549" w:rsidRDefault="006B7838" w:rsidP="006F256B">
      <w:pPr>
        <w:pStyle w:val="ListParagraph"/>
        <w:ind w:firstLine="0"/>
        <w:rPr>
          <w:b/>
          <w:noProof/>
          <w:lang w:val="vi-VN"/>
        </w:rPr>
      </w:pPr>
    </w:p>
    <w:p w14:paraId="79F06E27" w14:textId="537DA59F" w:rsidR="006F256B" w:rsidRPr="00534549" w:rsidRDefault="006F256B" w:rsidP="006F256B">
      <w:pPr>
        <w:pStyle w:val="ListParagraph"/>
        <w:numPr>
          <w:ilvl w:val="0"/>
          <w:numId w:val="23"/>
        </w:numPr>
        <w:rPr>
          <w:b/>
          <w:noProof/>
          <w:lang w:val="vi-VN"/>
        </w:rPr>
      </w:pPr>
      <w:r w:rsidRPr="00534549">
        <w:rPr>
          <w:b/>
          <w:noProof/>
          <w:lang w:val="vi-VN"/>
        </w:rPr>
        <w:t>Cập nhật thông tin tài khoản</w:t>
      </w:r>
    </w:p>
    <w:p w14:paraId="1647B169" w14:textId="4C0312E1" w:rsidR="006F256B" w:rsidRPr="00534549" w:rsidRDefault="006F256B" w:rsidP="006F256B">
      <w:pPr>
        <w:pStyle w:val="ListParagraph"/>
        <w:ind w:firstLine="0"/>
        <w:rPr>
          <w:b/>
          <w:noProof/>
          <w:lang w:val="vi-VN"/>
        </w:rPr>
      </w:pPr>
      <w:r w:rsidRPr="00534549">
        <w:rPr>
          <w:noProof/>
          <w:lang w:val="vi-VN"/>
        </w:rPr>
        <w:drawing>
          <wp:inline distT="0" distB="0" distL="0" distR="0" wp14:anchorId="318FEA0B" wp14:editId="5F7B630E">
            <wp:extent cx="5731510" cy="3994150"/>
            <wp:effectExtent l="0" t="0" r="254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94150"/>
                    </a:xfrm>
                    <a:prstGeom prst="rect">
                      <a:avLst/>
                    </a:prstGeom>
                    <a:noFill/>
                    <a:ln>
                      <a:noFill/>
                    </a:ln>
                  </pic:spPr>
                </pic:pic>
              </a:graphicData>
            </a:graphic>
          </wp:inline>
        </w:drawing>
      </w:r>
    </w:p>
    <w:p w14:paraId="1BBA3D9D" w14:textId="77777777" w:rsidR="00627EF8" w:rsidRDefault="00627EF8" w:rsidP="00627EF8">
      <w:pPr>
        <w:pStyle w:val="ListParagraph"/>
        <w:ind w:firstLine="0"/>
        <w:rPr>
          <w:b/>
          <w:noProof/>
          <w:lang w:val="vi-VN"/>
        </w:rPr>
      </w:pPr>
    </w:p>
    <w:p w14:paraId="4C50909F" w14:textId="547B5D61" w:rsidR="006F256B" w:rsidRPr="00534549" w:rsidRDefault="006F256B" w:rsidP="006F256B">
      <w:pPr>
        <w:pStyle w:val="ListParagraph"/>
        <w:numPr>
          <w:ilvl w:val="0"/>
          <w:numId w:val="23"/>
        </w:numPr>
        <w:rPr>
          <w:b/>
          <w:noProof/>
          <w:lang w:val="vi-VN"/>
        </w:rPr>
      </w:pPr>
      <w:r w:rsidRPr="00534549">
        <w:rPr>
          <w:b/>
          <w:noProof/>
          <w:lang w:val="vi-VN"/>
        </w:rPr>
        <w:t>Xoá tài khoản</w:t>
      </w:r>
    </w:p>
    <w:p w14:paraId="362F4A0A" w14:textId="77777777" w:rsidR="00423B8F" w:rsidRPr="00534549" w:rsidRDefault="006F256B" w:rsidP="00423B8F">
      <w:pPr>
        <w:pStyle w:val="ListParagraph"/>
        <w:ind w:firstLine="0"/>
        <w:rPr>
          <w:rStyle w:val="Heading1Char"/>
          <w:noProof/>
          <w:lang w:val="vi-VN"/>
        </w:rPr>
      </w:pPr>
      <w:r w:rsidRPr="00534549">
        <w:rPr>
          <w:noProof/>
          <w:lang w:val="vi-VN"/>
        </w:rPr>
        <w:drawing>
          <wp:inline distT="0" distB="0" distL="0" distR="0" wp14:anchorId="4D66F351" wp14:editId="143B9AB7">
            <wp:extent cx="5731510" cy="3161030"/>
            <wp:effectExtent l="0" t="0" r="2540"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p w14:paraId="0CB32648" w14:textId="7534B34C" w:rsidR="00423B8F" w:rsidRPr="00534549" w:rsidRDefault="006B7838" w:rsidP="006B7838">
      <w:pPr>
        <w:pStyle w:val="Heading2"/>
        <w:rPr>
          <w:rStyle w:val="Heading1Char"/>
          <w:b/>
          <w:noProof/>
          <w:color w:val="5B9BD5" w:themeColor="accent1"/>
          <w:sz w:val="32"/>
          <w:szCs w:val="26"/>
          <w:lang w:val="vi-VN"/>
        </w:rPr>
      </w:pPr>
      <w:bookmarkStart w:id="123" w:name="_Toc534701670"/>
      <w:r w:rsidRPr="00534549">
        <w:rPr>
          <w:rStyle w:val="Heading1Char"/>
          <w:b/>
          <w:noProof/>
          <w:color w:val="5B9BD5" w:themeColor="accent1"/>
          <w:sz w:val="32"/>
          <w:szCs w:val="26"/>
          <w:lang w:val="vi-VN"/>
        </w:rPr>
        <w:lastRenderedPageBreak/>
        <w:t>Sơ đồ thành phần (Component Diagram)</w:t>
      </w:r>
      <w:bookmarkEnd w:id="123"/>
    </w:p>
    <w:p w14:paraId="01CF5D41" w14:textId="47C9D1E8" w:rsidR="006B7838" w:rsidRPr="00534549" w:rsidRDefault="006B7838" w:rsidP="006B7838">
      <w:pPr>
        <w:rPr>
          <w:noProof/>
          <w:lang w:val="vi-VN"/>
        </w:rPr>
      </w:pPr>
      <w:r w:rsidRPr="00534549">
        <w:rPr>
          <w:noProof/>
          <w:lang w:val="vi-VN"/>
        </w:rPr>
        <w:drawing>
          <wp:inline distT="0" distB="0" distL="0" distR="0" wp14:anchorId="2AF6A974" wp14:editId="51042C62">
            <wp:extent cx="5731510" cy="5137785"/>
            <wp:effectExtent l="0" t="0" r="2540" b="571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137785"/>
                    </a:xfrm>
                    <a:prstGeom prst="rect">
                      <a:avLst/>
                    </a:prstGeom>
                    <a:noFill/>
                    <a:ln>
                      <a:noFill/>
                    </a:ln>
                  </pic:spPr>
                </pic:pic>
              </a:graphicData>
            </a:graphic>
          </wp:inline>
        </w:drawing>
      </w:r>
    </w:p>
    <w:p w14:paraId="3E2DDDA2" w14:textId="77777777" w:rsidR="000946D8" w:rsidRPr="00534549" w:rsidRDefault="000946D8" w:rsidP="000946D8">
      <w:pPr>
        <w:pStyle w:val="ListParagraph"/>
        <w:numPr>
          <w:ilvl w:val="0"/>
          <w:numId w:val="23"/>
        </w:numPr>
        <w:rPr>
          <w:rFonts w:cs="Times New Roman"/>
          <w:noProof/>
          <w:lang w:val="vi-VN"/>
        </w:rPr>
      </w:pPr>
      <w:r w:rsidRPr="00534549">
        <w:rPr>
          <w:rFonts w:cs="Times New Roman"/>
          <w:noProof/>
          <w:lang w:val="vi-VN"/>
        </w:rPr>
        <w:t>Đối với 3-Layer, yêu cầu được xử lý tuần tự qua các layer như hình:</w:t>
      </w:r>
    </w:p>
    <w:p w14:paraId="009C5683" w14:textId="77777777" w:rsidR="000946D8" w:rsidRPr="00534549" w:rsidRDefault="000946D8" w:rsidP="000946D8">
      <w:pPr>
        <w:rPr>
          <w:rFonts w:cs="Times New Roman"/>
          <w:noProof/>
          <w:lang w:val="vi-VN"/>
        </w:rPr>
      </w:pPr>
      <w:r w:rsidRPr="00534549">
        <w:rPr>
          <w:rFonts w:cs="Times New Roman"/>
          <w:noProof/>
          <w:lang w:val="vi-VN"/>
        </w:rPr>
        <w:t>+ Đầu tiên User giao tiếp với Presentation Layers (GUI) để gửi đi thông tin và yêu cầu. Tại layer này, các thông tin sẽ được kiểm tra, nếu OK chúng sẽ được chuyển xuống Business Logic Layer (BLL).</w:t>
      </w:r>
    </w:p>
    <w:p w14:paraId="08AF9E15" w14:textId="77777777" w:rsidR="000946D8" w:rsidRPr="00534549" w:rsidRDefault="000946D8" w:rsidP="000946D8">
      <w:pPr>
        <w:rPr>
          <w:rFonts w:cs="Times New Roman"/>
          <w:noProof/>
          <w:lang w:val="vi-VN"/>
        </w:rPr>
      </w:pPr>
      <w:r w:rsidRPr="00534549">
        <w:rPr>
          <w:rFonts w:cs="Times New Roman"/>
          <w:noProof/>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14:paraId="545051D6" w14:textId="77777777" w:rsidR="000946D8" w:rsidRPr="00534549" w:rsidRDefault="000946D8" w:rsidP="000946D8">
      <w:pPr>
        <w:rPr>
          <w:rFonts w:cs="Times New Roman"/>
          <w:noProof/>
          <w:lang w:val="vi-VN"/>
        </w:rPr>
      </w:pPr>
      <w:r w:rsidRPr="00534549">
        <w:rPr>
          <w:rFonts w:cs="Times New Roman"/>
          <w:noProof/>
          <w:lang w:val="vi-VN"/>
        </w:rPr>
        <w:t>+ DAO sẽ thao tác với Database và trả kết quả về cho BLL, BLL kiểm tra và gửi nó lên GUI để hiển thị cho người dùng.</w:t>
      </w:r>
    </w:p>
    <w:p w14:paraId="28606BA7" w14:textId="77777777" w:rsidR="000946D8" w:rsidRPr="00534549" w:rsidRDefault="000946D8" w:rsidP="000946D8">
      <w:pPr>
        <w:rPr>
          <w:rFonts w:cs="Times New Roman"/>
          <w:noProof/>
          <w:lang w:val="vi-VN"/>
        </w:rPr>
      </w:pPr>
      <w:r w:rsidRPr="00534549">
        <w:rPr>
          <w:rFonts w:cs="Times New Roman"/>
          <w:noProof/>
          <w:lang w:val="vi-VN"/>
        </w:rPr>
        <w:t>+ Một khi gặp lỗi (các trường hợp không đúng dữ liệu) thì đang ở layer nào thì quăng lên trên layer cao hơn nó 1 bậc cho tới GUI thì sẽ quăng ra cho người dùng biết</w:t>
      </w:r>
    </w:p>
    <w:p w14:paraId="160EACDA" w14:textId="77777777" w:rsidR="000946D8" w:rsidRPr="00534549" w:rsidRDefault="000946D8" w:rsidP="000946D8">
      <w:pPr>
        <w:rPr>
          <w:rFonts w:cs="Times New Roman"/>
          <w:noProof/>
          <w:lang w:val="vi-VN"/>
        </w:rPr>
      </w:pPr>
      <w:r w:rsidRPr="00534549">
        <w:rPr>
          <w:rFonts w:cs="Times New Roman"/>
          <w:noProof/>
          <w:lang w:val="vi-VN"/>
        </w:rPr>
        <w:t>+ Các dữ liệu được trung chuyển giữa các Layer thông qua một đối tượng gọi là Data Transfer Object (DTO), đơn giản đây chỉ là các Class đại diện cho các đối tượng được lưu trữ trong Database.</w:t>
      </w:r>
    </w:p>
    <w:p w14:paraId="24868354" w14:textId="77777777" w:rsidR="000946D8" w:rsidRPr="00534549" w:rsidRDefault="000946D8" w:rsidP="006B7838">
      <w:pPr>
        <w:rPr>
          <w:noProof/>
          <w:lang w:val="vi-VN"/>
        </w:rPr>
      </w:pPr>
    </w:p>
    <w:p w14:paraId="0F903B5B" w14:textId="4A5689D7" w:rsidR="006B7838" w:rsidRPr="00534549" w:rsidRDefault="006B7838" w:rsidP="006B7838">
      <w:pPr>
        <w:pStyle w:val="Heading2"/>
        <w:rPr>
          <w:noProof/>
          <w:lang w:val="vi-VN"/>
        </w:rPr>
      </w:pPr>
      <w:bookmarkStart w:id="124" w:name="_Toc534701671"/>
      <w:r w:rsidRPr="00534549">
        <w:rPr>
          <w:noProof/>
          <w:lang w:val="vi-VN"/>
        </w:rPr>
        <w:t>Sơ đồ triển khai (DeploymentDiagram)</w:t>
      </w:r>
      <w:bookmarkEnd w:id="124"/>
    </w:p>
    <w:p w14:paraId="74F2E1E2" w14:textId="4074C7CB" w:rsidR="006B7838" w:rsidRPr="00534549" w:rsidRDefault="006B7838" w:rsidP="006B7838">
      <w:pPr>
        <w:rPr>
          <w:noProof/>
          <w:lang w:val="vi-VN"/>
        </w:rPr>
      </w:pPr>
      <w:r w:rsidRPr="00534549">
        <w:rPr>
          <w:noProof/>
          <w:lang w:val="vi-VN"/>
        </w:rPr>
        <w:drawing>
          <wp:inline distT="0" distB="0" distL="0" distR="0" wp14:anchorId="1E0BFC4B" wp14:editId="5789C2B5">
            <wp:extent cx="5731510" cy="3466465"/>
            <wp:effectExtent l="0" t="0" r="254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66465"/>
                    </a:xfrm>
                    <a:prstGeom prst="rect">
                      <a:avLst/>
                    </a:prstGeom>
                    <a:noFill/>
                    <a:ln>
                      <a:noFill/>
                    </a:ln>
                  </pic:spPr>
                </pic:pic>
              </a:graphicData>
            </a:graphic>
          </wp:inline>
        </w:drawing>
      </w:r>
    </w:p>
    <w:p w14:paraId="3C3F91D3" w14:textId="4FD05260" w:rsidR="007E56BA" w:rsidRPr="00534549" w:rsidRDefault="007E56BA" w:rsidP="00423B8F">
      <w:pPr>
        <w:pStyle w:val="Heading1"/>
        <w:rPr>
          <w:rStyle w:val="Heading1Char"/>
          <w:b/>
          <w:noProof/>
          <w:lang w:val="vi-VN"/>
        </w:rPr>
      </w:pPr>
      <w:bookmarkStart w:id="125" w:name="_Toc534701672"/>
      <w:r w:rsidRPr="00534549">
        <w:rPr>
          <w:rStyle w:val="Heading1Char"/>
          <w:b/>
          <w:noProof/>
          <w:lang w:val="vi-VN"/>
        </w:rPr>
        <w:t>C</w:t>
      </w:r>
      <w:r w:rsidR="000C420A" w:rsidRPr="00534549">
        <w:rPr>
          <w:rStyle w:val="Heading1Char"/>
          <w:b/>
          <w:noProof/>
          <w:lang w:val="vi-VN"/>
        </w:rPr>
        <w:t>hương</w:t>
      </w:r>
      <w:r w:rsidRPr="00534549">
        <w:rPr>
          <w:rStyle w:val="Heading1Char"/>
          <w:b/>
          <w:noProof/>
          <w:lang w:val="vi-VN"/>
        </w:rPr>
        <w:t xml:space="preserve"> </w:t>
      </w:r>
      <w:r w:rsidR="00144574" w:rsidRPr="00534549">
        <w:rPr>
          <w:rStyle w:val="Heading1Char"/>
          <w:b/>
          <w:noProof/>
          <w:lang w:val="vi-VN"/>
        </w:rPr>
        <w:t>IV</w:t>
      </w:r>
      <w:r w:rsidRPr="00534549">
        <w:rPr>
          <w:rStyle w:val="Heading1Char"/>
          <w:b/>
          <w:noProof/>
          <w:lang w:val="vi-VN"/>
        </w:rPr>
        <w:t xml:space="preserve">: </w:t>
      </w:r>
      <w:r w:rsidR="000C420A" w:rsidRPr="00534549">
        <w:rPr>
          <w:rStyle w:val="Heading1Char"/>
          <w:b/>
          <w:noProof/>
          <w:lang w:val="vi-VN"/>
        </w:rPr>
        <w:t>Thiết kế</w:t>
      </w:r>
      <w:r w:rsidR="00144574" w:rsidRPr="00534549">
        <w:rPr>
          <w:rStyle w:val="Heading1Char"/>
          <w:b/>
          <w:noProof/>
          <w:lang w:val="vi-VN"/>
        </w:rPr>
        <w:t xml:space="preserve"> dữ liệu</w:t>
      </w:r>
      <w:bookmarkEnd w:id="125"/>
    </w:p>
    <w:p w14:paraId="24D5C33B" w14:textId="76D6D26D" w:rsidR="00423B8F" w:rsidRPr="00534549" w:rsidRDefault="00423B8F" w:rsidP="00423B8F">
      <w:pPr>
        <w:pStyle w:val="Heading2"/>
        <w:rPr>
          <w:ins w:id="126" w:author="NGUYỄN ĐỨC KẾ" w:date="2017-04-23T17:07:00Z"/>
          <w:noProof/>
          <w:lang w:val="vi-VN"/>
        </w:rPr>
      </w:pPr>
      <w:bookmarkStart w:id="127" w:name="_Toc534701673"/>
      <w:r w:rsidRPr="00534549">
        <w:rPr>
          <w:rStyle w:val="Heading2Char"/>
          <w:b/>
          <w:noProof/>
          <w:lang w:val="vi-VN"/>
        </w:rPr>
        <w:t>Mô hình hóa dữ liệu</w:t>
      </w:r>
      <w:bookmarkEnd w:id="127"/>
      <w:ins w:id="128" w:author="TRẦN TRUNG TRỰC" w:date="2017-04-21T22:04:00Z">
        <w:del w:id="129" w:author="NGUYỄN ĐỨC KẾ" w:date="2017-04-23T17:07:00Z">
          <w:r w:rsidRPr="00534549" w:rsidDel="00677026">
            <w:rPr>
              <w:noProof/>
              <w:lang w:val="vi-VN"/>
            </w:rPr>
            <w:br/>
          </w:r>
        </w:del>
      </w:ins>
    </w:p>
    <w:p w14:paraId="37AF7804" w14:textId="77777777" w:rsidR="00423B8F" w:rsidRPr="00534549" w:rsidRDefault="00423B8F" w:rsidP="00423B8F">
      <w:pPr>
        <w:pStyle w:val="ListParagraph"/>
        <w:numPr>
          <w:ilvl w:val="0"/>
          <w:numId w:val="23"/>
        </w:numPr>
        <w:rPr>
          <w:rFonts w:cs="Times New Roman"/>
          <w:noProof/>
          <w:lang w:val="vi-VN"/>
        </w:rPr>
      </w:pPr>
      <w:r w:rsidRPr="00534549">
        <w:rPr>
          <w:rFonts w:cs="Times New Roman"/>
          <w:noProof/>
          <w:lang w:val="vi-VN"/>
        </w:rPr>
        <w:t>Thực hiện phân tích và phát hiện thực thể</w:t>
      </w:r>
    </w:p>
    <w:p w14:paraId="619BF32A" w14:textId="77777777" w:rsidR="00423B8F" w:rsidRPr="00534549" w:rsidRDefault="00423B8F" w:rsidP="00423B8F">
      <w:pPr>
        <w:rPr>
          <w:rFonts w:cs="Times New Roman"/>
          <w:noProof/>
          <w:lang w:val="vi-VN"/>
        </w:rPr>
      </w:pPr>
      <w:r w:rsidRPr="00534549">
        <w:rPr>
          <w:rFonts w:cs="Times New Roman"/>
          <w:noProof/>
          <w:lang w:val="vi-VN"/>
        </w:rPr>
        <w:t xml:space="preserve">+ Thực thể 1: </w:t>
      </w:r>
      <w:r w:rsidRPr="00534549">
        <w:rPr>
          <w:rFonts w:cs="Times New Roman"/>
          <w:b/>
          <w:noProof/>
          <w:lang w:val="vi-VN"/>
        </w:rPr>
        <w:t>NGƯỜI DÙNG</w:t>
      </w:r>
    </w:p>
    <w:p w14:paraId="36CC7790" w14:textId="77777777" w:rsidR="00423B8F" w:rsidRPr="00534549" w:rsidRDefault="00423B8F" w:rsidP="00423B8F">
      <w:pPr>
        <w:pStyle w:val="ListParagraph"/>
        <w:numPr>
          <w:ilvl w:val="0"/>
          <w:numId w:val="31"/>
        </w:numPr>
        <w:rPr>
          <w:rFonts w:cs="Times New Roman"/>
          <w:noProof/>
          <w:lang w:val="vi-VN"/>
        </w:rPr>
      </w:pPr>
      <w:r w:rsidRPr="00534549">
        <w:rPr>
          <w:rFonts w:cs="Times New Roman"/>
          <w:noProof/>
          <w:lang w:val="vi-VN"/>
        </w:rPr>
        <w:t xml:space="preserve">Mỗi nhân viên trong phòng khám với nhiều cấp bậc, phân bố chức năng nhiệm vụ khác nhau tạo nên thực thể </w:t>
      </w:r>
      <w:r w:rsidRPr="00534549">
        <w:rPr>
          <w:rFonts w:cs="Times New Roman"/>
          <w:b/>
          <w:noProof/>
          <w:lang w:val="vi-VN"/>
        </w:rPr>
        <w:t>NGUOIDUNG.</w:t>
      </w:r>
    </w:p>
    <w:p w14:paraId="5D1398F7" w14:textId="77777777" w:rsidR="00423B8F" w:rsidRPr="00534549" w:rsidRDefault="00423B8F" w:rsidP="00423B8F">
      <w:pPr>
        <w:pStyle w:val="ListParagraph"/>
        <w:numPr>
          <w:ilvl w:val="0"/>
          <w:numId w:val="31"/>
        </w:numPr>
        <w:rPr>
          <w:rFonts w:cs="Times New Roman"/>
          <w:noProof/>
          <w:lang w:val="vi-VN"/>
        </w:rPr>
      </w:pPr>
      <w:r w:rsidRPr="00534549">
        <w:rPr>
          <w:rFonts w:cs="Times New Roman"/>
          <w:noProof/>
          <w:lang w:val="vi-VN"/>
        </w:rPr>
        <w:t xml:space="preserve">Gồm các thuộc tính: </w:t>
      </w:r>
      <w:r w:rsidRPr="00534549">
        <w:rPr>
          <w:rFonts w:cs="Times New Roman"/>
          <w:i/>
          <w:noProof/>
          <w:lang w:val="vi-VN"/>
        </w:rPr>
        <w:t>MaND, TenND, NgaySinh, GioiTinh, DiaChi, SDT, TenDangNhap, MatKhau, ChucVu.</w:t>
      </w:r>
    </w:p>
    <w:p w14:paraId="53E02AC6" w14:textId="77777777" w:rsidR="00423B8F" w:rsidRPr="00534549" w:rsidRDefault="00423B8F" w:rsidP="00423B8F">
      <w:pPr>
        <w:rPr>
          <w:rFonts w:cs="Times New Roman"/>
          <w:noProof/>
          <w:lang w:val="vi-VN"/>
        </w:rPr>
      </w:pPr>
      <w:r w:rsidRPr="00534549">
        <w:rPr>
          <w:rFonts w:cs="Times New Roman"/>
          <w:noProof/>
          <w:lang w:val="vi-VN"/>
        </w:rPr>
        <w:t xml:space="preserve">+ Thực thể 2: </w:t>
      </w:r>
      <w:r w:rsidRPr="00534549">
        <w:rPr>
          <w:rFonts w:cs="Times New Roman"/>
          <w:b/>
          <w:noProof/>
          <w:lang w:val="vi-VN"/>
        </w:rPr>
        <w:t>BỆNH NHÂN</w:t>
      </w:r>
    </w:p>
    <w:p w14:paraId="59D5CF1C" w14:textId="77777777" w:rsidR="00423B8F" w:rsidRPr="00534549" w:rsidRDefault="00423B8F" w:rsidP="00423B8F">
      <w:pPr>
        <w:pStyle w:val="ListParagraph"/>
        <w:numPr>
          <w:ilvl w:val="0"/>
          <w:numId w:val="30"/>
        </w:numPr>
        <w:rPr>
          <w:ins w:id="130" w:author="NGUYỄN ĐỨC KẾ" w:date="2017-05-18T17:33:00Z"/>
          <w:rFonts w:cs="Times New Roman"/>
          <w:noProof/>
          <w:lang w:val="vi-VN"/>
        </w:rPr>
      </w:pPr>
      <w:ins w:id="131" w:author="NGUYỄN ĐỨC KẾ" w:date="2017-05-18T17:33:00Z">
        <w:r w:rsidRPr="00534549">
          <w:rPr>
            <w:rFonts w:cs="Times New Roman"/>
            <w:noProof/>
            <w:lang w:val="vi-VN"/>
          </w:rPr>
          <w:t xml:space="preserve">Mỗi bệnh nhân đi khám phòng mạch sẽ lưu lại các thông tin của bệnh nhân tạo nên thực thể </w:t>
        </w:r>
        <w:r w:rsidRPr="00534549">
          <w:rPr>
            <w:rFonts w:cs="Times New Roman"/>
            <w:b/>
            <w:noProof/>
            <w:lang w:val="vi-VN"/>
          </w:rPr>
          <w:t>BENHNHAN</w:t>
        </w:r>
        <w:r w:rsidRPr="00534549">
          <w:rPr>
            <w:rFonts w:cs="Times New Roman"/>
            <w:noProof/>
            <w:lang w:val="vi-VN"/>
          </w:rPr>
          <w:t>.</w:t>
        </w:r>
      </w:ins>
    </w:p>
    <w:p w14:paraId="7A775590" w14:textId="77777777" w:rsidR="00423B8F" w:rsidRPr="00534549" w:rsidRDefault="00423B8F" w:rsidP="00423B8F">
      <w:pPr>
        <w:pStyle w:val="ListParagraph"/>
        <w:numPr>
          <w:ilvl w:val="0"/>
          <w:numId w:val="30"/>
        </w:numPr>
        <w:rPr>
          <w:ins w:id="132" w:author="NGUYỄN ĐỨC KẾ" w:date="2017-05-18T17:33:00Z"/>
          <w:rFonts w:cs="Times New Roman"/>
          <w:noProof/>
          <w:lang w:val="vi-VN"/>
        </w:rPr>
      </w:pPr>
      <w:ins w:id="133" w:author="NGUYỄN ĐỨC KẾ" w:date="2017-05-18T17:33:00Z">
        <w:r w:rsidRPr="00534549">
          <w:rPr>
            <w:rFonts w:cs="Times New Roman"/>
            <w:noProof/>
            <w:lang w:val="vi-VN"/>
          </w:rPr>
          <w:t xml:space="preserve">Gồm các thuộc tính: </w:t>
        </w:r>
        <w:r w:rsidRPr="00534549">
          <w:rPr>
            <w:rFonts w:cs="Times New Roman"/>
            <w:i/>
            <w:noProof/>
            <w:lang w:val="vi-VN"/>
          </w:rPr>
          <w:t>MaBN, HoTen, GioiTinh, NgaySinh, DiaChi.</w:t>
        </w:r>
      </w:ins>
    </w:p>
    <w:p w14:paraId="4F1A60D6" w14:textId="77777777" w:rsidR="00423B8F" w:rsidRPr="00534549" w:rsidRDefault="00423B8F" w:rsidP="00423B8F">
      <w:pPr>
        <w:rPr>
          <w:rFonts w:cs="Times New Roman"/>
          <w:noProof/>
          <w:lang w:val="vi-VN"/>
        </w:rPr>
      </w:pPr>
      <w:r w:rsidRPr="00534549">
        <w:rPr>
          <w:rFonts w:cs="Times New Roman"/>
          <w:noProof/>
          <w:lang w:val="vi-VN"/>
        </w:rPr>
        <w:t xml:space="preserve">+ Thực thể 3: </w:t>
      </w:r>
      <w:r w:rsidRPr="00534549">
        <w:rPr>
          <w:rFonts w:cs="Times New Roman"/>
          <w:b/>
          <w:noProof/>
          <w:lang w:val="vi-VN"/>
        </w:rPr>
        <w:t>PHIẾU KHÁM</w:t>
      </w:r>
    </w:p>
    <w:p w14:paraId="4201BE65" w14:textId="77777777" w:rsidR="00423B8F" w:rsidRPr="00534549" w:rsidRDefault="00423B8F" w:rsidP="00423B8F">
      <w:pPr>
        <w:pStyle w:val="ListParagraph"/>
        <w:numPr>
          <w:ilvl w:val="0"/>
          <w:numId w:val="30"/>
        </w:numPr>
        <w:rPr>
          <w:ins w:id="134" w:author="NGUYỄN ĐỨC KẾ" w:date="2017-05-18T17:33:00Z"/>
          <w:rFonts w:cs="Times New Roman"/>
          <w:noProof/>
          <w:lang w:val="vi-VN"/>
        </w:rPr>
      </w:pPr>
      <w:ins w:id="135" w:author="NGUYỄN ĐỨC KẾ" w:date="2017-05-18T17:33:00Z">
        <w:r w:rsidRPr="00534549">
          <w:rPr>
            <w:rFonts w:cs="Times New Roman"/>
            <w:noProof/>
            <w:lang w:val="vi-VN"/>
          </w:rPr>
          <w:t xml:space="preserve">Mỗi bệnh nhân đi khám bệnh, ứng với mỗi lần khám sẽ được lập một phiếu khám tương ứng với thực thể </w:t>
        </w:r>
        <w:r w:rsidRPr="00534549">
          <w:rPr>
            <w:rFonts w:cs="Times New Roman"/>
            <w:b/>
            <w:noProof/>
            <w:lang w:val="vi-VN"/>
          </w:rPr>
          <w:t>PHIEUKHAM</w:t>
        </w:r>
        <w:r w:rsidRPr="00534549">
          <w:rPr>
            <w:rFonts w:cs="Times New Roman"/>
            <w:noProof/>
            <w:lang w:val="vi-VN"/>
          </w:rPr>
          <w:t>.</w:t>
        </w:r>
      </w:ins>
    </w:p>
    <w:p w14:paraId="57F1FB90" w14:textId="77777777" w:rsidR="00423B8F" w:rsidRPr="00534549" w:rsidRDefault="00423B8F" w:rsidP="00423B8F">
      <w:pPr>
        <w:pStyle w:val="ListParagraph"/>
        <w:numPr>
          <w:ilvl w:val="0"/>
          <w:numId w:val="30"/>
        </w:numPr>
        <w:rPr>
          <w:rFonts w:cs="Times New Roman"/>
          <w:noProof/>
          <w:lang w:val="vi-VN"/>
        </w:rPr>
      </w:pPr>
      <w:ins w:id="136" w:author="NGUYỄN ĐỨC KẾ" w:date="2017-05-18T17:33:00Z">
        <w:r w:rsidRPr="00534549">
          <w:rPr>
            <w:rFonts w:cs="Times New Roman"/>
            <w:noProof/>
            <w:lang w:val="vi-VN"/>
          </w:rPr>
          <w:t xml:space="preserve">Gồm các thuộc tính: </w:t>
        </w:r>
        <w:r w:rsidRPr="00534549">
          <w:rPr>
            <w:rFonts w:cs="Times New Roman"/>
            <w:i/>
            <w:noProof/>
            <w:lang w:val="vi-VN"/>
          </w:rPr>
          <w:t>MaPK, NgayKham, TrieuChung, LoaiBenh</w:t>
        </w:r>
        <w:r w:rsidRPr="00534549">
          <w:rPr>
            <w:rFonts w:cs="Times New Roman"/>
            <w:noProof/>
            <w:lang w:val="vi-VN"/>
          </w:rPr>
          <w:t>.</w:t>
        </w:r>
      </w:ins>
    </w:p>
    <w:p w14:paraId="794C991A" w14:textId="77777777" w:rsidR="00423B8F" w:rsidRPr="00534549" w:rsidRDefault="00423B8F" w:rsidP="00423B8F">
      <w:pPr>
        <w:rPr>
          <w:rFonts w:cs="Times New Roman"/>
          <w:noProof/>
          <w:lang w:val="vi-VN"/>
        </w:rPr>
      </w:pPr>
      <w:r w:rsidRPr="00534549">
        <w:rPr>
          <w:rFonts w:cs="Times New Roman"/>
          <w:noProof/>
          <w:lang w:val="vi-VN"/>
        </w:rPr>
        <w:t xml:space="preserve">+Thực thể 4: </w:t>
      </w:r>
      <w:r w:rsidRPr="00534549">
        <w:rPr>
          <w:rFonts w:cs="Times New Roman"/>
          <w:b/>
          <w:noProof/>
          <w:lang w:val="vi-VN"/>
        </w:rPr>
        <w:t>THUỐC</w:t>
      </w:r>
    </w:p>
    <w:p w14:paraId="0A9A79D4" w14:textId="77777777" w:rsidR="00423B8F" w:rsidRPr="00534549" w:rsidRDefault="00423B8F" w:rsidP="00423B8F">
      <w:pPr>
        <w:pStyle w:val="ListParagraph"/>
        <w:numPr>
          <w:ilvl w:val="0"/>
          <w:numId w:val="30"/>
        </w:numPr>
        <w:rPr>
          <w:ins w:id="137" w:author="NGUYỄN ĐỨC KẾ" w:date="2017-05-18T17:33:00Z"/>
          <w:rFonts w:cs="Times New Roman"/>
          <w:noProof/>
          <w:lang w:val="vi-VN"/>
        </w:rPr>
      </w:pPr>
      <w:ins w:id="138" w:author="NGUYỄN ĐỨC KẾ" w:date="2017-05-18T17:33:00Z">
        <w:r w:rsidRPr="00534549">
          <w:rPr>
            <w:rFonts w:cs="Times New Roman"/>
            <w:noProof/>
            <w:lang w:val="vi-VN"/>
          </w:rPr>
          <w:lastRenderedPageBreak/>
          <w:t xml:space="preserve">Phòng mạch có một danh sách các loại thuốc dùng cho việc khám chữa bệnh tạo nên thực thể </w:t>
        </w:r>
        <w:r w:rsidRPr="00534549">
          <w:rPr>
            <w:rFonts w:cs="Times New Roman"/>
            <w:b/>
            <w:noProof/>
            <w:lang w:val="vi-VN"/>
          </w:rPr>
          <w:t>THUOC</w:t>
        </w:r>
      </w:ins>
    </w:p>
    <w:p w14:paraId="63406566" w14:textId="77777777" w:rsidR="00423B8F" w:rsidRPr="00534549" w:rsidRDefault="00423B8F" w:rsidP="00423B8F">
      <w:pPr>
        <w:pStyle w:val="ListParagraph"/>
        <w:numPr>
          <w:ilvl w:val="0"/>
          <w:numId w:val="30"/>
        </w:numPr>
        <w:rPr>
          <w:rFonts w:cs="Times New Roman"/>
          <w:noProof/>
          <w:lang w:val="vi-VN"/>
        </w:rPr>
      </w:pPr>
      <w:ins w:id="139" w:author="NGUYỄN ĐỨC KẾ" w:date="2017-05-18T17:33:00Z">
        <w:r w:rsidRPr="00534549">
          <w:rPr>
            <w:rFonts w:cs="Times New Roman"/>
            <w:noProof/>
            <w:lang w:val="vi-VN"/>
          </w:rPr>
          <w:t xml:space="preserve">Gồm các thuộc tính: </w:t>
        </w:r>
        <w:r w:rsidRPr="00534549">
          <w:rPr>
            <w:rFonts w:cs="Times New Roman"/>
            <w:i/>
            <w:noProof/>
            <w:lang w:val="vi-VN"/>
          </w:rPr>
          <w:t>MaThuoc, TenThuoc, DonVi, DonGia</w:t>
        </w:r>
        <w:r w:rsidRPr="00534549">
          <w:rPr>
            <w:rFonts w:cs="Times New Roman"/>
            <w:noProof/>
            <w:lang w:val="vi-VN"/>
          </w:rPr>
          <w:t>.</w:t>
        </w:r>
      </w:ins>
    </w:p>
    <w:p w14:paraId="387EDA6A" w14:textId="77777777" w:rsidR="00423B8F" w:rsidRPr="00534549" w:rsidRDefault="00423B8F" w:rsidP="00423B8F">
      <w:pPr>
        <w:rPr>
          <w:rFonts w:cs="Times New Roman"/>
          <w:noProof/>
          <w:lang w:val="vi-VN"/>
        </w:rPr>
      </w:pPr>
      <w:r w:rsidRPr="00534549">
        <w:rPr>
          <w:rFonts w:cs="Times New Roman"/>
          <w:noProof/>
          <w:lang w:val="vi-VN"/>
        </w:rPr>
        <w:t xml:space="preserve">+ Thực thể 5: </w:t>
      </w:r>
      <w:r w:rsidRPr="00534549">
        <w:rPr>
          <w:rFonts w:cs="Times New Roman"/>
          <w:b/>
          <w:noProof/>
          <w:lang w:val="vi-VN"/>
        </w:rPr>
        <w:t>HOÁ ĐƠN THUỐC</w:t>
      </w:r>
    </w:p>
    <w:p w14:paraId="758DDE9C" w14:textId="77777777" w:rsidR="00423B8F" w:rsidRPr="00534549" w:rsidRDefault="00423B8F" w:rsidP="00423B8F">
      <w:pPr>
        <w:pStyle w:val="ListParagraph"/>
        <w:numPr>
          <w:ilvl w:val="0"/>
          <w:numId w:val="30"/>
        </w:numPr>
        <w:rPr>
          <w:ins w:id="140" w:author="NGUYỄN ĐỨC KẾ" w:date="2017-05-18T17:33:00Z"/>
          <w:rFonts w:cs="Times New Roman"/>
          <w:noProof/>
          <w:lang w:val="vi-VN"/>
        </w:rPr>
      </w:pPr>
      <w:ins w:id="141" w:author="NGUYỄN ĐỨC KẾ" w:date="2017-05-18T17:33:00Z">
        <w:r w:rsidRPr="00534549">
          <w:rPr>
            <w:rFonts w:cs="Times New Roman"/>
            <w:noProof/>
            <w:lang w:val="vi-VN"/>
          </w:rPr>
          <w:t xml:space="preserve">Bệnh nhân đi khám hoặc mua thuốc sẽ phải trả tiền cho phòng mạch tạo nên thực thể </w:t>
        </w:r>
        <w:r w:rsidRPr="00534549">
          <w:rPr>
            <w:rFonts w:cs="Times New Roman"/>
            <w:b/>
            <w:noProof/>
            <w:lang w:val="vi-VN"/>
          </w:rPr>
          <w:t>HOADONTHUOC</w:t>
        </w:r>
        <w:r w:rsidRPr="00534549">
          <w:rPr>
            <w:rFonts w:cs="Times New Roman"/>
            <w:noProof/>
            <w:lang w:val="vi-VN"/>
          </w:rPr>
          <w:t>.</w:t>
        </w:r>
      </w:ins>
    </w:p>
    <w:p w14:paraId="5EA1F929" w14:textId="77777777" w:rsidR="00423B8F" w:rsidRPr="00534549" w:rsidRDefault="00423B8F" w:rsidP="00423B8F">
      <w:pPr>
        <w:pStyle w:val="ListParagraph"/>
        <w:numPr>
          <w:ilvl w:val="0"/>
          <w:numId w:val="30"/>
        </w:numPr>
        <w:rPr>
          <w:rFonts w:cs="Times New Roman"/>
          <w:noProof/>
          <w:lang w:val="vi-VN"/>
        </w:rPr>
      </w:pPr>
      <w:ins w:id="142" w:author="NGUYỄN ĐỨC KẾ" w:date="2017-05-18T17:33:00Z">
        <w:r w:rsidRPr="00534549">
          <w:rPr>
            <w:rFonts w:cs="Times New Roman"/>
            <w:noProof/>
            <w:lang w:val="vi-VN"/>
          </w:rPr>
          <w:t>Gồm các th</w:t>
        </w:r>
      </w:ins>
      <w:r w:rsidRPr="00534549">
        <w:rPr>
          <w:rFonts w:cs="Times New Roman"/>
          <w:noProof/>
          <w:lang w:val="vi-VN"/>
        </w:rPr>
        <w:t>uộc tính</w:t>
      </w:r>
      <w:ins w:id="143" w:author="NGUYỄN ĐỨC KẾ" w:date="2017-05-18T17:33:00Z">
        <w:r w:rsidRPr="00534549">
          <w:rPr>
            <w:rFonts w:cs="Times New Roman"/>
            <w:noProof/>
            <w:lang w:val="vi-VN"/>
          </w:rPr>
          <w:t xml:space="preserve">: </w:t>
        </w:r>
        <w:r w:rsidRPr="00534549">
          <w:rPr>
            <w:rFonts w:cs="Times New Roman"/>
            <w:i/>
            <w:noProof/>
            <w:lang w:val="vi-VN"/>
          </w:rPr>
          <w:t>MaHD, NgayBan, TienThuoc, TienKham</w:t>
        </w:r>
        <w:r w:rsidRPr="00534549">
          <w:rPr>
            <w:rFonts w:cs="Times New Roman"/>
            <w:noProof/>
            <w:lang w:val="vi-VN"/>
          </w:rPr>
          <w:t>.</w:t>
        </w:r>
      </w:ins>
    </w:p>
    <w:p w14:paraId="06E088B8" w14:textId="77777777" w:rsidR="00423B8F" w:rsidRPr="00534549" w:rsidRDefault="00423B8F" w:rsidP="00423B8F">
      <w:pPr>
        <w:rPr>
          <w:rFonts w:cs="Times New Roman"/>
          <w:b/>
          <w:noProof/>
          <w:lang w:val="vi-VN"/>
        </w:rPr>
      </w:pPr>
      <w:r w:rsidRPr="00534549">
        <w:rPr>
          <w:rFonts w:cs="Times New Roman"/>
          <w:noProof/>
          <w:lang w:val="vi-VN"/>
        </w:rPr>
        <w:t xml:space="preserve">+ Quan hệ </w:t>
      </w:r>
      <w:r w:rsidRPr="00534549">
        <w:rPr>
          <w:rFonts w:cs="Times New Roman"/>
          <w:b/>
          <w:noProof/>
          <w:lang w:val="vi-VN"/>
        </w:rPr>
        <w:t>CHI TIẾT TOA THUỐC</w:t>
      </w:r>
    </w:p>
    <w:p w14:paraId="6EE9A0C1" w14:textId="77777777" w:rsidR="00423B8F" w:rsidRPr="00534549" w:rsidRDefault="00423B8F" w:rsidP="00423B8F">
      <w:pPr>
        <w:pStyle w:val="ListParagraph"/>
        <w:numPr>
          <w:ilvl w:val="0"/>
          <w:numId w:val="30"/>
        </w:numPr>
        <w:rPr>
          <w:ins w:id="144" w:author="NGUYỄN ĐỨC KẾ" w:date="2017-05-18T17:33:00Z"/>
          <w:rFonts w:cs="Times New Roman"/>
          <w:noProof/>
          <w:lang w:val="vi-VN"/>
        </w:rPr>
      </w:pPr>
      <w:ins w:id="145" w:author="NGUYỄN ĐỨC KẾ" w:date="2017-05-18T17:33:00Z">
        <w:r w:rsidRPr="00534549">
          <w:rPr>
            <w:rFonts w:cs="Times New Roman"/>
            <w:noProof/>
            <w:lang w:val="vi-VN"/>
          </w:rPr>
          <w:t xml:space="preserve">Giữa </w:t>
        </w:r>
        <w:r w:rsidRPr="00534549">
          <w:rPr>
            <w:rFonts w:cs="Times New Roman"/>
            <w:b/>
            <w:noProof/>
            <w:lang w:val="vi-VN"/>
          </w:rPr>
          <w:t>PHIEUKHAM</w:t>
        </w:r>
        <w:r w:rsidRPr="00534549">
          <w:rPr>
            <w:rFonts w:cs="Times New Roman"/>
            <w:noProof/>
            <w:lang w:val="vi-VN"/>
          </w:rPr>
          <w:t xml:space="preserve"> và </w:t>
        </w:r>
        <w:r w:rsidRPr="00534549">
          <w:rPr>
            <w:rFonts w:cs="Times New Roman"/>
            <w:b/>
            <w:noProof/>
            <w:lang w:val="vi-VN"/>
          </w:rPr>
          <w:t>THUOC</w:t>
        </w:r>
        <w:r w:rsidRPr="00534549">
          <w:rPr>
            <w:rFonts w:cs="Times New Roman"/>
            <w:noProof/>
            <w:lang w:val="vi-VN"/>
          </w:rPr>
          <w:t xml:space="preserve"> tồn tại thực thể </w:t>
        </w:r>
        <w:r w:rsidRPr="00534549">
          <w:rPr>
            <w:rFonts w:cs="Times New Roman"/>
            <w:b/>
            <w:noProof/>
            <w:lang w:val="vi-VN"/>
          </w:rPr>
          <w:t>C</w:t>
        </w:r>
      </w:ins>
      <w:r w:rsidRPr="00534549">
        <w:rPr>
          <w:rFonts w:cs="Times New Roman"/>
          <w:b/>
          <w:noProof/>
          <w:lang w:val="vi-VN"/>
        </w:rPr>
        <w:t>hi</w:t>
      </w:r>
      <w:ins w:id="146" w:author="NGUYỄN ĐỨC KẾ" w:date="2017-05-18T17:33:00Z">
        <w:r w:rsidRPr="00534549">
          <w:rPr>
            <w:rFonts w:cs="Times New Roman"/>
            <w:b/>
            <w:noProof/>
            <w:lang w:val="vi-VN"/>
          </w:rPr>
          <w:t>T</w:t>
        </w:r>
      </w:ins>
      <w:r w:rsidRPr="00534549">
        <w:rPr>
          <w:rFonts w:cs="Times New Roman"/>
          <w:b/>
          <w:noProof/>
          <w:lang w:val="vi-VN"/>
        </w:rPr>
        <w:t>iet</w:t>
      </w:r>
      <w:ins w:id="147" w:author="NGUYỄN ĐỨC KẾ" w:date="2017-05-18T17:33:00Z">
        <w:r w:rsidRPr="00534549">
          <w:rPr>
            <w:rFonts w:cs="Times New Roman"/>
            <w:b/>
            <w:noProof/>
            <w:lang w:val="vi-VN"/>
          </w:rPr>
          <w:t>T</w:t>
        </w:r>
      </w:ins>
      <w:r w:rsidRPr="00534549">
        <w:rPr>
          <w:rFonts w:cs="Times New Roman"/>
          <w:b/>
          <w:noProof/>
          <w:lang w:val="vi-VN"/>
        </w:rPr>
        <w:t>oa</w:t>
      </w:r>
      <w:ins w:id="148" w:author="NGUYỄN ĐỨC KẾ" w:date="2017-05-18T17:33:00Z">
        <w:r w:rsidRPr="00534549">
          <w:rPr>
            <w:rFonts w:cs="Times New Roman"/>
            <w:b/>
            <w:noProof/>
            <w:lang w:val="vi-VN"/>
          </w:rPr>
          <w:t>T</w:t>
        </w:r>
      </w:ins>
      <w:r w:rsidRPr="00534549">
        <w:rPr>
          <w:rFonts w:cs="Times New Roman"/>
          <w:b/>
          <w:noProof/>
          <w:lang w:val="vi-VN"/>
        </w:rPr>
        <w:t>huoc</w:t>
      </w:r>
      <w:ins w:id="149" w:author="NGUYỄN ĐỨC KẾ" w:date="2017-05-18T17:33:00Z">
        <w:r w:rsidRPr="00534549">
          <w:rPr>
            <w:rFonts w:cs="Times New Roman"/>
            <w:noProof/>
            <w:lang w:val="vi-VN"/>
          </w:rPr>
          <w:t xml:space="preserve"> để biết số lượng và cách dùng thuốc.</w:t>
        </w:r>
      </w:ins>
    </w:p>
    <w:p w14:paraId="13C908DF" w14:textId="77777777" w:rsidR="00423B8F" w:rsidRPr="00534549" w:rsidRDefault="00423B8F" w:rsidP="00423B8F">
      <w:pPr>
        <w:pStyle w:val="ListParagraph"/>
        <w:numPr>
          <w:ilvl w:val="0"/>
          <w:numId w:val="30"/>
        </w:numPr>
        <w:rPr>
          <w:ins w:id="150" w:author="NGUYỄN ĐỨC KẾ" w:date="2017-05-18T17:33:00Z"/>
          <w:rFonts w:cs="Times New Roman"/>
          <w:i/>
          <w:noProof/>
          <w:lang w:val="vi-VN"/>
        </w:rPr>
      </w:pPr>
      <w:ins w:id="151" w:author="NGUYỄN ĐỨC KẾ" w:date="2017-05-18T17:33:00Z">
        <w:r w:rsidRPr="00534549">
          <w:rPr>
            <w:rFonts w:cs="Times New Roman"/>
            <w:noProof/>
            <w:lang w:val="vi-VN"/>
          </w:rPr>
          <w:t xml:space="preserve">Gồm các thuộc tính: </w:t>
        </w:r>
        <w:r w:rsidRPr="00534549">
          <w:rPr>
            <w:rFonts w:cs="Times New Roman"/>
            <w:i/>
            <w:noProof/>
            <w:lang w:val="vi-VN"/>
          </w:rPr>
          <w:t>SoLuong, CachDung.</w:t>
        </w:r>
      </w:ins>
    </w:p>
    <w:p w14:paraId="22661720" w14:textId="77777777" w:rsidR="00423B8F" w:rsidRPr="00534549" w:rsidRDefault="00423B8F" w:rsidP="00423B8F">
      <w:pPr>
        <w:rPr>
          <w:rFonts w:cs="Times New Roman"/>
          <w:noProof/>
          <w:lang w:val="vi-VN"/>
        </w:rPr>
      </w:pPr>
    </w:p>
    <w:p w14:paraId="4191DE5F" w14:textId="77777777" w:rsidR="00423B8F" w:rsidRPr="00534549" w:rsidRDefault="00423B8F">
      <w:pPr>
        <w:pStyle w:val="ListParagraph"/>
        <w:ind w:firstLine="0"/>
        <w:jc w:val="center"/>
        <w:rPr>
          <w:rFonts w:cs="Times New Roman"/>
          <w:noProof/>
          <w:szCs w:val="26"/>
          <w:lang w:val="vi-VN"/>
        </w:rPr>
        <w:pPrChange w:id="152" w:author="NGUYỄN ĐỨC KẾ" w:date="2017-04-23T17:47:00Z">
          <w:pPr>
            <w:pStyle w:val="ListParagraph"/>
            <w:numPr>
              <w:numId w:val="3"/>
            </w:numPr>
            <w:ind w:hanging="360"/>
          </w:pPr>
        </w:pPrChange>
      </w:pPr>
      <w:r w:rsidRPr="00534549">
        <w:rPr>
          <w:rFonts w:cs="Times New Roman"/>
          <w:noProof/>
          <w:szCs w:val="26"/>
          <w:lang w:val="vi-VN"/>
        </w:rPr>
        <w:drawing>
          <wp:inline distT="0" distB="0" distL="0" distR="0" wp14:anchorId="140CC1C0" wp14:editId="4871910E">
            <wp:extent cx="5731510" cy="439420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D_FINAL.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394200"/>
                    </a:xfrm>
                    <a:prstGeom prst="rect">
                      <a:avLst/>
                    </a:prstGeom>
                  </pic:spPr>
                </pic:pic>
              </a:graphicData>
            </a:graphic>
          </wp:inline>
        </w:drawing>
      </w:r>
    </w:p>
    <w:p w14:paraId="05F50BE3" w14:textId="77777777" w:rsidR="00423B8F" w:rsidRPr="00534549" w:rsidRDefault="00423B8F" w:rsidP="00423B8F">
      <w:pPr>
        <w:rPr>
          <w:noProof/>
          <w:lang w:val="vi-VN"/>
          <w:rPrChange w:id="153" w:author="NGUYỄN ĐỨC KẾ" w:date="2017-04-23T17:49:00Z">
            <w:rPr>
              <w:b/>
            </w:rPr>
          </w:rPrChange>
        </w:rPr>
      </w:pPr>
    </w:p>
    <w:p w14:paraId="7B33A477" w14:textId="23138638" w:rsidR="000E1002" w:rsidRPr="00534549" w:rsidRDefault="000E1002" w:rsidP="009D4FB6">
      <w:pPr>
        <w:pStyle w:val="Heading2"/>
        <w:rPr>
          <w:ins w:id="154" w:author="NGUYỄN ĐỨC KẾ" w:date="2017-05-18T17:33:00Z"/>
          <w:rFonts w:cs="Times New Roman"/>
          <w:noProof/>
          <w:lang w:val="vi-VN"/>
        </w:rPr>
      </w:pPr>
      <w:bookmarkStart w:id="155" w:name="_Toc534701674"/>
      <w:ins w:id="156" w:author="NGUYỄN ĐỨC KẾ" w:date="2017-05-18T17:33:00Z">
        <w:r w:rsidRPr="00534549">
          <w:rPr>
            <w:rFonts w:cs="Times New Roman"/>
            <w:noProof/>
            <w:lang w:val="vi-VN"/>
          </w:rPr>
          <w:lastRenderedPageBreak/>
          <w:t>Thiết kế dữ liệu</w:t>
        </w:r>
        <w:bookmarkEnd w:id="155"/>
      </w:ins>
    </w:p>
    <w:p w14:paraId="07396B16" w14:textId="3F10D960" w:rsidR="000E1002" w:rsidRPr="00534549" w:rsidRDefault="000E1002" w:rsidP="009D4FB6">
      <w:pPr>
        <w:pStyle w:val="Heading3"/>
        <w:rPr>
          <w:ins w:id="157" w:author="NGUYỄN ĐỨC KẾ" w:date="2017-05-18T17:33:00Z"/>
          <w:rFonts w:cs="Times New Roman"/>
          <w:noProof/>
          <w:lang w:val="vi-VN"/>
        </w:rPr>
      </w:pPr>
      <w:bookmarkStart w:id="158" w:name="_Toc534701675"/>
      <w:ins w:id="159" w:author="NGUYỄN ĐỨC KẾ" w:date="2017-05-18T17:33:00Z">
        <w:r w:rsidRPr="00534549">
          <w:rPr>
            <w:rFonts w:cs="Times New Roman"/>
            <w:noProof/>
            <w:lang w:val="vi-VN"/>
          </w:rPr>
          <w:t xml:space="preserve">Sơ đồ </w:t>
        </w:r>
      </w:ins>
      <w:r w:rsidR="0097220E" w:rsidRPr="00534549">
        <w:rPr>
          <w:rFonts w:cs="Times New Roman"/>
          <w:noProof/>
          <w:lang w:val="vi-VN"/>
        </w:rPr>
        <w:t>E</w:t>
      </w:r>
      <w:ins w:id="160" w:author="NGUYỄN ĐỨC KẾ" w:date="2017-05-18T17:33:00Z">
        <w:r w:rsidRPr="00534549">
          <w:rPr>
            <w:rFonts w:cs="Times New Roman"/>
            <w:noProof/>
            <w:lang w:val="vi-VN"/>
          </w:rPr>
          <w:t>RD cả hệ thống</w:t>
        </w:r>
        <w:bookmarkEnd w:id="158"/>
      </w:ins>
    </w:p>
    <w:p w14:paraId="40CDD63A" w14:textId="69DC4FDF" w:rsidR="000E1002" w:rsidRPr="00534549" w:rsidRDefault="0097220E" w:rsidP="0045724E">
      <w:pPr>
        <w:jc w:val="center"/>
        <w:rPr>
          <w:rFonts w:cs="Times New Roman"/>
          <w:noProof/>
          <w:lang w:val="vi-VN"/>
        </w:rPr>
      </w:pPr>
      <w:r w:rsidRPr="00534549">
        <w:rPr>
          <w:rFonts w:cs="Times New Roman"/>
          <w:noProof/>
          <w:lang w:val="vi-VN"/>
        </w:rPr>
        <w:drawing>
          <wp:inline distT="0" distB="0" distL="0" distR="0" wp14:anchorId="2B1516F0" wp14:editId="3567CAD0">
            <wp:extent cx="563880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800" cy="3581400"/>
                    </a:xfrm>
                    <a:prstGeom prst="rect">
                      <a:avLst/>
                    </a:prstGeom>
                    <a:noFill/>
                    <a:ln>
                      <a:noFill/>
                    </a:ln>
                  </pic:spPr>
                </pic:pic>
              </a:graphicData>
            </a:graphic>
          </wp:inline>
        </w:drawing>
      </w:r>
    </w:p>
    <w:p w14:paraId="33A0417E" w14:textId="2BA7B30E" w:rsidR="000E1002" w:rsidRPr="00534549" w:rsidRDefault="000E1002" w:rsidP="009D4FB6">
      <w:pPr>
        <w:pStyle w:val="Heading3"/>
        <w:rPr>
          <w:rFonts w:cs="Times New Roman"/>
          <w:noProof/>
          <w:lang w:val="vi-VN"/>
        </w:rPr>
      </w:pPr>
      <w:bookmarkStart w:id="161" w:name="_Toc534701676"/>
      <w:ins w:id="162" w:author="NGUYỄN ĐỨC KẾ" w:date="2017-05-18T17:33:00Z">
        <w:r w:rsidRPr="00534549">
          <w:rPr>
            <w:rFonts w:cs="Times New Roman"/>
            <w:noProof/>
            <w:lang w:val="vi-VN"/>
          </w:rPr>
          <w:t>Giải thích từng bảng, kiểu dữ liệu</w:t>
        </w:r>
      </w:ins>
      <w:bookmarkEnd w:id="161"/>
    </w:p>
    <w:p w14:paraId="58FB0943" w14:textId="00C0E68B" w:rsidR="008513B0" w:rsidRPr="00534549" w:rsidRDefault="008513B0" w:rsidP="008513B0">
      <w:pPr>
        <w:pStyle w:val="ListParagraph"/>
        <w:numPr>
          <w:ilvl w:val="0"/>
          <w:numId w:val="23"/>
        </w:numPr>
        <w:rPr>
          <w:rFonts w:cs="Times New Roman"/>
          <w:b/>
          <w:noProof/>
          <w:lang w:val="vi-VN"/>
        </w:rPr>
      </w:pPr>
      <w:r w:rsidRPr="00534549">
        <w:rPr>
          <w:rFonts w:cs="Times New Roman"/>
          <w:b/>
          <w:noProof/>
          <w:lang w:val="vi-VN"/>
        </w:rPr>
        <w:t>Bảng Người dùng:</w:t>
      </w:r>
    </w:p>
    <w:tbl>
      <w:tblPr>
        <w:tblStyle w:val="TableGrid"/>
        <w:tblW w:w="0" w:type="auto"/>
        <w:tblLook w:val="04A0" w:firstRow="1" w:lastRow="0" w:firstColumn="1" w:lastColumn="0" w:noHBand="0" w:noVBand="1"/>
      </w:tblPr>
      <w:tblGrid>
        <w:gridCol w:w="1747"/>
        <w:gridCol w:w="1668"/>
        <w:gridCol w:w="1530"/>
        <w:gridCol w:w="4071"/>
      </w:tblGrid>
      <w:tr w:rsidR="00245C95" w:rsidRPr="00534549" w14:paraId="24A4BD61" w14:textId="77777777" w:rsidTr="00627EF8">
        <w:tc>
          <w:tcPr>
            <w:tcW w:w="1747" w:type="dxa"/>
          </w:tcPr>
          <w:p w14:paraId="420473D3" w14:textId="0FCBD012" w:rsidR="008513B0" w:rsidRPr="00534549" w:rsidRDefault="008513B0" w:rsidP="008513B0">
            <w:pPr>
              <w:ind w:firstLine="0"/>
              <w:rPr>
                <w:rFonts w:cs="Times New Roman"/>
                <w:b/>
                <w:noProof/>
                <w:lang w:val="vi-VN"/>
              </w:rPr>
            </w:pPr>
            <w:r w:rsidRPr="00534549">
              <w:rPr>
                <w:rFonts w:cs="Times New Roman"/>
                <w:b/>
                <w:noProof/>
                <w:lang w:val="vi-VN"/>
              </w:rPr>
              <w:t>Thuộc tính</w:t>
            </w:r>
          </w:p>
        </w:tc>
        <w:tc>
          <w:tcPr>
            <w:tcW w:w="1668" w:type="dxa"/>
          </w:tcPr>
          <w:p w14:paraId="3FDC3B25" w14:textId="6BCD7814" w:rsidR="008513B0" w:rsidRPr="00534549" w:rsidRDefault="008513B0" w:rsidP="008513B0">
            <w:pPr>
              <w:ind w:firstLine="0"/>
              <w:rPr>
                <w:rFonts w:cs="Times New Roman"/>
                <w:b/>
                <w:noProof/>
                <w:lang w:val="vi-VN"/>
              </w:rPr>
            </w:pPr>
            <w:r w:rsidRPr="00534549">
              <w:rPr>
                <w:rFonts w:cs="Times New Roman"/>
                <w:b/>
                <w:noProof/>
                <w:lang w:val="vi-VN"/>
              </w:rPr>
              <w:t>Kiểu giá trị</w:t>
            </w:r>
          </w:p>
        </w:tc>
        <w:tc>
          <w:tcPr>
            <w:tcW w:w="1530" w:type="dxa"/>
          </w:tcPr>
          <w:p w14:paraId="7ED5DDF1" w14:textId="286FDB11" w:rsidR="008513B0" w:rsidRPr="00534549" w:rsidRDefault="008513B0" w:rsidP="008513B0">
            <w:pPr>
              <w:ind w:firstLine="0"/>
              <w:rPr>
                <w:rFonts w:cs="Times New Roman"/>
                <w:b/>
                <w:noProof/>
                <w:lang w:val="vi-VN"/>
              </w:rPr>
            </w:pPr>
            <w:r w:rsidRPr="00534549">
              <w:rPr>
                <w:rFonts w:cs="Times New Roman"/>
                <w:b/>
                <w:noProof/>
                <w:lang w:val="vi-VN"/>
              </w:rPr>
              <w:t>Miền giá trị</w:t>
            </w:r>
          </w:p>
        </w:tc>
        <w:tc>
          <w:tcPr>
            <w:tcW w:w="4071" w:type="dxa"/>
          </w:tcPr>
          <w:p w14:paraId="6DB06F25" w14:textId="6DCC2D1C" w:rsidR="008513B0" w:rsidRPr="00534549" w:rsidRDefault="00E363F6" w:rsidP="008513B0">
            <w:pPr>
              <w:ind w:firstLine="0"/>
              <w:rPr>
                <w:rFonts w:cs="Times New Roman"/>
                <w:b/>
                <w:noProof/>
                <w:lang w:val="vi-VN"/>
              </w:rPr>
            </w:pPr>
            <w:r w:rsidRPr="00534549">
              <w:rPr>
                <w:rFonts w:cs="Times New Roman"/>
                <w:b/>
                <w:noProof/>
                <w:lang w:val="vi-VN"/>
              </w:rPr>
              <w:t>Diễn g</w:t>
            </w:r>
            <w:r w:rsidR="008513B0" w:rsidRPr="00534549">
              <w:rPr>
                <w:rFonts w:cs="Times New Roman"/>
                <w:b/>
                <w:noProof/>
                <w:lang w:val="vi-VN"/>
              </w:rPr>
              <w:t>iả</w:t>
            </w:r>
            <w:r w:rsidRPr="00534549">
              <w:rPr>
                <w:rFonts w:cs="Times New Roman"/>
                <w:b/>
                <w:noProof/>
                <w:lang w:val="vi-VN"/>
              </w:rPr>
              <w:t>i</w:t>
            </w:r>
          </w:p>
        </w:tc>
      </w:tr>
      <w:tr w:rsidR="00245C95" w:rsidRPr="00534549" w14:paraId="0BEA0CAC" w14:textId="77777777" w:rsidTr="00627EF8">
        <w:tc>
          <w:tcPr>
            <w:tcW w:w="1747" w:type="dxa"/>
          </w:tcPr>
          <w:p w14:paraId="5F01EB1B" w14:textId="64619DEC" w:rsidR="008513B0" w:rsidRPr="00534549" w:rsidRDefault="008513B0" w:rsidP="008513B0">
            <w:pPr>
              <w:ind w:firstLine="0"/>
              <w:rPr>
                <w:rFonts w:cs="Times New Roman"/>
                <w:noProof/>
                <w:lang w:val="vi-VN"/>
              </w:rPr>
            </w:pPr>
            <w:r w:rsidRPr="00534549">
              <w:rPr>
                <w:rFonts w:cs="Times New Roman"/>
                <w:noProof/>
                <w:lang w:val="vi-VN"/>
              </w:rPr>
              <w:t>MaND</w:t>
            </w:r>
          </w:p>
        </w:tc>
        <w:tc>
          <w:tcPr>
            <w:tcW w:w="1668" w:type="dxa"/>
          </w:tcPr>
          <w:p w14:paraId="67A565D7" w14:textId="78518B3F" w:rsidR="008513B0" w:rsidRPr="00534549" w:rsidRDefault="008513B0" w:rsidP="008513B0">
            <w:pPr>
              <w:ind w:firstLine="0"/>
              <w:rPr>
                <w:rFonts w:cs="Times New Roman"/>
                <w:noProof/>
                <w:lang w:val="vi-VN"/>
              </w:rPr>
            </w:pPr>
            <w:r w:rsidRPr="00534549">
              <w:rPr>
                <w:rFonts w:cs="Times New Roman"/>
                <w:noProof/>
                <w:lang w:val="vi-VN"/>
              </w:rPr>
              <w:t>int</w:t>
            </w:r>
          </w:p>
        </w:tc>
        <w:tc>
          <w:tcPr>
            <w:tcW w:w="1530" w:type="dxa"/>
          </w:tcPr>
          <w:p w14:paraId="4F40CCAF" w14:textId="47968EE6" w:rsidR="008513B0" w:rsidRPr="00534549" w:rsidRDefault="008513B0" w:rsidP="008513B0">
            <w:pPr>
              <w:ind w:firstLine="0"/>
              <w:rPr>
                <w:rFonts w:cs="Times New Roman"/>
                <w:noProof/>
                <w:lang w:val="vi-VN"/>
              </w:rPr>
            </w:pPr>
            <w:r w:rsidRPr="00534549">
              <w:rPr>
                <w:rFonts w:cs="Times New Roman"/>
                <w:noProof/>
                <w:lang w:val="vi-VN"/>
              </w:rPr>
              <w:t>Số nguyên</w:t>
            </w:r>
          </w:p>
        </w:tc>
        <w:tc>
          <w:tcPr>
            <w:tcW w:w="4071" w:type="dxa"/>
          </w:tcPr>
          <w:p w14:paraId="03F93EC7" w14:textId="71E3B1C9" w:rsidR="008513B0" w:rsidRPr="00534549" w:rsidRDefault="00245C95" w:rsidP="008513B0">
            <w:pPr>
              <w:ind w:firstLine="0"/>
              <w:rPr>
                <w:rFonts w:cs="Times New Roman"/>
                <w:noProof/>
                <w:lang w:val="vi-VN"/>
              </w:rPr>
            </w:pPr>
            <w:r w:rsidRPr="00534549">
              <w:rPr>
                <w:rFonts w:cs="Times New Roman"/>
                <w:noProof/>
                <w:lang w:val="vi-VN"/>
              </w:rPr>
              <w:t>Mỗi Người dùng có duy nhất một mã số theo thứ tự trong dãy số nguyên</w:t>
            </w:r>
          </w:p>
        </w:tc>
      </w:tr>
      <w:tr w:rsidR="00245C95" w:rsidRPr="00534549" w14:paraId="2F5EA944" w14:textId="77777777" w:rsidTr="00627EF8">
        <w:tc>
          <w:tcPr>
            <w:tcW w:w="1747" w:type="dxa"/>
          </w:tcPr>
          <w:p w14:paraId="2CF4D4B0" w14:textId="7BAB2D6F" w:rsidR="008513B0" w:rsidRPr="00534549" w:rsidRDefault="008513B0" w:rsidP="008513B0">
            <w:pPr>
              <w:ind w:firstLine="0"/>
              <w:rPr>
                <w:rFonts w:cs="Times New Roman"/>
                <w:noProof/>
                <w:lang w:val="vi-VN"/>
              </w:rPr>
            </w:pPr>
            <w:r w:rsidRPr="00534549">
              <w:rPr>
                <w:rFonts w:cs="Times New Roman"/>
                <w:noProof/>
                <w:lang w:val="vi-VN"/>
              </w:rPr>
              <w:t>TenND</w:t>
            </w:r>
          </w:p>
        </w:tc>
        <w:tc>
          <w:tcPr>
            <w:tcW w:w="1668" w:type="dxa"/>
          </w:tcPr>
          <w:p w14:paraId="4790323D" w14:textId="67523C37" w:rsidR="008513B0" w:rsidRPr="00534549" w:rsidRDefault="008513B0" w:rsidP="008513B0">
            <w:pPr>
              <w:ind w:firstLine="0"/>
              <w:rPr>
                <w:rFonts w:cs="Times New Roman"/>
                <w:noProof/>
                <w:lang w:val="vi-VN"/>
              </w:rPr>
            </w:pPr>
            <w:r w:rsidRPr="00534549">
              <w:rPr>
                <w:rFonts w:cs="Times New Roman"/>
                <w:noProof/>
                <w:lang w:val="vi-VN"/>
              </w:rPr>
              <w:t>varchar</w:t>
            </w:r>
            <w:r w:rsidR="00FC75FE" w:rsidRPr="00534549">
              <w:rPr>
                <w:rFonts w:cs="Times New Roman"/>
                <w:noProof/>
                <w:lang w:val="vi-VN"/>
              </w:rPr>
              <w:t xml:space="preserve"> </w:t>
            </w:r>
            <w:r w:rsidRPr="00534549">
              <w:rPr>
                <w:rFonts w:cs="Times New Roman"/>
                <w:noProof/>
                <w:lang w:val="vi-VN"/>
              </w:rPr>
              <w:t>(100)</w:t>
            </w:r>
          </w:p>
        </w:tc>
        <w:tc>
          <w:tcPr>
            <w:tcW w:w="1530" w:type="dxa"/>
          </w:tcPr>
          <w:p w14:paraId="01E420E3" w14:textId="31BD9A2E" w:rsidR="008513B0" w:rsidRPr="00534549" w:rsidRDefault="008513B0" w:rsidP="008513B0">
            <w:pPr>
              <w:ind w:firstLine="0"/>
              <w:rPr>
                <w:rFonts w:cs="Times New Roman"/>
                <w:noProof/>
                <w:lang w:val="vi-VN"/>
              </w:rPr>
            </w:pPr>
            <w:r w:rsidRPr="00534549">
              <w:rPr>
                <w:rFonts w:cs="Times New Roman"/>
                <w:noProof/>
                <w:lang w:val="vi-VN"/>
              </w:rPr>
              <w:t>100</w:t>
            </w:r>
          </w:p>
        </w:tc>
        <w:tc>
          <w:tcPr>
            <w:tcW w:w="4071" w:type="dxa"/>
          </w:tcPr>
          <w:p w14:paraId="27CE45F6" w14:textId="19FC063C" w:rsidR="008513B0" w:rsidRPr="00534549" w:rsidRDefault="00245C95" w:rsidP="008513B0">
            <w:pPr>
              <w:ind w:firstLine="0"/>
              <w:rPr>
                <w:rFonts w:cs="Times New Roman"/>
                <w:noProof/>
                <w:lang w:val="vi-VN"/>
              </w:rPr>
            </w:pPr>
            <w:r w:rsidRPr="00534549">
              <w:rPr>
                <w:rFonts w:cs="Times New Roman"/>
                <w:noProof/>
                <w:lang w:val="vi-VN"/>
              </w:rPr>
              <w:t>Mỗi Người dùng có một tên nhất định.</w:t>
            </w:r>
          </w:p>
        </w:tc>
      </w:tr>
      <w:tr w:rsidR="00245C95" w:rsidRPr="00534549" w14:paraId="02108FFF" w14:textId="77777777" w:rsidTr="00627EF8">
        <w:tc>
          <w:tcPr>
            <w:tcW w:w="1747" w:type="dxa"/>
          </w:tcPr>
          <w:p w14:paraId="5D905757" w14:textId="5FB8D276" w:rsidR="008513B0" w:rsidRPr="00534549" w:rsidRDefault="008513B0" w:rsidP="008513B0">
            <w:pPr>
              <w:ind w:firstLine="0"/>
              <w:rPr>
                <w:rFonts w:cs="Times New Roman"/>
                <w:noProof/>
                <w:lang w:val="vi-VN"/>
              </w:rPr>
            </w:pPr>
            <w:r w:rsidRPr="00534549">
              <w:rPr>
                <w:rFonts w:cs="Times New Roman"/>
                <w:noProof/>
                <w:lang w:val="vi-VN"/>
              </w:rPr>
              <w:t>NgaySinh</w:t>
            </w:r>
          </w:p>
        </w:tc>
        <w:tc>
          <w:tcPr>
            <w:tcW w:w="1668" w:type="dxa"/>
          </w:tcPr>
          <w:p w14:paraId="057382F2" w14:textId="4B80C4A1" w:rsidR="008513B0" w:rsidRPr="00534549" w:rsidRDefault="008513B0" w:rsidP="008513B0">
            <w:pPr>
              <w:ind w:firstLine="0"/>
              <w:rPr>
                <w:rFonts w:cs="Times New Roman"/>
                <w:noProof/>
                <w:lang w:val="vi-VN"/>
              </w:rPr>
            </w:pPr>
            <w:r w:rsidRPr="00534549">
              <w:rPr>
                <w:rFonts w:cs="Times New Roman"/>
                <w:noProof/>
                <w:lang w:val="vi-VN"/>
              </w:rPr>
              <w:t>datetime</w:t>
            </w:r>
          </w:p>
        </w:tc>
        <w:tc>
          <w:tcPr>
            <w:tcW w:w="1530" w:type="dxa"/>
          </w:tcPr>
          <w:p w14:paraId="3B732554" w14:textId="1B6B3D4C" w:rsidR="008513B0" w:rsidRPr="00534549" w:rsidRDefault="008513B0" w:rsidP="008513B0">
            <w:pPr>
              <w:ind w:firstLine="0"/>
              <w:rPr>
                <w:rFonts w:cs="Times New Roman"/>
                <w:noProof/>
                <w:lang w:val="vi-VN"/>
              </w:rPr>
            </w:pPr>
            <w:r w:rsidRPr="00534549">
              <w:rPr>
                <w:rFonts w:cs="Times New Roman"/>
                <w:noProof/>
                <w:lang w:val="vi-VN"/>
              </w:rPr>
              <w:t>Ngày tháng năm</w:t>
            </w:r>
          </w:p>
        </w:tc>
        <w:tc>
          <w:tcPr>
            <w:tcW w:w="4071" w:type="dxa"/>
          </w:tcPr>
          <w:p w14:paraId="4B6BCFD2" w14:textId="38652280" w:rsidR="008513B0" w:rsidRPr="00534549" w:rsidRDefault="00245C95" w:rsidP="008513B0">
            <w:pPr>
              <w:ind w:firstLine="0"/>
              <w:rPr>
                <w:rFonts w:cs="Times New Roman"/>
                <w:noProof/>
                <w:lang w:val="vi-VN"/>
              </w:rPr>
            </w:pPr>
            <w:r w:rsidRPr="00534549">
              <w:rPr>
                <w:rFonts w:cs="Times New Roman"/>
                <w:noProof/>
                <w:lang w:val="vi-VN"/>
              </w:rPr>
              <w:t>Mỗi Người dùng có duy nhất một ngày sinh.</w:t>
            </w:r>
          </w:p>
        </w:tc>
      </w:tr>
      <w:tr w:rsidR="00245C95" w:rsidRPr="00534549" w14:paraId="06365280" w14:textId="77777777" w:rsidTr="00627EF8">
        <w:tc>
          <w:tcPr>
            <w:tcW w:w="1747" w:type="dxa"/>
          </w:tcPr>
          <w:p w14:paraId="5070E1E8" w14:textId="7C949292" w:rsidR="008513B0" w:rsidRPr="00534549" w:rsidRDefault="008513B0" w:rsidP="008513B0">
            <w:pPr>
              <w:ind w:firstLine="0"/>
              <w:rPr>
                <w:rFonts w:cs="Times New Roman"/>
                <w:noProof/>
                <w:lang w:val="vi-VN"/>
              </w:rPr>
            </w:pPr>
            <w:r w:rsidRPr="00534549">
              <w:rPr>
                <w:rFonts w:cs="Times New Roman"/>
                <w:noProof/>
                <w:lang w:val="vi-VN"/>
              </w:rPr>
              <w:t>GioiTinh</w:t>
            </w:r>
          </w:p>
        </w:tc>
        <w:tc>
          <w:tcPr>
            <w:tcW w:w="1668" w:type="dxa"/>
          </w:tcPr>
          <w:p w14:paraId="15976AEF" w14:textId="75D1D160" w:rsidR="008513B0" w:rsidRPr="00534549" w:rsidRDefault="008513B0" w:rsidP="008513B0">
            <w:pPr>
              <w:ind w:firstLine="0"/>
              <w:rPr>
                <w:rFonts w:cs="Times New Roman"/>
                <w:noProof/>
                <w:lang w:val="vi-VN"/>
              </w:rPr>
            </w:pPr>
            <w:r w:rsidRPr="00534549">
              <w:rPr>
                <w:rFonts w:cs="Times New Roman"/>
                <w:noProof/>
                <w:lang w:val="vi-VN"/>
              </w:rPr>
              <w:t>bit</w:t>
            </w:r>
          </w:p>
        </w:tc>
        <w:tc>
          <w:tcPr>
            <w:tcW w:w="1530" w:type="dxa"/>
          </w:tcPr>
          <w:p w14:paraId="6CEE21A5" w14:textId="0F7C0E92" w:rsidR="008513B0" w:rsidRPr="00534549" w:rsidRDefault="008513B0" w:rsidP="008513B0">
            <w:pPr>
              <w:ind w:firstLine="0"/>
              <w:rPr>
                <w:rFonts w:cs="Times New Roman"/>
                <w:noProof/>
                <w:lang w:val="vi-VN"/>
              </w:rPr>
            </w:pPr>
            <w:r w:rsidRPr="00534549">
              <w:rPr>
                <w:rFonts w:cs="Times New Roman"/>
                <w:noProof/>
                <w:lang w:val="vi-VN"/>
              </w:rPr>
              <w:t>True, False</w:t>
            </w:r>
          </w:p>
        </w:tc>
        <w:tc>
          <w:tcPr>
            <w:tcW w:w="4071" w:type="dxa"/>
          </w:tcPr>
          <w:p w14:paraId="068DBA72" w14:textId="21E5B049" w:rsidR="008513B0" w:rsidRPr="00534549" w:rsidRDefault="00245C95" w:rsidP="008513B0">
            <w:pPr>
              <w:ind w:firstLine="0"/>
              <w:rPr>
                <w:rFonts w:cs="Times New Roman"/>
                <w:noProof/>
                <w:lang w:val="vi-VN"/>
              </w:rPr>
            </w:pPr>
            <w:r w:rsidRPr="00534549">
              <w:rPr>
                <w:rFonts w:cs="Times New Roman"/>
                <w:noProof/>
                <w:lang w:val="vi-VN"/>
              </w:rPr>
              <w:t>Mỗi Người dùng có duy nhất một giới tính là “Nam” hoặc “Nữ”.</w:t>
            </w:r>
          </w:p>
        </w:tc>
      </w:tr>
      <w:tr w:rsidR="00245C95" w:rsidRPr="00534549" w14:paraId="74EEAE73" w14:textId="77777777" w:rsidTr="00627EF8">
        <w:tc>
          <w:tcPr>
            <w:tcW w:w="1747" w:type="dxa"/>
          </w:tcPr>
          <w:p w14:paraId="6D07BCFB" w14:textId="7B4A95D1" w:rsidR="008513B0" w:rsidRPr="00534549" w:rsidRDefault="008513B0" w:rsidP="008513B0">
            <w:pPr>
              <w:ind w:firstLine="0"/>
              <w:rPr>
                <w:rFonts w:cs="Times New Roman"/>
                <w:noProof/>
                <w:lang w:val="vi-VN"/>
              </w:rPr>
            </w:pPr>
            <w:r w:rsidRPr="00534549">
              <w:rPr>
                <w:rFonts w:cs="Times New Roman"/>
                <w:noProof/>
                <w:lang w:val="vi-VN"/>
              </w:rPr>
              <w:t>DiaChi</w:t>
            </w:r>
          </w:p>
        </w:tc>
        <w:tc>
          <w:tcPr>
            <w:tcW w:w="1668" w:type="dxa"/>
          </w:tcPr>
          <w:p w14:paraId="5CE9EA22" w14:textId="4D1421D4" w:rsidR="008513B0" w:rsidRPr="00534549" w:rsidRDefault="008513B0" w:rsidP="008513B0">
            <w:pPr>
              <w:ind w:firstLine="0"/>
              <w:rPr>
                <w:rFonts w:cs="Times New Roman"/>
                <w:noProof/>
                <w:lang w:val="vi-VN"/>
              </w:rPr>
            </w:pPr>
            <w:r w:rsidRPr="00534549">
              <w:rPr>
                <w:rFonts w:cs="Times New Roman"/>
                <w:noProof/>
                <w:lang w:val="vi-VN"/>
              </w:rPr>
              <w:t>varchar</w:t>
            </w:r>
            <w:r w:rsidR="00FC75FE" w:rsidRPr="00534549">
              <w:rPr>
                <w:rFonts w:cs="Times New Roman"/>
                <w:noProof/>
                <w:lang w:val="vi-VN"/>
              </w:rPr>
              <w:t xml:space="preserve"> </w:t>
            </w:r>
            <w:r w:rsidRPr="00534549">
              <w:rPr>
                <w:rFonts w:cs="Times New Roman"/>
                <w:noProof/>
                <w:lang w:val="vi-VN"/>
              </w:rPr>
              <w:t>(100)</w:t>
            </w:r>
          </w:p>
        </w:tc>
        <w:tc>
          <w:tcPr>
            <w:tcW w:w="1530" w:type="dxa"/>
          </w:tcPr>
          <w:p w14:paraId="14C80B6C" w14:textId="6CAF14F5" w:rsidR="008513B0" w:rsidRPr="00534549" w:rsidRDefault="008513B0" w:rsidP="008513B0">
            <w:pPr>
              <w:ind w:firstLine="0"/>
              <w:rPr>
                <w:rFonts w:cs="Times New Roman"/>
                <w:noProof/>
                <w:lang w:val="vi-VN"/>
              </w:rPr>
            </w:pPr>
            <w:r w:rsidRPr="00534549">
              <w:rPr>
                <w:rFonts w:cs="Times New Roman"/>
                <w:noProof/>
                <w:lang w:val="vi-VN"/>
              </w:rPr>
              <w:t>100</w:t>
            </w:r>
          </w:p>
        </w:tc>
        <w:tc>
          <w:tcPr>
            <w:tcW w:w="4071" w:type="dxa"/>
          </w:tcPr>
          <w:p w14:paraId="596AE561" w14:textId="6B1CB897" w:rsidR="008513B0" w:rsidRPr="00534549" w:rsidRDefault="00245C95" w:rsidP="008513B0">
            <w:pPr>
              <w:ind w:firstLine="0"/>
              <w:rPr>
                <w:rFonts w:cs="Times New Roman"/>
                <w:noProof/>
                <w:lang w:val="vi-VN"/>
              </w:rPr>
            </w:pPr>
            <w:r w:rsidRPr="00534549">
              <w:rPr>
                <w:rFonts w:cs="Times New Roman"/>
                <w:noProof/>
                <w:lang w:val="vi-VN"/>
              </w:rPr>
              <w:t>Mỗi Người dùng có duy nhất một địa chỉ liên lạc là chuỗi tối đa 100 ký tự</w:t>
            </w:r>
          </w:p>
        </w:tc>
      </w:tr>
      <w:tr w:rsidR="00245C95" w:rsidRPr="00534549" w14:paraId="1FC65AFF" w14:textId="77777777" w:rsidTr="00627EF8">
        <w:tc>
          <w:tcPr>
            <w:tcW w:w="1747" w:type="dxa"/>
          </w:tcPr>
          <w:p w14:paraId="03A7676B" w14:textId="2C008D67" w:rsidR="008513B0" w:rsidRPr="00534549" w:rsidRDefault="008513B0" w:rsidP="008513B0">
            <w:pPr>
              <w:ind w:firstLine="0"/>
              <w:rPr>
                <w:rFonts w:cs="Times New Roman"/>
                <w:noProof/>
                <w:lang w:val="vi-VN"/>
              </w:rPr>
            </w:pPr>
            <w:r w:rsidRPr="00534549">
              <w:rPr>
                <w:rFonts w:cs="Times New Roman"/>
                <w:noProof/>
                <w:lang w:val="vi-VN"/>
              </w:rPr>
              <w:t>SDT</w:t>
            </w:r>
          </w:p>
        </w:tc>
        <w:tc>
          <w:tcPr>
            <w:tcW w:w="1668" w:type="dxa"/>
          </w:tcPr>
          <w:p w14:paraId="48372E3D" w14:textId="1862A6B9" w:rsidR="008513B0" w:rsidRPr="00534549" w:rsidRDefault="008513B0" w:rsidP="008513B0">
            <w:pPr>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(20)</w:t>
            </w:r>
          </w:p>
        </w:tc>
        <w:tc>
          <w:tcPr>
            <w:tcW w:w="1530" w:type="dxa"/>
          </w:tcPr>
          <w:p w14:paraId="07F5C71C" w14:textId="77CCA07D" w:rsidR="008513B0" w:rsidRPr="00534549" w:rsidRDefault="008513B0" w:rsidP="008513B0">
            <w:pPr>
              <w:ind w:firstLine="0"/>
              <w:rPr>
                <w:rFonts w:cs="Times New Roman"/>
                <w:noProof/>
                <w:lang w:val="vi-VN"/>
              </w:rPr>
            </w:pPr>
            <w:r w:rsidRPr="00534549">
              <w:rPr>
                <w:rFonts w:cs="Times New Roman"/>
                <w:noProof/>
                <w:lang w:val="vi-VN"/>
              </w:rPr>
              <w:t>20</w:t>
            </w:r>
          </w:p>
        </w:tc>
        <w:tc>
          <w:tcPr>
            <w:tcW w:w="4071" w:type="dxa"/>
          </w:tcPr>
          <w:p w14:paraId="7AE434B1" w14:textId="78109CDB" w:rsidR="008513B0" w:rsidRPr="00534549" w:rsidRDefault="00245C95" w:rsidP="008513B0">
            <w:pPr>
              <w:ind w:firstLine="0"/>
              <w:rPr>
                <w:rFonts w:cs="Times New Roman"/>
                <w:noProof/>
                <w:lang w:val="vi-VN"/>
              </w:rPr>
            </w:pPr>
            <w:r w:rsidRPr="00534549">
              <w:rPr>
                <w:rFonts w:cs="Times New Roman"/>
                <w:noProof/>
                <w:lang w:val="vi-VN"/>
              </w:rPr>
              <w:t>Mỗi Người dùng có số điện thoại liên lạc khi cần</w:t>
            </w:r>
          </w:p>
        </w:tc>
      </w:tr>
      <w:tr w:rsidR="00245C95" w:rsidRPr="00534549" w14:paraId="184130CD" w14:textId="77777777" w:rsidTr="00627EF8">
        <w:tc>
          <w:tcPr>
            <w:tcW w:w="1747" w:type="dxa"/>
          </w:tcPr>
          <w:p w14:paraId="179DA34F" w14:textId="318F197E" w:rsidR="008513B0" w:rsidRPr="00534549" w:rsidRDefault="008513B0" w:rsidP="008513B0">
            <w:pPr>
              <w:ind w:firstLine="0"/>
              <w:rPr>
                <w:rFonts w:cs="Times New Roman"/>
                <w:noProof/>
                <w:lang w:val="vi-VN"/>
              </w:rPr>
            </w:pPr>
            <w:r w:rsidRPr="00534549">
              <w:rPr>
                <w:rFonts w:cs="Times New Roman"/>
                <w:noProof/>
                <w:lang w:val="vi-VN"/>
              </w:rPr>
              <w:t>TenDangNhap</w:t>
            </w:r>
          </w:p>
        </w:tc>
        <w:tc>
          <w:tcPr>
            <w:tcW w:w="1668" w:type="dxa"/>
          </w:tcPr>
          <w:p w14:paraId="158EC9CB" w14:textId="1BA2BF7B" w:rsidR="008513B0" w:rsidRPr="00534549" w:rsidRDefault="008513B0" w:rsidP="008513B0">
            <w:pPr>
              <w:ind w:firstLine="0"/>
              <w:rPr>
                <w:rFonts w:cs="Times New Roman"/>
                <w:noProof/>
                <w:lang w:val="vi-VN"/>
              </w:rPr>
            </w:pPr>
            <w:r w:rsidRPr="00534549">
              <w:rPr>
                <w:rFonts w:cs="Times New Roman"/>
                <w:noProof/>
                <w:lang w:val="vi-VN"/>
              </w:rPr>
              <w:t>varchar</w:t>
            </w:r>
            <w:r w:rsidR="00FC75FE" w:rsidRPr="00534549">
              <w:rPr>
                <w:rFonts w:cs="Times New Roman"/>
                <w:noProof/>
                <w:lang w:val="vi-VN"/>
              </w:rPr>
              <w:t xml:space="preserve"> </w:t>
            </w:r>
            <w:r w:rsidRPr="00534549">
              <w:rPr>
                <w:rFonts w:cs="Times New Roman"/>
                <w:noProof/>
                <w:lang w:val="vi-VN"/>
              </w:rPr>
              <w:t>(100)</w:t>
            </w:r>
          </w:p>
        </w:tc>
        <w:tc>
          <w:tcPr>
            <w:tcW w:w="1530" w:type="dxa"/>
          </w:tcPr>
          <w:p w14:paraId="21E03E26" w14:textId="65DA173F" w:rsidR="008513B0" w:rsidRPr="00534549" w:rsidRDefault="008513B0" w:rsidP="008513B0">
            <w:pPr>
              <w:ind w:firstLine="0"/>
              <w:rPr>
                <w:rFonts w:cs="Times New Roman"/>
                <w:noProof/>
                <w:lang w:val="vi-VN"/>
              </w:rPr>
            </w:pPr>
            <w:r w:rsidRPr="00534549">
              <w:rPr>
                <w:rFonts w:cs="Times New Roman"/>
                <w:noProof/>
                <w:lang w:val="vi-VN"/>
              </w:rPr>
              <w:t>100</w:t>
            </w:r>
          </w:p>
        </w:tc>
        <w:tc>
          <w:tcPr>
            <w:tcW w:w="4071" w:type="dxa"/>
          </w:tcPr>
          <w:p w14:paraId="32BD03A2" w14:textId="3E762689" w:rsidR="008513B0" w:rsidRPr="00534549" w:rsidRDefault="00245C95" w:rsidP="008513B0">
            <w:pPr>
              <w:ind w:firstLine="0"/>
              <w:rPr>
                <w:rFonts w:cs="Times New Roman"/>
                <w:noProof/>
                <w:lang w:val="vi-VN"/>
              </w:rPr>
            </w:pPr>
            <w:r w:rsidRPr="00534549">
              <w:rPr>
                <w:rFonts w:cs="Times New Roman"/>
                <w:noProof/>
                <w:lang w:val="vi-VN"/>
              </w:rPr>
              <w:t>Mỗi Người dùng có một tên đăng nhập duy nhất.</w:t>
            </w:r>
          </w:p>
        </w:tc>
      </w:tr>
      <w:tr w:rsidR="008513B0" w:rsidRPr="00534549" w14:paraId="5CAB8C41" w14:textId="77777777" w:rsidTr="00627EF8">
        <w:tc>
          <w:tcPr>
            <w:tcW w:w="1747" w:type="dxa"/>
          </w:tcPr>
          <w:p w14:paraId="7D307479" w14:textId="6536E413" w:rsidR="008513B0" w:rsidRPr="00534549" w:rsidRDefault="008513B0" w:rsidP="008513B0">
            <w:pPr>
              <w:ind w:firstLine="0"/>
              <w:rPr>
                <w:rFonts w:cs="Times New Roman"/>
                <w:noProof/>
                <w:lang w:val="vi-VN"/>
              </w:rPr>
            </w:pPr>
            <w:r w:rsidRPr="00534549">
              <w:rPr>
                <w:rFonts w:cs="Times New Roman"/>
                <w:noProof/>
                <w:lang w:val="vi-VN"/>
              </w:rPr>
              <w:t>MatKhau</w:t>
            </w:r>
          </w:p>
        </w:tc>
        <w:tc>
          <w:tcPr>
            <w:tcW w:w="1668" w:type="dxa"/>
          </w:tcPr>
          <w:p w14:paraId="46F13A52" w14:textId="4D9894F8" w:rsidR="008513B0" w:rsidRPr="00534549" w:rsidRDefault="008513B0" w:rsidP="008513B0">
            <w:pPr>
              <w:ind w:firstLine="0"/>
              <w:rPr>
                <w:rFonts w:cs="Times New Roman"/>
                <w:noProof/>
                <w:lang w:val="vi-VN"/>
              </w:rPr>
            </w:pPr>
            <w:r w:rsidRPr="00534549">
              <w:rPr>
                <w:rFonts w:cs="Times New Roman"/>
                <w:noProof/>
                <w:lang w:val="vi-VN"/>
              </w:rPr>
              <w:t>varchar</w:t>
            </w:r>
            <w:r w:rsidR="00FC75FE" w:rsidRPr="00534549">
              <w:rPr>
                <w:rFonts w:cs="Times New Roman"/>
                <w:noProof/>
                <w:lang w:val="vi-VN"/>
              </w:rPr>
              <w:t xml:space="preserve"> </w:t>
            </w:r>
            <w:r w:rsidRPr="00534549">
              <w:rPr>
                <w:rFonts w:cs="Times New Roman"/>
                <w:noProof/>
                <w:lang w:val="vi-VN"/>
              </w:rPr>
              <w:t>(100)</w:t>
            </w:r>
          </w:p>
        </w:tc>
        <w:tc>
          <w:tcPr>
            <w:tcW w:w="1530" w:type="dxa"/>
          </w:tcPr>
          <w:p w14:paraId="2F573913" w14:textId="0A878996" w:rsidR="008513B0" w:rsidRPr="00534549" w:rsidRDefault="008513B0" w:rsidP="008513B0">
            <w:pPr>
              <w:ind w:firstLine="0"/>
              <w:rPr>
                <w:rFonts w:cs="Times New Roman"/>
                <w:noProof/>
                <w:lang w:val="vi-VN"/>
              </w:rPr>
            </w:pPr>
            <w:r w:rsidRPr="00534549">
              <w:rPr>
                <w:rFonts w:cs="Times New Roman"/>
                <w:noProof/>
                <w:lang w:val="vi-VN"/>
              </w:rPr>
              <w:t>100</w:t>
            </w:r>
          </w:p>
        </w:tc>
        <w:tc>
          <w:tcPr>
            <w:tcW w:w="4071" w:type="dxa"/>
          </w:tcPr>
          <w:p w14:paraId="40356D36" w14:textId="4EFFC9BD" w:rsidR="008513B0" w:rsidRPr="00534549" w:rsidRDefault="00245C95" w:rsidP="008513B0">
            <w:pPr>
              <w:ind w:firstLine="0"/>
              <w:rPr>
                <w:rFonts w:cs="Times New Roman"/>
                <w:noProof/>
                <w:lang w:val="vi-VN"/>
              </w:rPr>
            </w:pPr>
            <w:r w:rsidRPr="00534549">
              <w:rPr>
                <w:rFonts w:cs="Times New Roman"/>
                <w:noProof/>
                <w:lang w:val="vi-VN"/>
              </w:rPr>
              <w:t>Mỗi Người dùng có một mật khẩu đăng nhập duy nhất.</w:t>
            </w:r>
          </w:p>
        </w:tc>
      </w:tr>
      <w:tr w:rsidR="008513B0" w:rsidRPr="00534549" w14:paraId="701BB023" w14:textId="77777777" w:rsidTr="00627EF8">
        <w:tc>
          <w:tcPr>
            <w:tcW w:w="1747" w:type="dxa"/>
          </w:tcPr>
          <w:p w14:paraId="031133A0" w14:textId="79913FB4" w:rsidR="008513B0" w:rsidRPr="00534549" w:rsidRDefault="008513B0" w:rsidP="008513B0">
            <w:pPr>
              <w:ind w:firstLine="0"/>
              <w:rPr>
                <w:rFonts w:cs="Times New Roman"/>
                <w:noProof/>
                <w:lang w:val="vi-VN"/>
              </w:rPr>
            </w:pPr>
            <w:r w:rsidRPr="00534549">
              <w:rPr>
                <w:rFonts w:cs="Times New Roman"/>
                <w:noProof/>
                <w:lang w:val="vi-VN"/>
              </w:rPr>
              <w:lastRenderedPageBreak/>
              <w:t>ChucVu</w:t>
            </w:r>
          </w:p>
        </w:tc>
        <w:tc>
          <w:tcPr>
            <w:tcW w:w="1668" w:type="dxa"/>
          </w:tcPr>
          <w:p w14:paraId="45F62AB6" w14:textId="7197CC47" w:rsidR="008513B0" w:rsidRPr="00534549" w:rsidRDefault="008513B0" w:rsidP="008513B0">
            <w:pPr>
              <w:ind w:firstLine="0"/>
              <w:rPr>
                <w:rFonts w:cs="Times New Roman"/>
                <w:noProof/>
                <w:lang w:val="vi-VN"/>
              </w:rPr>
            </w:pPr>
            <w:r w:rsidRPr="00534549">
              <w:rPr>
                <w:rFonts w:cs="Times New Roman"/>
                <w:noProof/>
                <w:lang w:val="vi-VN"/>
              </w:rPr>
              <w:t>varchar</w:t>
            </w:r>
            <w:r w:rsidR="00FC75FE" w:rsidRPr="00534549">
              <w:rPr>
                <w:rFonts w:cs="Times New Roman"/>
                <w:noProof/>
                <w:lang w:val="vi-VN"/>
              </w:rPr>
              <w:t xml:space="preserve"> </w:t>
            </w:r>
            <w:r w:rsidRPr="00534549">
              <w:rPr>
                <w:rFonts w:cs="Times New Roman"/>
                <w:noProof/>
                <w:lang w:val="vi-VN"/>
              </w:rPr>
              <w:t>(50)</w:t>
            </w:r>
          </w:p>
        </w:tc>
        <w:tc>
          <w:tcPr>
            <w:tcW w:w="1530" w:type="dxa"/>
          </w:tcPr>
          <w:p w14:paraId="0FD15AB2" w14:textId="39C6F652" w:rsidR="008513B0" w:rsidRPr="00534549" w:rsidRDefault="008513B0" w:rsidP="008513B0">
            <w:pPr>
              <w:ind w:firstLine="0"/>
              <w:rPr>
                <w:rFonts w:cs="Times New Roman"/>
                <w:noProof/>
                <w:lang w:val="vi-VN"/>
              </w:rPr>
            </w:pPr>
            <w:r w:rsidRPr="00534549">
              <w:rPr>
                <w:rFonts w:cs="Times New Roman"/>
                <w:noProof/>
                <w:lang w:val="vi-VN"/>
              </w:rPr>
              <w:t>50</w:t>
            </w:r>
          </w:p>
        </w:tc>
        <w:tc>
          <w:tcPr>
            <w:tcW w:w="4071" w:type="dxa"/>
          </w:tcPr>
          <w:p w14:paraId="6D910939" w14:textId="2A56F070" w:rsidR="008513B0" w:rsidRPr="00534549" w:rsidRDefault="00245C95" w:rsidP="008513B0">
            <w:pPr>
              <w:ind w:firstLine="0"/>
              <w:rPr>
                <w:rFonts w:cs="Times New Roman"/>
                <w:noProof/>
                <w:lang w:val="vi-VN"/>
              </w:rPr>
            </w:pPr>
            <w:r w:rsidRPr="00534549">
              <w:rPr>
                <w:rFonts w:cs="Times New Roman"/>
                <w:noProof/>
                <w:lang w:val="vi-VN"/>
              </w:rPr>
              <w:t>Mỗi Người dùng có một chức vụ nhất định</w:t>
            </w:r>
          </w:p>
        </w:tc>
      </w:tr>
    </w:tbl>
    <w:p w14:paraId="03590F4F" w14:textId="1B7D0771" w:rsidR="008513B0" w:rsidRDefault="008513B0" w:rsidP="008513B0">
      <w:pPr>
        <w:rPr>
          <w:rFonts w:cs="Times New Roman"/>
          <w:noProof/>
          <w:lang w:val="vi-VN"/>
        </w:rPr>
      </w:pPr>
    </w:p>
    <w:p w14:paraId="2693335F" w14:textId="77777777" w:rsidR="00627EF8" w:rsidRPr="00534549" w:rsidRDefault="00627EF8" w:rsidP="008513B0">
      <w:pPr>
        <w:rPr>
          <w:ins w:id="163" w:author="NGUYỄN ĐỨC KẾ" w:date="2017-05-18T17:33:00Z"/>
          <w:rFonts w:cs="Times New Roman"/>
          <w:noProof/>
          <w:lang w:val="vi-VN"/>
        </w:rPr>
      </w:pPr>
    </w:p>
    <w:p w14:paraId="7ED140A2" w14:textId="70C39A3C" w:rsidR="00CD2ADB" w:rsidRPr="00534549" w:rsidRDefault="007C26F5" w:rsidP="007C26F5">
      <w:pPr>
        <w:pStyle w:val="ListParagraph"/>
        <w:numPr>
          <w:ilvl w:val="0"/>
          <w:numId w:val="23"/>
        </w:numPr>
        <w:rPr>
          <w:rFonts w:cs="Times New Roman"/>
          <w:b/>
          <w:noProof/>
          <w:lang w:val="vi-VN"/>
        </w:rPr>
      </w:pPr>
      <w:r w:rsidRPr="00534549">
        <w:rPr>
          <w:rFonts w:cs="Times New Roman"/>
          <w:b/>
          <w:noProof/>
          <w:lang w:val="vi-VN"/>
        </w:rPr>
        <w:t>Bảng</w:t>
      </w:r>
      <w:ins w:id="164" w:author="NGUYỄN ĐỨC KẾ" w:date="2017-05-18T17:33:00Z">
        <w:r w:rsidR="000E1002" w:rsidRPr="00534549">
          <w:rPr>
            <w:rFonts w:cs="Times New Roman"/>
            <w:b/>
            <w:noProof/>
            <w:lang w:val="vi-VN"/>
          </w:rPr>
          <w:t xml:space="preserve"> Phiếu Khám:</w:t>
        </w:r>
      </w:ins>
    </w:p>
    <w:tbl>
      <w:tblPr>
        <w:tblStyle w:val="TableGrid"/>
        <w:tblW w:w="0" w:type="auto"/>
        <w:tblLook w:val="04A0" w:firstRow="1" w:lastRow="0" w:firstColumn="1" w:lastColumn="0" w:noHBand="0" w:noVBand="1"/>
      </w:tblPr>
      <w:tblGrid>
        <w:gridCol w:w="1474"/>
        <w:gridCol w:w="1851"/>
        <w:gridCol w:w="1980"/>
        <w:gridCol w:w="3711"/>
      </w:tblGrid>
      <w:tr w:rsidR="00CD2ADB" w:rsidRPr="00534549" w14:paraId="3D8F000F" w14:textId="77777777" w:rsidTr="00627EF8">
        <w:trPr>
          <w:trHeight w:val="530"/>
        </w:trPr>
        <w:tc>
          <w:tcPr>
            <w:tcW w:w="1474" w:type="dxa"/>
          </w:tcPr>
          <w:p w14:paraId="0E1B45D8" w14:textId="2966F859" w:rsidR="00CD2ADB" w:rsidRPr="00534549" w:rsidRDefault="00CD2ADB" w:rsidP="001619B2">
            <w:pPr>
              <w:ind w:firstLine="0"/>
              <w:rPr>
                <w:rFonts w:cs="Times New Roman"/>
                <w:b/>
                <w:noProof/>
                <w:lang w:val="vi-VN"/>
              </w:rPr>
            </w:pPr>
            <w:r w:rsidRPr="00534549">
              <w:rPr>
                <w:rFonts w:cs="Times New Roman"/>
                <w:b/>
                <w:noProof/>
                <w:lang w:val="vi-VN"/>
              </w:rPr>
              <w:t>Thuộc tính</w:t>
            </w:r>
          </w:p>
        </w:tc>
        <w:tc>
          <w:tcPr>
            <w:tcW w:w="1851" w:type="dxa"/>
          </w:tcPr>
          <w:p w14:paraId="475336CD" w14:textId="27D67BC1" w:rsidR="00CD2ADB" w:rsidRPr="00534549" w:rsidRDefault="00CD2ADB" w:rsidP="001619B2">
            <w:pPr>
              <w:ind w:firstLine="0"/>
              <w:rPr>
                <w:rFonts w:cs="Times New Roman"/>
                <w:b/>
                <w:noProof/>
                <w:lang w:val="vi-VN"/>
              </w:rPr>
            </w:pPr>
            <w:r w:rsidRPr="00534549">
              <w:rPr>
                <w:rFonts w:cs="Times New Roman"/>
                <w:b/>
                <w:noProof/>
                <w:lang w:val="vi-VN"/>
              </w:rPr>
              <w:t>Kiểu dữ liệu</w:t>
            </w:r>
          </w:p>
        </w:tc>
        <w:tc>
          <w:tcPr>
            <w:tcW w:w="1980" w:type="dxa"/>
          </w:tcPr>
          <w:p w14:paraId="5E6A2D50" w14:textId="0C0EFF93" w:rsidR="00CD2ADB" w:rsidRPr="00534549" w:rsidRDefault="00CD2ADB" w:rsidP="00CD2ADB">
            <w:pPr>
              <w:ind w:firstLine="0"/>
              <w:rPr>
                <w:rFonts w:cs="Times New Roman"/>
                <w:b/>
                <w:noProof/>
                <w:lang w:val="vi-VN"/>
              </w:rPr>
            </w:pPr>
            <w:r w:rsidRPr="00534549">
              <w:rPr>
                <w:rFonts w:cs="Times New Roman"/>
                <w:b/>
                <w:noProof/>
                <w:lang w:val="vi-VN"/>
              </w:rPr>
              <w:t xml:space="preserve">Miền giá trị </w:t>
            </w:r>
          </w:p>
        </w:tc>
        <w:tc>
          <w:tcPr>
            <w:tcW w:w="3711" w:type="dxa"/>
          </w:tcPr>
          <w:p w14:paraId="2A5943E9" w14:textId="3D7960B5" w:rsidR="00CD2ADB" w:rsidRPr="00534549" w:rsidRDefault="00CD2ADB" w:rsidP="001619B2">
            <w:pPr>
              <w:ind w:firstLine="0"/>
              <w:rPr>
                <w:rFonts w:cs="Times New Roman"/>
                <w:b/>
                <w:noProof/>
                <w:lang w:val="vi-VN"/>
              </w:rPr>
            </w:pPr>
            <w:r w:rsidRPr="00534549">
              <w:rPr>
                <w:rFonts w:cs="Times New Roman"/>
                <w:b/>
                <w:noProof/>
                <w:lang w:val="vi-VN"/>
              </w:rPr>
              <w:t>Diễn giải</w:t>
            </w:r>
          </w:p>
        </w:tc>
      </w:tr>
      <w:tr w:rsidR="00CD2ADB" w:rsidRPr="00534549" w14:paraId="1B1BCF0C" w14:textId="77777777" w:rsidTr="00627EF8">
        <w:tc>
          <w:tcPr>
            <w:tcW w:w="1474" w:type="dxa"/>
          </w:tcPr>
          <w:p w14:paraId="3202250E" w14:textId="47BF862B" w:rsidR="00CD2ADB" w:rsidRPr="00534549" w:rsidRDefault="00CD2ADB" w:rsidP="001619B2">
            <w:pPr>
              <w:ind w:firstLine="0"/>
              <w:rPr>
                <w:rFonts w:cs="Times New Roman"/>
                <w:noProof/>
                <w:lang w:val="vi-VN"/>
              </w:rPr>
            </w:pPr>
            <w:r w:rsidRPr="00534549">
              <w:rPr>
                <w:rFonts w:cs="Times New Roman"/>
                <w:noProof/>
                <w:lang w:val="vi-VN"/>
              </w:rPr>
              <w:t>MaPK</w:t>
            </w:r>
          </w:p>
        </w:tc>
        <w:tc>
          <w:tcPr>
            <w:tcW w:w="1851" w:type="dxa"/>
          </w:tcPr>
          <w:p w14:paraId="17544941" w14:textId="0F344AC3" w:rsidR="00CD2ADB" w:rsidRPr="00534549" w:rsidRDefault="00CD2ADB" w:rsidP="001619B2">
            <w:pPr>
              <w:ind w:firstLine="0"/>
              <w:rPr>
                <w:rFonts w:cs="Times New Roman"/>
                <w:noProof/>
                <w:lang w:val="vi-VN"/>
              </w:rPr>
            </w:pPr>
            <w:r w:rsidRPr="00534549">
              <w:rPr>
                <w:rFonts w:cs="Times New Roman"/>
                <w:noProof/>
                <w:lang w:val="vi-VN"/>
              </w:rPr>
              <w:t>int</w:t>
            </w:r>
          </w:p>
        </w:tc>
        <w:tc>
          <w:tcPr>
            <w:tcW w:w="1980" w:type="dxa"/>
          </w:tcPr>
          <w:p w14:paraId="178AFAD0" w14:textId="229BA84B" w:rsidR="00CD2ADB" w:rsidRPr="00534549" w:rsidRDefault="00CD2ADB" w:rsidP="001619B2">
            <w:pPr>
              <w:ind w:firstLine="0"/>
              <w:rPr>
                <w:rFonts w:cs="Times New Roman"/>
                <w:noProof/>
                <w:lang w:val="vi-VN"/>
              </w:rPr>
            </w:pPr>
            <w:r w:rsidRPr="00534549">
              <w:rPr>
                <w:rFonts w:cs="Times New Roman"/>
                <w:noProof/>
                <w:lang w:val="vi-VN"/>
              </w:rPr>
              <w:t>Số nguyên</w:t>
            </w:r>
          </w:p>
        </w:tc>
        <w:tc>
          <w:tcPr>
            <w:tcW w:w="3711" w:type="dxa"/>
          </w:tcPr>
          <w:p w14:paraId="49C4B9E1" w14:textId="0670F6D0" w:rsidR="00CD2ADB" w:rsidRPr="00534549" w:rsidRDefault="00CD2ADB" w:rsidP="001619B2">
            <w:pPr>
              <w:ind w:firstLine="0"/>
              <w:rPr>
                <w:rFonts w:cs="Times New Roman"/>
                <w:noProof/>
                <w:lang w:val="vi-VN"/>
              </w:rPr>
            </w:pPr>
            <w:r w:rsidRPr="00534549">
              <w:rPr>
                <w:rFonts w:cs="Times New Roman"/>
                <w:noProof/>
                <w:lang w:val="vi-VN"/>
              </w:rPr>
              <w:t>Mỗi Phiếu khám có một mã số theo thứ tự trong dãy số nguyên.</w:t>
            </w:r>
          </w:p>
        </w:tc>
      </w:tr>
      <w:tr w:rsidR="00CD2ADB" w:rsidRPr="00534549" w14:paraId="5DA30472" w14:textId="77777777" w:rsidTr="00627EF8">
        <w:tc>
          <w:tcPr>
            <w:tcW w:w="1474" w:type="dxa"/>
          </w:tcPr>
          <w:p w14:paraId="14E2BED4" w14:textId="47963F32" w:rsidR="00CD2ADB" w:rsidRPr="00534549" w:rsidRDefault="00CD2ADB" w:rsidP="001619B2">
            <w:pPr>
              <w:ind w:firstLine="0"/>
              <w:rPr>
                <w:rFonts w:cs="Times New Roman"/>
                <w:noProof/>
                <w:lang w:val="vi-VN"/>
              </w:rPr>
            </w:pPr>
            <w:r w:rsidRPr="00534549">
              <w:rPr>
                <w:rFonts w:cs="Times New Roman"/>
                <w:noProof/>
                <w:lang w:val="vi-VN"/>
              </w:rPr>
              <w:t>NgayKham</w:t>
            </w:r>
          </w:p>
        </w:tc>
        <w:tc>
          <w:tcPr>
            <w:tcW w:w="1851" w:type="dxa"/>
          </w:tcPr>
          <w:p w14:paraId="59BF78B8" w14:textId="33FB435D" w:rsidR="00CD2ADB" w:rsidRPr="00534549" w:rsidRDefault="00CD2ADB" w:rsidP="001619B2">
            <w:pPr>
              <w:ind w:firstLine="0"/>
              <w:rPr>
                <w:rFonts w:cs="Times New Roman"/>
                <w:noProof/>
                <w:lang w:val="vi-VN"/>
              </w:rPr>
            </w:pPr>
            <w:r w:rsidRPr="00534549">
              <w:rPr>
                <w:rFonts w:cs="Times New Roman"/>
                <w:noProof/>
                <w:lang w:val="vi-VN"/>
              </w:rPr>
              <w:t>datetime</w:t>
            </w:r>
          </w:p>
        </w:tc>
        <w:tc>
          <w:tcPr>
            <w:tcW w:w="1980" w:type="dxa"/>
          </w:tcPr>
          <w:p w14:paraId="21872368" w14:textId="12BAE0AE" w:rsidR="00CD2ADB" w:rsidRPr="00534549" w:rsidRDefault="00CD2ADB" w:rsidP="001619B2">
            <w:pPr>
              <w:ind w:firstLine="0"/>
              <w:rPr>
                <w:rFonts w:cs="Times New Roman"/>
                <w:noProof/>
                <w:lang w:val="vi-VN"/>
              </w:rPr>
            </w:pPr>
            <w:r w:rsidRPr="00534549">
              <w:rPr>
                <w:rFonts w:cs="Times New Roman"/>
                <w:noProof/>
                <w:lang w:val="vi-VN"/>
              </w:rPr>
              <w:t>Ngày tháng năm</w:t>
            </w:r>
          </w:p>
        </w:tc>
        <w:tc>
          <w:tcPr>
            <w:tcW w:w="3711" w:type="dxa"/>
          </w:tcPr>
          <w:p w14:paraId="58660A39" w14:textId="692D046E" w:rsidR="00CD2ADB" w:rsidRPr="00534549" w:rsidRDefault="00CD2ADB" w:rsidP="001619B2">
            <w:pPr>
              <w:ind w:firstLine="0"/>
              <w:rPr>
                <w:rFonts w:cs="Times New Roman"/>
                <w:noProof/>
                <w:lang w:val="vi-VN"/>
              </w:rPr>
            </w:pPr>
            <w:r w:rsidRPr="00534549">
              <w:rPr>
                <w:rFonts w:cs="Times New Roman"/>
                <w:noProof/>
                <w:lang w:val="vi-VN"/>
              </w:rPr>
              <w:t>Mỗi Phiếu khám có một ngày khám nhất định.</w:t>
            </w:r>
          </w:p>
        </w:tc>
      </w:tr>
      <w:tr w:rsidR="00CD2ADB" w:rsidRPr="00534549" w14:paraId="5A10833B" w14:textId="77777777" w:rsidTr="00627EF8">
        <w:tc>
          <w:tcPr>
            <w:tcW w:w="1474" w:type="dxa"/>
          </w:tcPr>
          <w:p w14:paraId="51EE7E27" w14:textId="092F11FB" w:rsidR="00CD2ADB" w:rsidRPr="00534549" w:rsidRDefault="00CD2ADB" w:rsidP="001619B2">
            <w:pPr>
              <w:ind w:firstLine="0"/>
              <w:rPr>
                <w:rFonts w:cs="Times New Roman"/>
                <w:noProof/>
                <w:lang w:val="vi-VN"/>
              </w:rPr>
            </w:pPr>
            <w:r w:rsidRPr="00534549">
              <w:rPr>
                <w:rFonts w:cs="Times New Roman"/>
                <w:noProof/>
                <w:lang w:val="vi-VN"/>
              </w:rPr>
              <w:t>TrieuChung</w:t>
            </w:r>
          </w:p>
        </w:tc>
        <w:tc>
          <w:tcPr>
            <w:tcW w:w="1851" w:type="dxa"/>
          </w:tcPr>
          <w:p w14:paraId="456A77DB" w14:textId="7850B9D6" w:rsidR="00CD2ADB" w:rsidRPr="00534549" w:rsidRDefault="00CD2ADB" w:rsidP="001619B2">
            <w:pPr>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(100)</w:t>
            </w:r>
          </w:p>
        </w:tc>
        <w:tc>
          <w:tcPr>
            <w:tcW w:w="1980" w:type="dxa"/>
          </w:tcPr>
          <w:p w14:paraId="2084F6A9" w14:textId="7D17FB3A" w:rsidR="00CD2ADB" w:rsidRPr="00534549" w:rsidRDefault="00CD2ADB" w:rsidP="001619B2">
            <w:pPr>
              <w:ind w:firstLine="0"/>
              <w:rPr>
                <w:rFonts w:cs="Times New Roman"/>
                <w:noProof/>
                <w:lang w:val="vi-VN"/>
              </w:rPr>
            </w:pPr>
            <w:r w:rsidRPr="00534549">
              <w:rPr>
                <w:rFonts w:cs="Times New Roman"/>
                <w:noProof/>
                <w:lang w:val="vi-VN"/>
              </w:rPr>
              <w:t>100</w:t>
            </w:r>
          </w:p>
        </w:tc>
        <w:tc>
          <w:tcPr>
            <w:tcW w:w="3711" w:type="dxa"/>
          </w:tcPr>
          <w:p w14:paraId="27F76CAA" w14:textId="7CF9DA3D" w:rsidR="00CD2ADB" w:rsidRPr="00534549" w:rsidRDefault="00CD2ADB" w:rsidP="001619B2">
            <w:pPr>
              <w:ind w:firstLine="0"/>
              <w:rPr>
                <w:rFonts w:cs="Times New Roman"/>
                <w:noProof/>
                <w:lang w:val="vi-VN"/>
              </w:rPr>
            </w:pPr>
            <w:r w:rsidRPr="00534549">
              <w:rPr>
                <w:rFonts w:cs="Times New Roman"/>
                <w:noProof/>
                <w:lang w:val="vi-VN"/>
              </w:rPr>
              <w:t>Mỗi Phiếu khám với bệnh nhân có những triệu chứng nhất định.</w:t>
            </w:r>
          </w:p>
        </w:tc>
      </w:tr>
      <w:tr w:rsidR="00CD2ADB" w:rsidRPr="00534549" w14:paraId="313A223D" w14:textId="77777777" w:rsidTr="00627EF8">
        <w:tc>
          <w:tcPr>
            <w:tcW w:w="1474" w:type="dxa"/>
          </w:tcPr>
          <w:p w14:paraId="46876798" w14:textId="25435C2B" w:rsidR="00CD2ADB" w:rsidRPr="00534549" w:rsidRDefault="00CD2ADB" w:rsidP="001619B2">
            <w:pPr>
              <w:ind w:firstLine="0"/>
              <w:rPr>
                <w:rFonts w:cs="Times New Roman"/>
                <w:noProof/>
                <w:lang w:val="vi-VN"/>
              </w:rPr>
            </w:pPr>
            <w:r w:rsidRPr="00534549">
              <w:rPr>
                <w:rFonts w:cs="Times New Roman"/>
                <w:noProof/>
                <w:lang w:val="vi-VN"/>
              </w:rPr>
              <w:t>LoaiBenh</w:t>
            </w:r>
          </w:p>
        </w:tc>
        <w:tc>
          <w:tcPr>
            <w:tcW w:w="1851" w:type="dxa"/>
          </w:tcPr>
          <w:p w14:paraId="539E010B" w14:textId="4BF6478B" w:rsidR="00CD2ADB" w:rsidRPr="00534549" w:rsidRDefault="00CD2ADB" w:rsidP="001619B2">
            <w:pPr>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(100)</w:t>
            </w:r>
          </w:p>
        </w:tc>
        <w:tc>
          <w:tcPr>
            <w:tcW w:w="1980" w:type="dxa"/>
          </w:tcPr>
          <w:p w14:paraId="6F9AE021" w14:textId="1A473351" w:rsidR="00CD2ADB" w:rsidRPr="00534549" w:rsidRDefault="00CD2ADB" w:rsidP="001619B2">
            <w:pPr>
              <w:ind w:firstLine="0"/>
              <w:rPr>
                <w:rFonts w:cs="Times New Roman"/>
                <w:noProof/>
                <w:lang w:val="vi-VN"/>
              </w:rPr>
            </w:pPr>
            <w:r w:rsidRPr="00534549">
              <w:rPr>
                <w:rFonts w:cs="Times New Roman"/>
                <w:noProof/>
                <w:lang w:val="vi-VN"/>
              </w:rPr>
              <w:t>100</w:t>
            </w:r>
          </w:p>
        </w:tc>
        <w:tc>
          <w:tcPr>
            <w:tcW w:w="3711" w:type="dxa"/>
          </w:tcPr>
          <w:p w14:paraId="239549BA" w14:textId="40C7CA7D" w:rsidR="00CD2ADB" w:rsidRPr="00534549" w:rsidRDefault="00CD2ADB" w:rsidP="001619B2">
            <w:pPr>
              <w:ind w:firstLine="0"/>
              <w:rPr>
                <w:rFonts w:cs="Times New Roman"/>
                <w:noProof/>
                <w:lang w:val="vi-VN"/>
              </w:rPr>
            </w:pPr>
            <w:r w:rsidRPr="00534549">
              <w:rPr>
                <w:rFonts w:cs="Times New Roman"/>
                <w:noProof/>
                <w:lang w:val="vi-VN"/>
              </w:rPr>
              <w:t>Mỗi Phiếu khám với bệnh nhân được chuẩn đoán loại bệnh.</w:t>
            </w:r>
          </w:p>
        </w:tc>
      </w:tr>
      <w:tr w:rsidR="00CD2ADB" w:rsidRPr="00534549" w14:paraId="74489363" w14:textId="77777777" w:rsidTr="00627EF8">
        <w:tc>
          <w:tcPr>
            <w:tcW w:w="1474" w:type="dxa"/>
          </w:tcPr>
          <w:p w14:paraId="1E404472" w14:textId="1AD29BDE" w:rsidR="00CD2ADB" w:rsidRPr="00534549" w:rsidRDefault="00CD2ADB" w:rsidP="001619B2">
            <w:pPr>
              <w:ind w:firstLine="0"/>
              <w:rPr>
                <w:rFonts w:cs="Times New Roman"/>
                <w:noProof/>
                <w:lang w:val="vi-VN"/>
              </w:rPr>
            </w:pPr>
            <w:r w:rsidRPr="00534549">
              <w:rPr>
                <w:rFonts w:cs="Times New Roman"/>
                <w:noProof/>
                <w:lang w:val="vi-VN"/>
              </w:rPr>
              <w:t>MaBN</w:t>
            </w:r>
          </w:p>
        </w:tc>
        <w:tc>
          <w:tcPr>
            <w:tcW w:w="1851" w:type="dxa"/>
          </w:tcPr>
          <w:p w14:paraId="228E8B6E" w14:textId="43A813FF" w:rsidR="00CD2ADB" w:rsidRPr="00534549" w:rsidRDefault="00CD2ADB" w:rsidP="001619B2">
            <w:pPr>
              <w:ind w:firstLine="0"/>
              <w:rPr>
                <w:rFonts w:cs="Times New Roman"/>
                <w:noProof/>
                <w:lang w:val="vi-VN"/>
              </w:rPr>
            </w:pPr>
            <w:r w:rsidRPr="00534549">
              <w:rPr>
                <w:rFonts w:cs="Times New Roman"/>
                <w:noProof/>
                <w:lang w:val="vi-VN"/>
              </w:rPr>
              <w:t>int</w:t>
            </w:r>
          </w:p>
        </w:tc>
        <w:tc>
          <w:tcPr>
            <w:tcW w:w="1980" w:type="dxa"/>
          </w:tcPr>
          <w:p w14:paraId="5187AF69" w14:textId="4894016A" w:rsidR="00CD2ADB" w:rsidRPr="00534549" w:rsidRDefault="00CD2ADB" w:rsidP="001619B2">
            <w:pPr>
              <w:ind w:firstLine="0"/>
              <w:rPr>
                <w:rFonts w:cs="Times New Roman"/>
                <w:noProof/>
                <w:lang w:val="vi-VN"/>
              </w:rPr>
            </w:pPr>
            <w:r w:rsidRPr="00534549">
              <w:rPr>
                <w:rFonts w:cs="Times New Roman"/>
                <w:noProof/>
                <w:lang w:val="vi-VN"/>
              </w:rPr>
              <w:t>Số nguyên</w:t>
            </w:r>
          </w:p>
        </w:tc>
        <w:tc>
          <w:tcPr>
            <w:tcW w:w="3711" w:type="dxa"/>
          </w:tcPr>
          <w:p w14:paraId="5D612EAD" w14:textId="672ED230" w:rsidR="00CD2ADB" w:rsidRPr="00534549" w:rsidRDefault="00CD2ADB" w:rsidP="001619B2">
            <w:pPr>
              <w:ind w:firstLine="0"/>
              <w:rPr>
                <w:rFonts w:cs="Times New Roman"/>
                <w:noProof/>
                <w:lang w:val="vi-VN"/>
              </w:rPr>
            </w:pPr>
            <w:r w:rsidRPr="00534549">
              <w:rPr>
                <w:rFonts w:cs="Times New Roman"/>
                <w:noProof/>
                <w:lang w:val="vi-VN"/>
              </w:rPr>
              <w:t>Mỗi bệnh nhân có duy nhất một mã số theo thứ tự trong dãy số nguyên.</w:t>
            </w:r>
          </w:p>
        </w:tc>
      </w:tr>
    </w:tbl>
    <w:p w14:paraId="335A99F0" w14:textId="52DA6EAD" w:rsidR="000E1002" w:rsidRDefault="000E1002" w:rsidP="00562A29">
      <w:pPr>
        <w:ind w:firstLine="0"/>
        <w:rPr>
          <w:rFonts w:cs="Times New Roman"/>
          <w:noProof/>
          <w:lang w:val="vi-VN"/>
        </w:rPr>
      </w:pPr>
    </w:p>
    <w:p w14:paraId="20D4B6FF" w14:textId="77777777" w:rsidR="00627EF8" w:rsidRPr="00534549" w:rsidRDefault="00627EF8" w:rsidP="00562A29">
      <w:pPr>
        <w:ind w:firstLine="0"/>
        <w:rPr>
          <w:ins w:id="165" w:author="NGUYỄN ĐỨC KẾ" w:date="2017-05-18T17:33:00Z"/>
          <w:rFonts w:cs="Times New Roman"/>
          <w:noProof/>
          <w:lang w:val="vi-VN"/>
        </w:rPr>
      </w:pPr>
    </w:p>
    <w:p w14:paraId="01ED79FB" w14:textId="5C366911" w:rsidR="00562A29" w:rsidRPr="00534549" w:rsidRDefault="00F141AB" w:rsidP="00DA11D0">
      <w:pPr>
        <w:pStyle w:val="ListParagraph"/>
        <w:numPr>
          <w:ilvl w:val="0"/>
          <w:numId w:val="23"/>
        </w:numPr>
        <w:rPr>
          <w:rFonts w:cs="Times New Roman"/>
          <w:b/>
          <w:noProof/>
          <w:lang w:val="vi-VN"/>
        </w:rPr>
      </w:pPr>
      <w:r w:rsidRPr="00534549">
        <w:rPr>
          <w:rFonts w:cs="Times New Roman"/>
          <w:b/>
          <w:noProof/>
          <w:lang w:val="vi-VN"/>
        </w:rPr>
        <w:t>Bảng</w:t>
      </w:r>
      <w:ins w:id="166" w:author="NGUYỄN ĐỨC KẾ" w:date="2017-05-18T17:33:00Z">
        <w:r w:rsidR="000E1002" w:rsidRPr="00534549">
          <w:rPr>
            <w:rFonts w:cs="Times New Roman"/>
            <w:b/>
            <w:noProof/>
            <w:lang w:val="vi-VN"/>
          </w:rPr>
          <w:t xml:space="preserve"> Bệnh Nhân: </w:t>
        </w:r>
      </w:ins>
    </w:p>
    <w:tbl>
      <w:tblPr>
        <w:tblStyle w:val="TableGrid"/>
        <w:tblW w:w="0" w:type="auto"/>
        <w:tblLook w:val="04A0" w:firstRow="1" w:lastRow="0" w:firstColumn="1" w:lastColumn="0" w:noHBand="0" w:noVBand="1"/>
      </w:tblPr>
      <w:tblGrid>
        <w:gridCol w:w="1423"/>
        <w:gridCol w:w="1812"/>
        <w:gridCol w:w="1560"/>
        <w:gridCol w:w="4221"/>
      </w:tblGrid>
      <w:tr w:rsidR="00562A29" w:rsidRPr="00534549" w14:paraId="6413D3A4" w14:textId="77777777" w:rsidTr="00627EF8">
        <w:tc>
          <w:tcPr>
            <w:tcW w:w="1423" w:type="dxa"/>
          </w:tcPr>
          <w:p w14:paraId="518EA7BA" w14:textId="7F05040C" w:rsidR="00562A29" w:rsidRPr="00534549" w:rsidRDefault="00562A29" w:rsidP="00562A29">
            <w:pPr>
              <w:tabs>
                <w:tab w:val="left" w:pos="1162"/>
              </w:tabs>
              <w:ind w:firstLine="0"/>
              <w:rPr>
                <w:rFonts w:cs="Times New Roman"/>
                <w:b/>
                <w:noProof/>
                <w:lang w:val="vi-VN"/>
              </w:rPr>
            </w:pPr>
            <w:r w:rsidRPr="00534549">
              <w:rPr>
                <w:rFonts w:cs="Times New Roman"/>
                <w:b/>
                <w:noProof/>
                <w:lang w:val="vi-VN"/>
              </w:rPr>
              <w:t>Thuộc tính</w:t>
            </w:r>
          </w:p>
        </w:tc>
        <w:tc>
          <w:tcPr>
            <w:tcW w:w="1812" w:type="dxa"/>
          </w:tcPr>
          <w:p w14:paraId="68C56229" w14:textId="23F2C46E" w:rsidR="00562A29" w:rsidRPr="00534549" w:rsidRDefault="00562A29" w:rsidP="00562A29">
            <w:pPr>
              <w:tabs>
                <w:tab w:val="left" w:pos="1162"/>
              </w:tabs>
              <w:ind w:firstLine="0"/>
              <w:rPr>
                <w:rFonts w:cs="Times New Roman"/>
                <w:b/>
                <w:noProof/>
                <w:lang w:val="vi-VN"/>
              </w:rPr>
            </w:pPr>
            <w:r w:rsidRPr="00534549">
              <w:rPr>
                <w:rFonts w:cs="Times New Roman"/>
                <w:b/>
                <w:noProof/>
                <w:lang w:val="vi-VN"/>
              </w:rPr>
              <w:t>Kiểu dữ liệu</w:t>
            </w:r>
          </w:p>
        </w:tc>
        <w:tc>
          <w:tcPr>
            <w:tcW w:w="1560" w:type="dxa"/>
          </w:tcPr>
          <w:p w14:paraId="7753A5B1" w14:textId="6A1B0C95" w:rsidR="00562A29" w:rsidRPr="00534549" w:rsidRDefault="00562A29" w:rsidP="00562A29">
            <w:pPr>
              <w:tabs>
                <w:tab w:val="left" w:pos="1162"/>
              </w:tabs>
              <w:ind w:firstLine="0"/>
              <w:rPr>
                <w:rFonts w:cs="Times New Roman"/>
                <w:b/>
                <w:noProof/>
                <w:lang w:val="vi-VN"/>
              </w:rPr>
            </w:pPr>
            <w:r w:rsidRPr="00534549">
              <w:rPr>
                <w:rFonts w:cs="Times New Roman"/>
                <w:b/>
                <w:noProof/>
                <w:lang w:val="vi-VN"/>
              </w:rPr>
              <w:t>Miền giá trị</w:t>
            </w:r>
          </w:p>
        </w:tc>
        <w:tc>
          <w:tcPr>
            <w:tcW w:w="4221" w:type="dxa"/>
          </w:tcPr>
          <w:p w14:paraId="5F087F98" w14:textId="5A657EA9" w:rsidR="00562A29" w:rsidRPr="00534549" w:rsidRDefault="00562A29" w:rsidP="00562A29">
            <w:pPr>
              <w:tabs>
                <w:tab w:val="left" w:pos="1162"/>
              </w:tabs>
              <w:ind w:firstLine="0"/>
              <w:rPr>
                <w:rFonts w:cs="Times New Roman"/>
                <w:b/>
                <w:noProof/>
                <w:lang w:val="vi-VN"/>
              </w:rPr>
            </w:pPr>
            <w:r w:rsidRPr="00534549">
              <w:rPr>
                <w:rFonts w:cs="Times New Roman"/>
                <w:b/>
                <w:noProof/>
                <w:lang w:val="vi-VN"/>
              </w:rPr>
              <w:t>Diễn giải</w:t>
            </w:r>
          </w:p>
        </w:tc>
      </w:tr>
      <w:tr w:rsidR="00562A29" w:rsidRPr="00534549" w14:paraId="6BEBD76E" w14:textId="77777777" w:rsidTr="00627EF8">
        <w:tc>
          <w:tcPr>
            <w:tcW w:w="1423" w:type="dxa"/>
          </w:tcPr>
          <w:p w14:paraId="67AB2A38" w14:textId="209583DF" w:rsidR="00562A29" w:rsidRPr="00534549" w:rsidRDefault="00562A29" w:rsidP="00562A29">
            <w:pPr>
              <w:tabs>
                <w:tab w:val="left" w:pos="1162"/>
              </w:tabs>
              <w:ind w:firstLine="0"/>
              <w:rPr>
                <w:rFonts w:cs="Times New Roman"/>
                <w:noProof/>
                <w:lang w:val="vi-VN"/>
              </w:rPr>
            </w:pPr>
            <w:r w:rsidRPr="00534549">
              <w:rPr>
                <w:rFonts w:cs="Times New Roman"/>
                <w:noProof/>
                <w:lang w:val="vi-VN"/>
              </w:rPr>
              <w:t>MaBN</w:t>
            </w:r>
          </w:p>
        </w:tc>
        <w:tc>
          <w:tcPr>
            <w:tcW w:w="1812" w:type="dxa"/>
          </w:tcPr>
          <w:p w14:paraId="2C7F98E9" w14:textId="6D7C5989" w:rsidR="00562A29" w:rsidRPr="00534549" w:rsidRDefault="00562A29" w:rsidP="00562A29">
            <w:pPr>
              <w:tabs>
                <w:tab w:val="left" w:pos="1162"/>
              </w:tabs>
              <w:ind w:firstLine="0"/>
              <w:rPr>
                <w:rFonts w:cs="Times New Roman"/>
                <w:noProof/>
                <w:lang w:val="vi-VN"/>
              </w:rPr>
            </w:pPr>
            <w:r w:rsidRPr="00534549">
              <w:rPr>
                <w:rFonts w:cs="Times New Roman"/>
                <w:noProof/>
                <w:lang w:val="vi-VN"/>
              </w:rPr>
              <w:t>int</w:t>
            </w:r>
          </w:p>
        </w:tc>
        <w:tc>
          <w:tcPr>
            <w:tcW w:w="1560" w:type="dxa"/>
          </w:tcPr>
          <w:p w14:paraId="3619F212" w14:textId="5AAF002D" w:rsidR="00562A29" w:rsidRPr="00534549" w:rsidRDefault="005051D5" w:rsidP="00562A29">
            <w:pPr>
              <w:tabs>
                <w:tab w:val="left" w:pos="1162"/>
              </w:tabs>
              <w:ind w:firstLine="0"/>
              <w:rPr>
                <w:rFonts w:cs="Times New Roman"/>
                <w:noProof/>
                <w:lang w:val="vi-VN"/>
              </w:rPr>
            </w:pPr>
            <w:r w:rsidRPr="00534549">
              <w:rPr>
                <w:rFonts w:cs="Times New Roman"/>
                <w:noProof/>
                <w:lang w:val="vi-VN"/>
              </w:rPr>
              <w:t>Số nguyên</w:t>
            </w:r>
          </w:p>
        </w:tc>
        <w:tc>
          <w:tcPr>
            <w:tcW w:w="4221" w:type="dxa"/>
          </w:tcPr>
          <w:p w14:paraId="1C6864B3" w14:textId="44415718" w:rsidR="00562A29" w:rsidRPr="00534549" w:rsidRDefault="005051D5" w:rsidP="00562A29">
            <w:pPr>
              <w:tabs>
                <w:tab w:val="left" w:pos="1162"/>
              </w:tabs>
              <w:ind w:firstLine="0"/>
              <w:rPr>
                <w:rFonts w:cs="Times New Roman"/>
                <w:noProof/>
                <w:lang w:val="vi-VN"/>
              </w:rPr>
            </w:pPr>
            <w:r w:rsidRPr="00534549">
              <w:rPr>
                <w:rFonts w:cs="Times New Roman"/>
                <w:noProof/>
                <w:lang w:val="vi-VN"/>
              </w:rPr>
              <w:t>Mỗi bệnh nhân có duy nhất một mã số theo thứ tự trong dãy số nguyên.</w:t>
            </w:r>
          </w:p>
        </w:tc>
      </w:tr>
      <w:tr w:rsidR="00562A29" w:rsidRPr="00534549" w14:paraId="2AC59379" w14:textId="77777777" w:rsidTr="00627EF8">
        <w:tc>
          <w:tcPr>
            <w:tcW w:w="1423" w:type="dxa"/>
          </w:tcPr>
          <w:p w14:paraId="51B47DD6" w14:textId="4115E2A5" w:rsidR="00562A29" w:rsidRPr="00534549" w:rsidRDefault="00562A29" w:rsidP="00562A29">
            <w:pPr>
              <w:tabs>
                <w:tab w:val="left" w:pos="1162"/>
              </w:tabs>
              <w:ind w:firstLine="0"/>
              <w:rPr>
                <w:rFonts w:cs="Times New Roman"/>
                <w:noProof/>
                <w:lang w:val="vi-VN"/>
              </w:rPr>
            </w:pPr>
            <w:r w:rsidRPr="00534549">
              <w:rPr>
                <w:rFonts w:cs="Times New Roman"/>
                <w:noProof/>
                <w:lang w:val="vi-VN"/>
              </w:rPr>
              <w:t>TenBN</w:t>
            </w:r>
          </w:p>
        </w:tc>
        <w:tc>
          <w:tcPr>
            <w:tcW w:w="1812" w:type="dxa"/>
          </w:tcPr>
          <w:p w14:paraId="144C63B8" w14:textId="19B14C8F" w:rsidR="00562A29" w:rsidRPr="00534549" w:rsidRDefault="00562A29" w:rsidP="00562A29">
            <w:pPr>
              <w:tabs>
                <w:tab w:val="left" w:pos="1162"/>
              </w:tabs>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(50)</w:t>
            </w:r>
          </w:p>
        </w:tc>
        <w:tc>
          <w:tcPr>
            <w:tcW w:w="1560" w:type="dxa"/>
          </w:tcPr>
          <w:p w14:paraId="519A4FAD" w14:textId="5711290A" w:rsidR="00562A29" w:rsidRPr="00534549" w:rsidRDefault="005051D5" w:rsidP="00562A29">
            <w:pPr>
              <w:tabs>
                <w:tab w:val="left" w:pos="1162"/>
              </w:tabs>
              <w:ind w:firstLine="0"/>
              <w:rPr>
                <w:rFonts w:cs="Times New Roman"/>
                <w:noProof/>
                <w:lang w:val="vi-VN"/>
              </w:rPr>
            </w:pPr>
            <w:r w:rsidRPr="00534549">
              <w:rPr>
                <w:rFonts w:cs="Times New Roman"/>
                <w:noProof/>
                <w:lang w:val="vi-VN"/>
              </w:rPr>
              <w:t>40</w:t>
            </w:r>
          </w:p>
        </w:tc>
        <w:tc>
          <w:tcPr>
            <w:tcW w:w="4221" w:type="dxa"/>
          </w:tcPr>
          <w:p w14:paraId="27EF84C7" w14:textId="51C4C660" w:rsidR="00562A29" w:rsidRPr="00534549" w:rsidRDefault="005051D5" w:rsidP="00562A29">
            <w:pPr>
              <w:tabs>
                <w:tab w:val="left" w:pos="1162"/>
              </w:tabs>
              <w:ind w:firstLine="0"/>
              <w:rPr>
                <w:rFonts w:cs="Times New Roman"/>
                <w:noProof/>
                <w:lang w:val="vi-VN"/>
              </w:rPr>
            </w:pPr>
            <w:r w:rsidRPr="00534549">
              <w:rPr>
                <w:rFonts w:cs="Times New Roman"/>
                <w:noProof/>
                <w:lang w:val="vi-VN"/>
              </w:rPr>
              <w:t>Mỗi bệnh nhân có duy nhất một tên là chuỗi tối đa 50 ký tự</w:t>
            </w:r>
          </w:p>
        </w:tc>
      </w:tr>
      <w:tr w:rsidR="00562A29" w:rsidRPr="00534549" w14:paraId="45840171" w14:textId="77777777" w:rsidTr="00627EF8">
        <w:tc>
          <w:tcPr>
            <w:tcW w:w="1423" w:type="dxa"/>
          </w:tcPr>
          <w:p w14:paraId="78B73FE0" w14:textId="0AE83E22" w:rsidR="00562A29" w:rsidRPr="00534549" w:rsidRDefault="00562A29" w:rsidP="00562A29">
            <w:pPr>
              <w:tabs>
                <w:tab w:val="left" w:pos="1162"/>
              </w:tabs>
              <w:ind w:firstLine="0"/>
              <w:rPr>
                <w:rFonts w:cs="Times New Roman"/>
                <w:noProof/>
                <w:lang w:val="vi-VN"/>
              </w:rPr>
            </w:pPr>
            <w:r w:rsidRPr="00534549">
              <w:rPr>
                <w:rFonts w:cs="Times New Roman"/>
                <w:noProof/>
                <w:lang w:val="vi-VN"/>
              </w:rPr>
              <w:t>NgaySinh</w:t>
            </w:r>
          </w:p>
        </w:tc>
        <w:tc>
          <w:tcPr>
            <w:tcW w:w="1812" w:type="dxa"/>
          </w:tcPr>
          <w:p w14:paraId="291A7A0C" w14:textId="5873F07A" w:rsidR="00562A29" w:rsidRPr="00534549" w:rsidRDefault="00562A29" w:rsidP="00562A29">
            <w:pPr>
              <w:tabs>
                <w:tab w:val="left" w:pos="1162"/>
              </w:tabs>
              <w:ind w:firstLine="0"/>
              <w:rPr>
                <w:rFonts w:cs="Times New Roman"/>
                <w:noProof/>
                <w:lang w:val="vi-VN"/>
              </w:rPr>
            </w:pPr>
            <w:r w:rsidRPr="00534549">
              <w:rPr>
                <w:rFonts w:cs="Times New Roman"/>
                <w:noProof/>
                <w:lang w:val="vi-VN"/>
              </w:rPr>
              <w:t>datetime</w:t>
            </w:r>
          </w:p>
        </w:tc>
        <w:tc>
          <w:tcPr>
            <w:tcW w:w="1560" w:type="dxa"/>
          </w:tcPr>
          <w:p w14:paraId="77C8F9FE" w14:textId="59D4AA2E" w:rsidR="00562A29" w:rsidRPr="00534549" w:rsidRDefault="005051D5" w:rsidP="00562A29">
            <w:pPr>
              <w:tabs>
                <w:tab w:val="left" w:pos="1162"/>
              </w:tabs>
              <w:ind w:firstLine="0"/>
              <w:rPr>
                <w:rFonts w:cs="Times New Roman"/>
                <w:noProof/>
                <w:lang w:val="vi-VN"/>
              </w:rPr>
            </w:pPr>
            <w:r w:rsidRPr="00534549">
              <w:rPr>
                <w:rFonts w:cs="Times New Roman"/>
                <w:noProof/>
                <w:lang w:val="vi-VN"/>
              </w:rPr>
              <w:t>Ngày tháng năm</w:t>
            </w:r>
          </w:p>
        </w:tc>
        <w:tc>
          <w:tcPr>
            <w:tcW w:w="4221" w:type="dxa"/>
          </w:tcPr>
          <w:p w14:paraId="742B8B18" w14:textId="348372B0" w:rsidR="00562A29" w:rsidRPr="00534549" w:rsidRDefault="005051D5" w:rsidP="00562A29">
            <w:pPr>
              <w:tabs>
                <w:tab w:val="left" w:pos="1162"/>
              </w:tabs>
              <w:ind w:firstLine="0"/>
              <w:rPr>
                <w:rFonts w:cs="Times New Roman"/>
                <w:noProof/>
                <w:lang w:val="vi-VN"/>
              </w:rPr>
            </w:pPr>
            <w:r w:rsidRPr="00534549">
              <w:rPr>
                <w:rFonts w:cs="Times New Roman"/>
                <w:noProof/>
                <w:lang w:val="vi-VN"/>
              </w:rPr>
              <w:t>Mỗi bệnh nhân có duy nhất một ngày sinh</w:t>
            </w:r>
          </w:p>
        </w:tc>
      </w:tr>
      <w:tr w:rsidR="00562A29" w:rsidRPr="00534549" w14:paraId="73F6ADB4" w14:textId="77777777" w:rsidTr="00627EF8">
        <w:tc>
          <w:tcPr>
            <w:tcW w:w="1423" w:type="dxa"/>
          </w:tcPr>
          <w:p w14:paraId="74383147" w14:textId="088BC947" w:rsidR="00562A29" w:rsidRPr="00534549" w:rsidRDefault="00562A29" w:rsidP="00562A29">
            <w:pPr>
              <w:tabs>
                <w:tab w:val="left" w:pos="1162"/>
              </w:tabs>
              <w:ind w:firstLine="0"/>
              <w:rPr>
                <w:rFonts w:cs="Times New Roman"/>
                <w:noProof/>
                <w:lang w:val="vi-VN"/>
              </w:rPr>
            </w:pPr>
            <w:r w:rsidRPr="00534549">
              <w:rPr>
                <w:rFonts w:cs="Times New Roman"/>
                <w:noProof/>
                <w:lang w:val="vi-VN"/>
              </w:rPr>
              <w:t>GioiTinh</w:t>
            </w:r>
          </w:p>
        </w:tc>
        <w:tc>
          <w:tcPr>
            <w:tcW w:w="1812" w:type="dxa"/>
          </w:tcPr>
          <w:p w14:paraId="2AC759D8" w14:textId="4FAC91D0" w:rsidR="00562A29" w:rsidRPr="00534549" w:rsidRDefault="00562A29" w:rsidP="00562A29">
            <w:pPr>
              <w:tabs>
                <w:tab w:val="left" w:pos="1162"/>
              </w:tabs>
              <w:ind w:firstLine="0"/>
              <w:rPr>
                <w:rFonts w:cs="Times New Roman"/>
                <w:noProof/>
                <w:lang w:val="vi-VN"/>
              </w:rPr>
            </w:pPr>
            <w:r w:rsidRPr="00534549">
              <w:rPr>
                <w:rFonts w:cs="Times New Roman"/>
                <w:noProof/>
                <w:lang w:val="vi-VN"/>
              </w:rPr>
              <w:t>bit</w:t>
            </w:r>
          </w:p>
        </w:tc>
        <w:tc>
          <w:tcPr>
            <w:tcW w:w="1560" w:type="dxa"/>
          </w:tcPr>
          <w:p w14:paraId="3CCE806C" w14:textId="17E35807" w:rsidR="00562A29" w:rsidRPr="00534549" w:rsidRDefault="005051D5" w:rsidP="00562A29">
            <w:pPr>
              <w:tabs>
                <w:tab w:val="left" w:pos="1162"/>
              </w:tabs>
              <w:ind w:firstLine="0"/>
              <w:rPr>
                <w:rFonts w:cs="Times New Roman"/>
                <w:noProof/>
                <w:lang w:val="vi-VN"/>
              </w:rPr>
            </w:pPr>
            <w:r w:rsidRPr="00534549">
              <w:rPr>
                <w:rFonts w:cs="Times New Roman"/>
                <w:noProof/>
                <w:lang w:val="vi-VN"/>
              </w:rPr>
              <w:t>True, False</w:t>
            </w:r>
          </w:p>
        </w:tc>
        <w:tc>
          <w:tcPr>
            <w:tcW w:w="4221" w:type="dxa"/>
          </w:tcPr>
          <w:p w14:paraId="5921779D" w14:textId="62F66FB2" w:rsidR="00562A29" w:rsidRPr="00534549" w:rsidRDefault="005051D5" w:rsidP="00562A29">
            <w:pPr>
              <w:tabs>
                <w:tab w:val="left" w:pos="1162"/>
              </w:tabs>
              <w:ind w:firstLine="0"/>
              <w:rPr>
                <w:rFonts w:cs="Times New Roman"/>
                <w:noProof/>
                <w:lang w:val="vi-VN"/>
              </w:rPr>
            </w:pPr>
            <w:r w:rsidRPr="00534549">
              <w:rPr>
                <w:rFonts w:cs="Times New Roman"/>
                <w:noProof/>
                <w:lang w:val="vi-VN"/>
              </w:rPr>
              <w:t>Mỗi bệnh nhân có duy nhất một giới tính là “Nam” hoặc “Nữ”</w:t>
            </w:r>
          </w:p>
        </w:tc>
      </w:tr>
      <w:tr w:rsidR="00562A29" w:rsidRPr="00534549" w14:paraId="7474F71C" w14:textId="77777777" w:rsidTr="00627EF8">
        <w:tc>
          <w:tcPr>
            <w:tcW w:w="1423" w:type="dxa"/>
          </w:tcPr>
          <w:p w14:paraId="5972D344" w14:textId="271D9FC7" w:rsidR="00562A29" w:rsidRPr="00534549" w:rsidRDefault="00562A29" w:rsidP="00562A29">
            <w:pPr>
              <w:tabs>
                <w:tab w:val="left" w:pos="1162"/>
              </w:tabs>
              <w:ind w:firstLine="0"/>
              <w:rPr>
                <w:rFonts w:cs="Times New Roman"/>
                <w:noProof/>
                <w:lang w:val="vi-VN"/>
              </w:rPr>
            </w:pPr>
            <w:r w:rsidRPr="00534549">
              <w:rPr>
                <w:rFonts w:cs="Times New Roman"/>
                <w:noProof/>
                <w:lang w:val="vi-VN"/>
              </w:rPr>
              <w:t>DiaChi</w:t>
            </w:r>
          </w:p>
        </w:tc>
        <w:tc>
          <w:tcPr>
            <w:tcW w:w="1812" w:type="dxa"/>
          </w:tcPr>
          <w:p w14:paraId="251FC1BB" w14:textId="41D2D21B" w:rsidR="00562A29" w:rsidRPr="00534549" w:rsidRDefault="00562A29" w:rsidP="00562A29">
            <w:pPr>
              <w:tabs>
                <w:tab w:val="left" w:pos="1162"/>
              </w:tabs>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(100)</w:t>
            </w:r>
          </w:p>
        </w:tc>
        <w:tc>
          <w:tcPr>
            <w:tcW w:w="1560" w:type="dxa"/>
          </w:tcPr>
          <w:p w14:paraId="4E57D73C" w14:textId="4C66A5F3" w:rsidR="00562A29" w:rsidRPr="00534549" w:rsidRDefault="005051D5" w:rsidP="00562A29">
            <w:pPr>
              <w:tabs>
                <w:tab w:val="left" w:pos="1162"/>
              </w:tabs>
              <w:ind w:firstLine="0"/>
              <w:rPr>
                <w:rFonts w:cs="Times New Roman"/>
                <w:noProof/>
                <w:lang w:val="vi-VN"/>
              </w:rPr>
            </w:pPr>
            <w:r w:rsidRPr="00534549">
              <w:rPr>
                <w:rFonts w:cs="Times New Roman"/>
                <w:noProof/>
                <w:lang w:val="vi-VN"/>
              </w:rPr>
              <w:t>100</w:t>
            </w:r>
          </w:p>
        </w:tc>
        <w:tc>
          <w:tcPr>
            <w:tcW w:w="4221" w:type="dxa"/>
          </w:tcPr>
          <w:p w14:paraId="1AE8EA65" w14:textId="70041E04" w:rsidR="00562A29" w:rsidRPr="00534549" w:rsidRDefault="005051D5" w:rsidP="00562A29">
            <w:pPr>
              <w:tabs>
                <w:tab w:val="left" w:pos="1162"/>
              </w:tabs>
              <w:ind w:firstLine="0"/>
              <w:rPr>
                <w:rFonts w:cs="Times New Roman"/>
                <w:noProof/>
                <w:lang w:val="vi-VN"/>
              </w:rPr>
            </w:pPr>
            <w:r w:rsidRPr="00534549">
              <w:rPr>
                <w:rFonts w:cs="Times New Roman"/>
                <w:noProof/>
                <w:lang w:val="vi-VN"/>
              </w:rPr>
              <w:t>Mỗi bệnh nhân có duy nhất một địa chỉ liên lạc là chuỗi tối đa 100 ký tự</w:t>
            </w:r>
          </w:p>
        </w:tc>
      </w:tr>
    </w:tbl>
    <w:p w14:paraId="04A74150" w14:textId="60323A25" w:rsidR="000E1002" w:rsidRPr="00534549" w:rsidRDefault="000E1002" w:rsidP="00F8369F">
      <w:pPr>
        <w:tabs>
          <w:tab w:val="left" w:pos="1162"/>
        </w:tabs>
        <w:ind w:firstLine="0"/>
        <w:rPr>
          <w:ins w:id="167" w:author="NGUYỄN ĐỨC KẾ" w:date="2017-05-18T17:33:00Z"/>
          <w:rFonts w:cs="Times New Roman"/>
          <w:noProof/>
          <w:lang w:val="vi-VN"/>
        </w:rPr>
      </w:pPr>
    </w:p>
    <w:p w14:paraId="17FA7906" w14:textId="77777777" w:rsidR="00F141AB" w:rsidRPr="00534549" w:rsidRDefault="00F141AB">
      <w:pPr>
        <w:spacing w:before="0" w:line="259" w:lineRule="auto"/>
        <w:ind w:firstLine="0"/>
        <w:jc w:val="left"/>
        <w:rPr>
          <w:rFonts w:cs="Times New Roman"/>
          <w:b/>
          <w:noProof/>
          <w:lang w:val="vi-VN"/>
        </w:rPr>
      </w:pPr>
      <w:r w:rsidRPr="00534549">
        <w:rPr>
          <w:rFonts w:cs="Times New Roman"/>
          <w:b/>
          <w:noProof/>
          <w:lang w:val="vi-VN"/>
        </w:rPr>
        <w:br w:type="page"/>
      </w:r>
    </w:p>
    <w:p w14:paraId="229A3B51" w14:textId="6995195A" w:rsidR="000E1002" w:rsidRPr="00534549" w:rsidRDefault="00F141AB" w:rsidP="00F141AB">
      <w:pPr>
        <w:pStyle w:val="ListParagraph"/>
        <w:numPr>
          <w:ilvl w:val="0"/>
          <w:numId w:val="23"/>
        </w:numPr>
        <w:rPr>
          <w:ins w:id="168" w:author="NGUYỄN ĐỨC KẾ" w:date="2017-05-18T17:33:00Z"/>
          <w:rFonts w:cs="Times New Roman"/>
          <w:b/>
          <w:noProof/>
          <w:lang w:val="vi-VN"/>
        </w:rPr>
      </w:pPr>
      <w:r w:rsidRPr="00534549">
        <w:rPr>
          <w:rFonts w:cs="Times New Roman"/>
          <w:b/>
          <w:noProof/>
          <w:lang w:val="vi-VN"/>
        </w:rPr>
        <w:lastRenderedPageBreak/>
        <w:t>Bảng</w:t>
      </w:r>
      <w:ins w:id="169" w:author="NGUYỄN ĐỨC KẾ" w:date="2017-05-18T17:33:00Z">
        <w:r w:rsidR="000E1002" w:rsidRPr="00534549">
          <w:rPr>
            <w:rFonts w:cs="Times New Roman"/>
            <w:b/>
            <w:noProof/>
            <w:lang w:val="vi-VN"/>
          </w:rPr>
          <w:t xml:space="preserve"> Thuốc: </w:t>
        </w:r>
      </w:ins>
    </w:p>
    <w:tbl>
      <w:tblPr>
        <w:tblStyle w:val="TableGrid"/>
        <w:tblW w:w="0" w:type="auto"/>
        <w:tblLook w:val="04A0" w:firstRow="1" w:lastRow="0" w:firstColumn="1" w:lastColumn="0" w:noHBand="0" w:noVBand="1"/>
      </w:tblPr>
      <w:tblGrid>
        <w:gridCol w:w="1432"/>
        <w:gridCol w:w="1803"/>
        <w:gridCol w:w="1440"/>
        <w:gridCol w:w="4341"/>
      </w:tblGrid>
      <w:tr w:rsidR="00562A29" w:rsidRPr="00534549" w14:paraId="2AA0C6CC" w14:textId="77777777" w:rsidTr="00627EF8">
        <w:tc>
          <w:tcPr>
            <w:tcW w:w="1432" w:type="dxa"/>
          </w:tcPr>
          <w:p w14:paraId="504145DE"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Thuộc tính</w:t>
            </w:r>
          </w:p>
        </w:tc>
        <w:tc>
          <w:tcPr>
            <w:tcW w:w="1803" w:type="dxa"/>
          </w:tcPr>
          <w:p w14:paraId="732231A8"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Kiểu dữ liệu</w:t>
            </w:r>
          </w:p>
        </w:tc>
        <w:tc>
          <w:tcPr>
            <w:tcW w:w="1440" w:type="dxa"/>
          </w:tcPr>
          <w:p w14:paraId="01D7FC56"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Miền giá trị</w:t>
            </w:r>
          </w:p>
        </w:tc>
        <w:tc>
          <w:tcPr>
            <w:tcW w:w="4341" w:type="dxa"/>
          </w:tcPr>
          <w:p w14:paraId="55F81DEC"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Diễn giải</w:t>
            </w:r>
          </w:p>
        </w:tc>
      </w:tr>
      <w:tr w:rsidR="00562A29" w:rsidRPr="00534549" w14:paraId="72D49280" w14:textId="77777777" w:rsidTr="00627EF8">
        <w:tc>
          <w:tcPr>
            <w:tcW w:w="1432" w:type="dxa"/>
          </w:tcPr>
          <w:p w14:paraId="74F74557" w14:textId="1161B8BA" w:rsidR="00562A29" w:rsidRPr="00534549" w:rsidRDefault="00F8369F" w:rsidP="00453D25">
            <w:pPr>
              <w:tabs>
                <w:tab w:val="left" w:pos="1162"/>
              </w:tabs>
              <w:ind w:firstLine="0"/>
              <w:rPr>
                <w:rFonts w:cs="Times New Roman"/>
                <w:noProof/>
                <w:lang w:val="vi-VN"/>
              </w:rPr>
            </w:pPr>
            <w:r w:rsidRPr="00534549">
              <w:rPr>
                <w:rFonts w:cs="Times New Roman"/>
                <w:noProof/>
                <w:lang w:val="vi-VN"/>
              </w:rPr>
              <w:t>MaThuoc</w:t>
            </w:r>
          </w:p>
        </w:tc>
        <w:tc>
          <w:tcPr>
            <w:tcW w:w="1803" w:type="dxa"/>
          </w:tcPr>
          <w:p w14:paraId="4D2C1483" w14:textId="6D2E0804" w:rsidR="00562A29" w:rsidRPr="00534549" w:rsidRDefault="00F8369F" w:rsidP="00453D25">
            <w:pPr>
              <w:tabs>
                <w:tab w:val="left" w:pos="1162"/>
              </w:tabs>
              <w:ind w:firstLine="0"/>
              <w:rPr>
                <w:rFonts w:cs="Times New Roman"/>
                <w:noProof/>
                <w:lang w:val="vi-VN"/>
              </w:rPr>
            </w:pPr>
            <w:r w:rsidRPr="00534549">
              <w:rPr>
                <w:rFonts w:cs="Times New Roman"/>
                <w:noProof/>
                <w:lang w:val="vi-VN"/>
              </w:rPr>
              <w:t>int</w:t>
            </w:r>
          </w:p>
        </w:tc>
        <w:tc>
          <w:tcPr>
            <w:tcW w:w="1440" w:type="dxa"/>
          </w:tcPr>
          <w:p w14:paraId="2F1BD3D0" w14:textId="1AF60FD3" w:rsidR="00562A29" w:rsidRPr="00534549" w:rsidRDefault="00F8369F" w:rsidP="00453D25">
            <w:pPr>
              <w:tabs>
                <w:tab w:val="left" w:pos="1162"/>
              </w:tabs>
              <w:ind w:firstLine="0"/>
              <w:rPr>
                <w:rFonts w:cs="Times New Roman"/>
                <w:noProof/>
                <w:lang w:val="vi-VN"/>
              </w:rPr>
            </w:pPr>
            <w:r w:rsidRPr="00534549">
              <w:rPr>
                <w:rFonts w:cs="Times New Roman"/>
                <w:noProof/>
                <w:lang w:val="vi-VN"/>
              </w:rPr>
              <w:t>Số nguyên</w:t>
            </w:r>
          </w:p>
        </w:tc>
        <w:tc>
          <w:tcPr>
            <w:tcW w:w="4341" w:type="dxa"/>
          </w:tcPr>
          <w:p w14:paraId="59998D74" w14:textId="1F8DBD63" w:rsidR="00562A29" w:rsidRPr="00534549" w:rsidRDefault="00F8369F" w:rsidP="00453D25">
            <w:pPr>
              <w:tabs>
                <w:tab w:val="left" w:pos="1162"/>
              </w:tabs>
              <w:ind w:firstLine="0"/>
              <w:rPr>
                <w:rFonts w:cs="Times New Roman"/>
                <w:noProof/>
                <w:lang w:val="vi-VN"/>
              </w:rPr>
            </w:pPr>
            <w:r w:rsidRPr="00534549">
              <w:rPr>
                <w:rFonts w:cs="Times New Roman"/>
                <w:noProof/>
                <w:lang w:val="vi-VN"/>
              </w:rPr>
              <w:t>Mỗi Loại thuốc có duy nhất một mã số theo thứ tự trong dãy số nguyên.</w:t>
            </w:r>
          </w:p>
        </w:tc>
      </w:tr>
      <w:tr w:rsidR="00562A29" w:rsidRPr="00534549" w14:paraId="5CF18E83" w14:textId="77777777" w:rsidTr="00627EF8">
        <w:tc>
          <w:tcPr>
            <w:tcW w:w="1432" w:type="dxa"/>
          </w:tcPr>
          <w:p w14:paraId="60051FE6" w14:textId="26CFE754" w:rsidR="00562A29" w:rsidRPr="00534549" w:rsidRDefault="00F8369F" w:rsidP="00453D25">
            <w:pPr>
              <w:tabs>
                <w:tab w:val="left" w:pos="1162"/>
              </w:tabs>
              <w:ind w:firstLine="0"/>
              <w:rPr>
                <w:rFonts w:cs="Times New Roman"/>
                <w:noProof/>
                <w:lang w:val="vi-VN"/>
              </w:rPr>
            </w:pPr>
            <w:r w:rsidRPr="00534549">
              <w:rPr>
                <w:rFonts w:cs="Times New Roman"/>
                <w:noProof/>
                <w:lang w:val="vi-VN"/>
              </w:rPr>
              <w:t>TenThuoc</w:t>
            </w:r>
          </w:p>
        </w:tc>
        <w:tc>
          <w:tcPr>
            <w:tcW w:w="1803" w:type="dxa"/>
          </w:tcPr>
          <w:p w14:paraId="3FA5ADDF" w14:textId="0BE78119" w:rsidR="00562A29" w:rsidRPr="00534549" w:rsidRDefault="00F8369F" w:rsidP="00453D25">
            <w:pPr>
              <w:tabs>
                <w:tab w:val="left" w:pos="1162"/>
              </w:tabs>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(100)</w:t>
            </w:r>
          </w:p>
        </w:tc>
        <w:tc>
          <w:tcPr>
            <w:tcW w:w="1440" w:type="dxa"/>
          </w:tcPr>
          <w:p w14:paraId="520C0C64" w14:textId="363D8FB7" w:rsidR="00562A29" w:rsidRPr="00534549" w:rsidRDefault="00381F04" w:rsidP="00453D25">
            <w:pPr>
              <w:tabs>
                <w:tab w:val="left" w:pos="1162"/>
              </w:tabs>
              <w:ind w:firstLine="0"/>
              <w:rPr>
                <w:rFonts w:cs="Times New Roman"/>
                <w:noProof/>
                <w:lang w:val="vi-VN"/>
              </w:rPr>
            </w:pPr>
            <w:r w:rsidRPr="00534549">
              <w:rPr>
                <w:rFonts w:cs="Times New Roman"/>
                <w:noProof/>
                <w:lang w:val="vi-VN"/>
              </w:rPr>
              <w:t>100</w:t>
            </w:r>
          </w:p>
        </w:tc>
        <w:tc>
          <w:tcPr>
            <w:tcW w:w="4341" w:type="dxa"/>
          </w:tcPr>
          <w:p w14:paraId="33444400" w14:textId="41526CF4" w:rsidR="00562A29" w:rsidRPr="00534549" w:rsidRDefault="00F8369F" w:rsidP="00453D25">
            <w:pPr>
              <w:tabs>
                <w:tab w:val="left" w:pos="1162"/>
              </w:tabs>
              <w:ind w:firstLine="0"/>
              <w:rPr>
                <w:rFonts w:cs="Times New Roman"/>
                <w:noProof/>
                <w:lang w:val="vi-VN"/>
              </w:rPr>
            </w:pPr>
            <w:r w:rsidRPr="00534549">
              <w:rPr>
                <w:rFonts w:cs="Times New Roman"/>
                <w:noProof/>
                <w:lang w:val="vi-VN"/>
              </w:rPr>
              <w:t>Mỗi Loại thuốc có một tên thuốc nhất định.</w:t>
            </w:r>
          </w:p>
        </w:tc>
      </w:tr>
      <w:tr w:rsidR="00562A29" w:rsidRPr="00534549" w14:paraId="57E08334" w14:textId="77777777" w:rsidTr="00627EF8">
        <w:tc>
          <w:tcPr>
            <w:tcW w:w="1432" w:type="dxa"/>
          </w:tcPr>
          <w:p w14:paraId="39F5219D" w14:textId="134C936F" w:rsidR="00562A29" w:rsidRPr="00534549" w:rsidRDefault="00F8369F" w:rsidP="00453D25">
            <w:pPr>
              <w:tabs>
                <w:tab w:val="left" w:pos="1162"/>
              </w:tabs>
              <w:ind w:firstLine="0"/>
              <w:rPr>
                <w:rFonts w:cs="Times New Roman"/>
                <w:noProof/>
                <w:lang w:val="vi-VN"/>
              </w:rPr>
            </w:pPr>
            <w:r w:rsidRPr="00534549">
              <w:rPr>
                <w:rFonts w:cs="Times New Roman"/>
                <w:noProof/>
                <w:lang w:val="vi-VN"/>
              </w:rPr>
              <w:t>DonVi</w:t>
            </w:r>
          </w:p>
        </w:tc>
        <w:tc>
          <w:tcPr>
            <w:tcW w:w="1803" w:type="dxa"/>
          </w:tcPr>
          <w:p w14:paraId="0C175EB4" w14:textId="75749E2C" w:rsidR="00562A29" w:rsidRPr="00534549" w:rsidRDefault="00F8369F" w:rsidP="00453D25">
            <w:pPr>
              <w:tabs>
                <w:tab w:val="left" w:pos="1162"/>
              </w:tabs>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(10)</w:t>
            </w:r>
          </w:p>
        </w:tc>
        <w:tc>
          <w:tcPr>
            <w:tcW w:w="1440" w:type="dxa"/>
          </w:tcPr>
          <w:p w14:paraId="7798CA9F" w14:textId="7E008F06" w:rsidR="00562A29" w:rsidRPr="00534549" w:rsidRDefault="00381F04" w:rsidP="00453D25">
            <w:pPr>
              <w:tabs>
                <w:tab w:val="left" w:pos="1162"/>
              </w:tabs>
              <w:ind w:firstLine="0"/>
              <w:rPr>
                <w:rFonts w:cs="Times New Roman"/>
                <w:noProof/>
                <w:lang w:val="vi-VN"/>
              </w:rPr>
            </w:pPr>
            <w:r w:rsidRPr="00534549">
              <w:rPr>
                <w:rFonts w:cs="Times New Roman"/>
                <w:noProof/>
                <w:lang w:val="vi-VN"/>
              </w:rPr>
              <w:t>100</w:t>
            </w:r>
          </w:p>
        </w:tc>
        <w:tc>
          <w:tcPr>
            <w:tcW w:w="4341" w:type="dxa"/>
          </w:tcPr>
          <w:p w14:paraId="3BA22E8C" w14:textId="5A7E4102" w:rsidR="00562A29" w:rsidRPr="00534549" w:rsidRDefault="00F8369F" w:rsidP="00453D25">
            <w:pPr>
              <w:tabs>
                <w:tab w:val="left" w:pos="1162"/>
              </w:tabs>
              <w:ind w:firstLine="0"/>
              <w:rPr>
                <w:rFonts w:cs="Times New Roman"/>
                <w:noProof/>
                <w:lang w:val="vi-VN"/>
              </w:rPr>
            </w:pPr>
            <w:r w:rsidRPr="00534549">
              <w:rPr>
                <w:rFonts w:cs="Times New Roman"/>
                <w:noProof/>
                <w:lang w:val="vi-VN"/>
              </w:rPr>
              <w:t>Mỗi Loại thuốc có đơn vị tính nhất định.</w:t>
            </w:r>
          </w:p>
        </w:tc>
      </w:tr>
      <w:tr w:rsidR="00562A29" w:rsidRPr="00534549" w14:paraId="0ECFC515" w14:textId="77777777" w:rsidTr="00627EF8">
        <w:tc>
          <w:tcPr>
            <w:tcW w:w="1432" w:type="dxa"/>
          </w:tcPr>
          <w:p w14:paraId="5B1653A1" w14:textId="724C5F7B" w:rsidR="00562A29" w:rsidRPr="00534549" w:rsidRDefault="00F8369F" w:rsidP="00453D25">
            <w:pPr>
              <w:tabs>
                <w:tab w:val="left" w:pos="1162"/>
              </w:tabs>
              <w:ind w:firstLine="0"/>
              <w:rPr>
                <w:rFonts w:cs="Times New Roman"/>
                <w:noProof/>
                <w:lang w:val="vi-VN"/>
              </w:rPr>
            </w:pPr>
            <w:r w:rsidRPr="00534549">
              <w:rPr>
                <w:rFonts w:cs="Times New Roman"/>
                <w:noProof/>
                <w:lang w:val="vi-VN"/>
              </w:rPr>
              <w:t>DonGia</w:t>
            </w:r>
          </w:p>
        </w:tc>
        <w:tc>
          <w:tcPr>
            <w:tcW w:w="1803" w:type="dxa"/>
          </w:tcPr>
          <w:p w14:paraId="02933D5B" w14:textId="6A2D71DF" w:rsidR="00562A29" w:rsidRPr="00534549" w:rsidRDefault="00F8369F" w:rsidP="00453D25">
            <w:pPr>
              <w:tabs>
                <w:tab w:val="left" w:pos="1162"/>
              </w:tabs>
              <w:ind w:firstLine="0"/>
              <w:rPr>
                <w:rFonts w:cs="Times New Roman"/>
                <w:noProof/>
                <w:lang w:val="vi-VN"/>
              </w:rPr>
            </w:pPr>
            <w:r w:rsidRPr="00534549">
              <w:rPr>
                <w:rFonts w:cs="Times New Roman"/>
                <w:noProof/>
                <w:lang w:val="vi-VN"/>
              </w:rPr>
              <w:t>int</w:t>
            </w:r>
          </w:p>
        </w:tc>
        <w:tc>
          <w:tcPr>
            <w:tcW w:w="1440" w:type="dxa"/>
          </w:tcPr>
          <w:p w14:paraId="65A574D1" w14:textId="518B13B9" w:rsidR="00562A29" w:rsidRPr="00534549" w:rsidRDefault="00F8369F" w:rsidP="00453D25">
            <w:pPr>
              <w:tabs>
                <w:tab w:val="left" w:pos="1162"/>
              </w:tabs>
              <w:ind w:firstLine="0"/>
              <w:rPr>
                <w:rFonts w:cs="Times New Roman"/>
                <w:noProof/>
                <w:lang w:val="vi-VN"/>
              </w:rPr>
            </w:pPr>
            <w:r w:rsidRPr="00534549">
              <w:rPr>
                <w:rFonts w:cs="Times New Roman"/>
                <w:noProof/>
                <w:lang w:val="vi-VN"/>
              </w:rPr>
              <w:t>Số nguyên</w:t>
            </w:r>
          </w:p>
        </w:tc>
        <w:tc>
          <w:tcPr>
            <w:tcW w:w="4341" w:type="dxa"/>
          </w:tcPr>
          <w:p w14:paraId="177F6EF1" w14:textId="6BBCBA7D" w:rsidR="00562A29" w:rsidRPr="00534549" w:rsidRDefault="00F8369F" w:rsidP="00453D25">
            <w:pPr>
              <w:tabs>
                <w:tab w:val="left" w:pos="1162"/>
              </w:tabs>
              <w:ind w:firstLine="0"/>
              <w:rPr>
                <w:rFonts w:cs="Times New Roman"/>
                <w:noProof/>
                <w:lang w:val="vi-VN"/>
              </w:rPr>
            </w:pPr>
            <w:r w:rsidRPr="00534549">
              <w:rPr>
                <w:rFonts w:cs="Times New Roman"/>
                <w:noProof/>
                <w:lang w:val="vi-VN"/>
              </w:rPr>
              <w:t>Mỗi Loại thuốc có giá nhất định.</w:t>
            </w:r>
          </w:p>
        </w:tc>
      </w:tr>
    </w:tbl>
    <w:p w14:paraId="12A99F03" w14:textId="77777777" w:rsidR="000E1002" w:rsidRPr="00534549" w:rsidRDefault="000E1002" w:rsidP="00F8369F">
      <w:pPr>
        <w:ind w:firstLine="0"/>
        <w:rPr>
          <w:ins w:id="170" w:author="NGUYỄN ĐỨC KẾ" w:date="2017-05-18T17:33:00Z"/>
          <w:rFonts w:cs="Times New Roman"/>
          <w:noProof/>
          <w:lang w:val="vi-VN"/>
        </w:rPr>
      </w:pPr>
    </w:p>
    <w:p w14:paraId="63951E67" w14:textId="5FC2C28D" w:rsidR="000E1002" w:rsidRPr="00534549" w:rsidRDefault="00D4387C" w:rsidP="00D4387C">
      <w:pPr>
        <w:pStyle w:val="ListParagraph"/>
        <w:numPr>
          <w:ilvl w:val="0"/>
          <w:numId w:val="23"/>
        </w:numPr>
        <w:rPr>
          <w:ins w:id="171" w:author="NGUYỄN ĐỨC KẾ" w:date="2017-05-18T17:33:00Z"/>
          <w:rFonts w:cs="Times New Roman"/>
          <w:noProof/>
          <w:lang w:val="vi-VN"/>
        </w:rPr>
      </w:pPr>
      <w:r w:rsidRPr="00534549">
        <w:rPr>
          <w:rFonts w:cs="Times New Roman"/>
          <w:b/>
          <w:noProof/>
          <w:lang w:val="vi-VN"/>
        </w:rPr>
        <w:t>Bảng</w:t>
      </w:r>
      <w:ins w:id="172" w:author="NGUYỄN ĐỨC KẾ" w:date="2017-05-18T17:33:00Z">
        <w:r w:rsidR="000E1002" w:rsidRPr="00534549">
          <w:rPr>
            <w:rFonts w:cs="Times New Roman"/>
            <w:noProof/>
            <w:lang w:val="vi-VN"/>
          </w:rPr>
          <w:t xml:space="preserve"> </w:t>
        </w:r>
        <w:r w:rsidR="000E1002" w:rsidRPr="00534549">
          <w:rPr>
            <w:rFonts w:cs="Times New Roman"/>
            <w:b/>
            <w:noProof/>
            <w:lang w:val="vi-VN"/>
          </w:rPr>
          <w:t>Hóa Đơn Thuốc</w:t>
        </w:r>
        <w:r w:rsidR="000E1002" w:rsidRPr="00534549">
          <w:rPr>
            <w:rFonts w:cs="Times New Roman"/>
            <w:noProof/>
            <w:lang w:val="vi-VN"/>
          </w:rPr>
          <w:t xml:space="preserve">: </w:t>
        </w:r>
      </w:ins>
    </w:p>
    <w:tbl>
      <w:tblPr>
        <w:tblStyle w:val="TableGrid"/>
        <w:tblW w:w="0" w:type="auto"/>
        <w:tblLook w:val="04A0" w:firstRow="1" w:lastRow="0" w:firstColumn="1" w:lastColumn="0" w:noHBand="0" w:noVBand="1"/>
      </w:tblPr>
      <w:tblGrid>
        <w:gridCol w:w="1615"/>
        <w:gridCol w:w="1620"/>
        <w:gridCol w:w="1530"/>
        <w:gridCol w:w="4251"/>
      </w:tblGrid>
      <w:tr w:rsidR="00562A29" w:rsidRPr="00534549" w14:paraId="6AEA8D26" w14:textId="77777777" w:rsidTr="00627EF8">
        <w:tc>
          <w:tcPr>
            <w:tcW w:w="1615" w:type="dxa"/>
          </w:tcPr>
          <w:p w14:paraId="72E5E72C"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Thuộc tính</w:t>
            </w:r>
          </w:p>
        </w:tc>
        <w:tc>
          <w:tcPr>
            <w:tcW w:w="1620" w:type="dxa"/>
          </w:tcPr>
          <w:p w14:paraId="78E27459"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Kiểu dữ liệu</w:t>
            </w:r>
          </w:p>
        </w:tc>
        <w:tc>
          <w:tcPr>
            <w:tcW w:w="1530" w:type="dxa"/>
          </w:tcPr>
          <w:p w14:paraId="229673CB"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Miền giá trị</w:t>
            </w:r>
          </w:p>
        </w:tc>
        <w:tc>
          <w:tcPr>
            <w:tcW w:w="4251" w:type="dxa"/>
          </w:tcPr>
          <w:p w14:paraId="00E4F729"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Diễn giải</w:t>
            </w:r>
          </w:p>
        </w:tc>
      </w:tr>
      <w:tr w:rsidR="00562A29" w:rsidRPr="00534549" w14:paraId="6C5F0625" w14:textId="77777777" w:rsidTr="00627EF8">
        <w:tc>
          <w:tcPr>
            <w:tcW w:w="1615" w:type="dxa"/>
          </w:tcPr>
          <w:p w14:paraId="4335DFEB" w14:textId="216A4A00" w:rsidR="00562A29" w:rsidRPr="00534549" w:rsidRDefault="00381F04" w:rsidP="00453D25">
            <w:pPr>
              <w:tabs>
                <w:tab w:val="left" w:pos="1162"/>
              </w:tabs>
              <w:ind w:firstLine="0"/>
              <w:rPr>
                <w:rFonts w:cs="Times New Roman"/>
                <w:noProof/>
                <w:lang w:val="vi-VN"/>
              </w:rPr>
            </w:pPr>
            <w:ins w:id="173" w:author="NGUYỄN ĐỨC KẾ" w:date="2017-05-18T17:33:00Z">
              <w:r w:rsidRPr="00534549">
                <w:rPr>
                  <w:rFonts w:cs="Times New Roman"/>
                  <w:noProof/>
                  <w:lang w:val="vi-VN"/>
                </w:rPr>
                <w:t>MaHD</w:t>
              </w:r>
            </w:ins>
          </w:p>
        </w:tc>
        <w:tc>
          <w:tcPr>
            <w:tcW w:w="1620" w:type="dxa"/>
          </w:tcPr>
          <w:p w14:paraId="04DC1C28" w14:textId="4DCB5F47" w:rsidR="00562A29" w:rsidRPr="00534549" w:rsidRDefault="00381F04" w:rsidP="00453D25">
            <w:pPr>
              <w:tabs>
                <w:tab w:val="left" w:pos="1162"/>
              </w:tabs>
              <w:ind w:firstLine="0"/>
              <w:rPr>
                <w:rFonts w:cs="Times New Roman"/>
                <w:noProof/>
                <w:lang w:val="vi-VN"/>
              </w:rPr>
            </w:pPr>
            <w:r w:rsidRPr="00534549">
              <w:rPr>
                <w:rFonts w:cs="Times New Roman"/>
                <w:noProof/>
                <w:lang w:val="vi-VN"/>
              </w:rPr>
              <w:t>int</w:t>
            </w:r>
          </w:p>
        </w:tc>
        <w:tc>
          <w:tcPr>
            <w:tcW w:w="1530" w:type="dxa"/>
          </w:tcPr>
          <w:p w14:paraId="0B30DF96" w14:textId="3D912A1F" w:rsidR="00562A29" w:rsidRPr="00534549" w:rsidRDefault="00381F04" w:rsidP="00453D25">
            <w:pPr>
              <w:tabs>
                <w:tab w:val="left" w:pos="1162"/>
              </w:tabs>
              <w:ind w:firstLine="0"/>
              <w:rPr>
                <w:rFonts w:cs="Times New Roman"/>
                <w:noProof/>
                <w:lang w:val="vi-VN"/>
              </w:rPr>
            </w:pPr>
            <w:r w:rsidRPr="00534549">
              <w:rPr>
                <w:rFonts w:cs="Times New Roman"/>
                <w:noProof/>
                <w:lang w:val="vi-VN"/>
              </w:rPr>
              <w:t>Số nguyên</w:t>
            </w:r>
          </w:p>
        </w:tc>
        <w:tc>
          <w:tcPr>
            <w:tcW w:w="4251" w:type="dxa"/>
          </w:tcPr>
          <w:p w14:paraId="6CFE21AE" w14:textId="7E6AD498" w:rsidR="00562A29" w:rsidRPr="00534549" w:rsidRDefault="00381F04" w:rsidP="00453D25">
            <w:pPr>
              <w:tabs>
                <w:tab w:val="left" w:pos="1162"/>
              </w:tabs>
              <w:ind w:firstLine="0"/>
              <w:rPr>
                <w:rFonts w:cs="Times New Roman"/>
                <w:noProof/>
                <w:lang w:val="vi-VN"/>
              </w:rPr>
            </w:pPr>
            <w:r w:rsidRPr="00534549">
              <w:rPr>
                <w:rFonts w:cs="Times New Roman"/>
                <w:noProof/>
                <w:lang w:val="vi-VN"/>
              </w:rPr>
              <w:t>Mỗi Hóa đơn có duy nhất một mã số theo thứ tự trong dãy số nguyên</w:t>
            </w:r>
          </w:p>
        </w:tc>
      </w:tr>
      <w:tr w:rsidR="00562A29" w:rsidRPr="00534549" w14:paraId="654C2FE5" w14:textId="77777777" w:rsidTr="00627EF8">
        <w:tc>
          <w:tcPr>
            <w:tcW w:w="1615" w:type="dxa"/>
          </w:tcPr>
          <w:p w14:paraId="147BB60D" w14:textId="69774BD9" w:rsidR="00562A29" w:rsidRPr="00534549" w:rsidRDefault="00381F04" w:rsidP="00453D25">
            <w:pPr>
              <w:tabs>
                <w:tab w:val="left" w:pos="1162"/>
              </w:tabs>
              <w:ind w:firstLine="0"/>
              <w:rPr>
                <w:rFonts w:cs="Times New Roman"/>
                <w:noProof/>
                <w:lang w:val="vi-VN"/>
              </w:rPr>
            </w:pPr>
            <w:ins w:id="174" w:author="NGUYỄN ĐỨC KẾ" w:date="2017-05-18T17:33:00Z">
              <w:r w:rsidRPr="00534549">
                <w:rPr>
                  <w:rFonts w:cs="Times New Roman"/>
                  <w:noProof/>
                  <w:lang w:val="vi-VN"/>
                </w:rPr>
                <w:t>NgayBan</w:t>
              </w:r>
            </w:ins>
          </w:p>
        </w:tc>
        <w:tc>
          <w:tcPr>
            <w:tcW w:w="1620" w:type="dxa"/>
          </w:tcPr>
          <w:p w14:paraId="6903C6E5" w14:textId="40279B96" w:rsidR="00562A29" w:rsidRPr="00534549" w:rsidRDefault="00381F04" w:rsidP="00453D25">
            <w:pPr>
              <w:tabs>
                <w:tab w:val="left" w:pos="1162"/>
              </w:tabs>
              <w:ind w:firstLine="0"/>
              <w:rPr>
                <w:rFonts w:cs="Times New Roman"/>
                <w:noProof/>
                <w:lang w:val="vi-VN"/>
              </w:rPr>
            </w:pPr>
            <w:r w:rsidRPr="00534549">
              <w:rPr>
                <w:rFonts w:cs="Times New Roman"/>
                <w:noProof/>
                <w:lang w:val="vi-VN"/>
              </w:rPr>
              <w:t>datetime</w:t>
            </w:r>
          </w:p>
        </w:tc>
        <w:tc>
          <w:tcPr>
            <w:tcW w:w="1530" w:type="dxa"/>
          </w:tcPr>
          <w:p w14:paraId="50F2258B" w14:textId="70384A6D" w:rsidR="00562A29" w:rsidRPr="00534549" w:rsidRDefault="00381F04" w:rsidP="00453D25">
            <w:pPr>
              <w:tabs>
                <w:tab w:val="left" w:pos="1162"/>
              </w:tabs>
              <w:ind w:firstLine="0"/>
              <w:rPr>
                <w:rFonts w:cs="Times New Roman"/>
                <w:noProof/>
                <w:lang w:val="vi-VN"/>
              </w:rPr>
            </w:pPr>
            <w:r w:rsidRPr="00534549">
              <w:rPr>
                <w:rFonts w:cs="Times New Roman"/>
                <w:noProof/>
                <w:lang w:val="vi-VN"/>
              </w:rPr>
              <w:t>Ngày tháng năm</w:t>
            </w:r>
          </w:p>
        </w:tc>
        <w:tc>
          <w:tcPr>
            <w:tcW w:w="4251" w:type="dxa"/>
          </w:tcPr>
          <w:p w14:paraId="749723FA" w14:textId="78DB960B" w:rsidR="00562A29" w:rsidRPr="00534549" w:rsidRDefault="00381F04" w:rsidP="00453D25">
            <w:pPr>
              <w:tabs>
                <w:tab w:val="left" w:pos="1162"/>
              </w:tabs>
              <w:ind w:firstLine="0"/>
              <w:rPr>
                <w:rFonts w:cs="Times New Roman"/>
                <w:noProof/>
                <w:lang w:val="vi-VN"/>
              </w:rPr>
            </w:pPr>
            <w:r w:rsidRPr="00534549">
              <w:rPr>
                <w:rFonts w:cs="Times New Roman"/>
                <w:noProof/>
                <w:lang w:val="vi-VN"/>
              </w:rPr>
              <w:t>Mỗi Hóa đơn có một ngày xuất nhất định.</w:t>
            </w:r>
          </w:p>
        </w:tc>
      </w:tr>
      <w:tr w:rsidR="00562A29" w:rsidRPr="00534549" w14:paraId="76BF8138" w14:textId="77777777" w:rsidTr="00627EF8">
        <w:tc>
          <w:tcPr>
            <w:tcW w:w="1615" w:type="dxa"/>
          </w:tcPr>
          <w:p w14:paraId="36D64A9F" w14:textId="43B870C0" w:rsidR="00562A29" w:rsidRPr="00534549" w:rsidRDefault="00381F04" w:rsidP="00453D25">
            <w:pPr>
              <w:tabs>
                <w:tab w:val="left" w:pos="1162"/>
              </w:tabs>
              <w:ind w:firstLine="0"/>
              <w:rPr>
                <w:rFonts w:cs="Times New Roman"/>
                <w:noProof/>
                <w:lang w:val="vi-VN"/>
              </w:rPr>
            </w:pPr>
            <w:ins w:id="175" w:author="NGUYỄN ĐỨC KẾ" w:date="2017-05-18T17:33:00Z">
              <w:r w:rsidRPr="00534549">
                <w:rPr>
                  <w:rFonts w:cs="Times New Roman"/>
                  <w:noProof/>
                  <w:lang w:val="vi-VN"/>
                </w:rPr>
                <w:t>TienThuoc</w:t>
              </w:r>
            </w:ins>
          </w:p>
        </w:tc>
        <w:tc>
          <w:tcPr>
            <w:tcW w:w="1620" w:type="dxa"/>
          </w:tcPr>
          <w:p w14:paraId="55F974DA" w14:textId="6BA87B05" w:rsidR="00562A29" w:rsidRPr="00534549" w:rsidRDefault="00381F04" w:rsidP="00453D25">
            <w:pPr>
              <w:tabs>
                <w:tab w:val="left" w:pos="1162"/>
              </w:tabs>
              <w:ind w:firstLine="0"/>
              <w:rPr>
                <w:rFonts w:cs="Times New Roman"/>
                <w:noProof/>
                <w:lang w:val="vi-VN"/>
              </w:rPr>
            </w:pPr>
            <w:r w:rsidRPr="00534549">
              <w:rPr>
                <w:rFonts w:cs="Times New Roman"/>
                <w:noProof/>
                <w:lang w:val="vi-VN"/>
              </w:rPr>
              <w:t>int</w:t>
            </w:r>
          </w:p>
        </w:tc>
        <w:tc>
          <w:tcPr>
            <w:tcW w:w="1530" w:type="dxa"/>
          </w:tcPr>
          <w:p w14:paraId="5E04A6C9" w14:textId="009AA913" w:rsidR="00562A29" w:rsidRPr="00534549" w:rsidRDefault="00381F04" w:rsidP="00453D25">
            <w:pPr>
              <w:tabs>
                <w:tab w:val="left" w:pos="1162"/>
              </w:tabs>
              <w:ind w:firstLine="0"/>
              <w:rPr>
                <w:rFonts w:cs="Times New Roman"/>
                <w:noProof/>
                <w:lang w:val="vi-VN"/>
              </w:rPr>
            </w:pPr>
            <w:r w:rsidRPr="00534549">
              <w:rPr>
                <w:rFonts w:cs="Times New Roman"/>
                <w:noProof/>
                <w:lang w:val="vi-VN"/>
              </w:rPr>
              <w:t>Số nguyên</w:t>
            </w:r>
          </w:p>
        </w:tc>
        <w:tc>
          <w:tcPr>
            <w:tcW w:w="4251" w:type="dxa"/>
          </w:tcPr>
          <w:p w14:paraId="737F53D1" w14:textId="31026640" w:rsidR="00562A29" w:rsidRPr="00534549" w:rsidRDefault="00381F04" w:rsidP="00453D25">
            <w:pPr>
              <w:tabs>
                <w:tab w:val="left" w:pos="1162"/>
              </w:tabs>
              <w:ind w:firstLine="0"/>
              <w:rPr>
                <w:rFonts w:cs="Times New Roman"/>
                <w:noProof/>
                <w:lang w:val="vi-VN"/>
              </w:rPr>
            </w:pPr>
            <w:r w:rsidRPr="00534549">
              <w:rPr>
                <w:rFonts w:cs="Times New Roman"/>
                <w:noProof/>
                <w:lang w:val="vi-VN"/>
              </w:rPr>
              <w:t>Mỗi Hóa đơn có số tiền mua thuốc nhất định</w:t>
            </w:r>
          </w:p>
        </w:tc>
      </w:tr>
      <w:tr w:rsidR="00562A29" w:rsidRPr="00534549" w14:paraId="341875D7" w14:textId="77777777" w:rsidTr="00627EF8">
        <w:tc>
          <w:tcPr>
            <w:tcW w:w="1615" w:type="dxa"/>
          </w:tcPr>
          <w:p w14:paraId="2BCD2AC5" w14:textId="4EC2D371" w:rsidR="00562A29" w:rsidRPr="00534549" w:rsidRDefault="00381F04" w:rsidP="00453D25">
            <w:pPr>
              <w:tabs>
                <w:tab w:val="left" w:pos="1162"/>
              </w:tabs>
              <w:ind w:firstLine="0"/>
              <w:rPr>
                <w:rFonts w:cs="Times New Roman"/>
                <w:noProof/>
                <w:lang w:val="vi-VN"/>
              </w:rPr>
            </w:pPr>
            <w:ins w:id="176" w:author="NGUYỄN ĐỨC KẾ" w:date="2017-05-18T17:33:00Z">
              <w:r w:rsidRPr="00534549">
                <w:rPr>
                  <w:rFonts w:cs="Times New Roman"/>
                  <w:noProof/>
                  <w:lang w:val="vi-VN"/>
                </w:rPr>
                <w:t>TienKham</w:t>
              </w:r>
            </w:ins>
          </w:p>
        </w:tc>
        <w:tc>
          <w:tcPr>
            <w:tcW w:w="1620" w:type="dxa"/>
          </w:tcPr>
          <w:p w14:paraId="78EE90EB" w14:textId="46C05461" w:rsidR="00562A29" w:rsidRPr="00534549" w:rsidRDefault="00381F04" w:rsidP="00453D25">
            <w:pPr>
              <w:tabs>
                <w:tab w:val="left" w:pos="1162"/>
              </w:tabs>
              <w:ind w:firstLine="0"/>
              <w:rPr>
                <w:rFonts w:cs="Times New Roman"/>
                <w:noProof/>
                <w:lang w:val="vi-VN"/>
              </w:rPr>
            </w:pPr>
            <w:r w:rsidRPr="00534549">
              <w:rPr>
                <w:rFonts w:cs="Times New Roman"/>
                <w:noProof/>
                <w:lang w:val="vi-VN"/>
              </w:rPr>
              <w:t>int</w:t>
            </w:r>
          </w:p>
        </w:tc>
        <w:tc>
          <w:tcPr>
            <w:tcW w:w="1530" w:type="dxa"/>
          </w:tcPr>
          <w:p w14:paraId="733A80E7" w14:textId="353C1D5D" w:rsidR="00562A29" w:rsidRPr="00534549" w:rsidRDefault="00381F04" w:rsidP="00453D25">
            <w:pPr>
              <w:tabs>
                <w:tab w:val="left" w:pos="1162"/>
              </w:tabs>
              <w:ind w:firstLine="0"/>
              <w:rPr>
                <w:rFonts w:cs="Times New Roman"/>
                <w:noProof/>
                <w:lang w:val="vi-VN"/>
              </w:rPr>
            </w:pPr>
            <w:r w:rsidRPr="00534549">
              <w:rPr>
                <w:rFonts w:cs="Times New Roman"/>
                <w:noProof/>
                <w:lang w:val="vi-VN"/>
              </w:rPr>
              <w:t>Số nguyên</w:t>
            </w:r>
          </w:p>
        </w:tc>
        <w:tc>
          <w:tcPr>
            <w:tcW w:w="4251" w:type="dxa"/>
          </w:tcPr>
          <w:p w14:paraId="26700FBC" w14:textId="6C8035BE" w:rsidR="00562A29" w:rsidRPr="00534549" w:rsidRDefault="00381F04" w:rsidP="00453D25">
            <w:pPr>
              <w:tabs>
                <w:tab w:val="left" w:pos="1162"/>
              </w:tabs>
              <w:ind w:firstLine="0"/>
              <w:rPr>
                <w:rFonts w:cs="Times New Roman"/>
                <w:noProof/>
                <w:lang w:val="vi-VN"/>
              </w:rPr>
            </w:pPr>
            <w:r w:rsidRPr="00534549">
              <w:rPr>
                <w:rFonts w:cs="Times New Roman"/>
                <w:noProof/>
                <w:lang w:val="vi-VN"/>
              </w:rPr>
              <w:t>Mỗi Hóa đơn có số tiền khám nhất định</w:t>
            </w:r>
          </w:p>
        </w:tc>
      </w:tr>
      <w:tr w:rsidR="00562A29" w:rsidRPr="00534549" w14:paraId="58304E86" w14:textId="77777777" w:rsidTr="00627EF8">
        <w:tc>
          <w:tcPr>
            <w:tcW w:w="1615" w:type="dxa"/>
          </w:tcPr>
          <w:p w14:paraId="296D8B14" w14:textId="4AA2B3EB" w:rsidR="00562A29" w:rsidRPr="00534549" w:rsidRDefault="00381F04" w:rsidP="00453D25">
            <w:pPr>
              <w:tabs>
                <w:tab w:val="left" w:pos="1162"/>
              </w:tabs>
              <w:ind w:firstLine="0"/>
              <w:rPr>
                <w:rFonts w:cs="Times New Roman"/>
                <w:noProof/>
                <w:lang w:val="vi-VN"/>
              </w:rPr>
            </w:pPr>
            <w:ins w:id="177" w:author="NGUYỄN ĐỨC KẾ" w:date="2017-05-18T17:33:00Z">
              <w:r w:rsidRPr="00534549">
                <w:rPr>
                  <w:rFonts w:cs="Times New Roman"/>
                  <w:noProof/>
                  <w:lang w:val="vi-VN"/>
                </w:rPr>
                <w:t>MaPK</w:t>
              </w:r>
            </w:ins>
          </w:p>
        </w:tc>
        <w:tc>
          <w:tcPr>
            <w:tcW w:w="1620" w:type="dxa"/>
          </w:tcPr>
          <w:p w14:paraId="6A7D4D2A" w14:textId="1BAD7523" w:rsidR="00562A29" w:rsidRPr="00534549" w:rsidRDefault="00381F04" w:rsidP="00453D25">
            <w:pPr>
              <w:tabs>
                <w:tab w:val="left" w:pos="1162"/>
              </w:tabs>
              <w:ind w:firstLine="0"/>
              <w:rPr>
                <w:rFonts w:cs="Times New Roman"/>
                <w:noProof/>
                <w:lang w:val="vi-VN"/>
              </w:rPr>
            </w:pPr>
            <w:r w:rsidRPr="00534549">
              <w:rPr>
                <w:rFonts w:cs="Times New Roman"/>
                <w:noProof/>
                <w:lang w:val="vi-VN"/>
              </w:rPr>
              <w:t>int</w:t>
            </w:r>
          </w:p>
        </w:tc>
        <w:tc>
          <w:tcPr>
            <w:tcW w:w="1530" w:type="dxa"/>
          </w:tcPr>
          <w:p w14:paraId="6406285C" w14:textId="4AFABD59" w:rsidR="00562A29" w:rsidRPr="00534549" w:rsidRDefault="00381F04" w:rsidP="00453D25">
            <w:pPr>
              <w:tabs>
                <w:tab w:val="left" w:pos="1162"/>
              </w:tabs>
              <w:ind w:firstLine="0"/>
              <w:rPr>
                <w:rFonts w:cs="Times New Roman"/>
                <w:noProof/>
                <w:lang w:val="vi-VN"/>
              </w:rPr>
            </w:pPr>
            <w:r w:rsidRPr="00534549">
              <w:rPr>
                <w:rFonts w:cs="Times New Roman"/>
                <w:noProof/>
                <w:lang w:val="vi-VN"/>
              </w:rPr>
              <w:t>Số nguyên</w:t>
            </w:r>
          </w:p>
        </w:tc>
        <w:tc>
          <w:tcPr>
            <w:tcW w:w="4251" w:type="dxa"/>
          </w:tcPr>
          <w:p w14:paraId="5B474509" w14:textId="5CBE0258" w:rsidR="00562A29" w:rsidRPr="00534549" w:rsidRDefault="00381F04" w:rsidP="00453D25">
            <w:pPr>
              <w:tabs>
                <w:tab w:val="left" w:pos="1162"/>
              </w:tabs>
              <w:ind w:firstLine="0"/>
              <w:rPr>
                <w:rFonts w:cs="Times New Roman"/>
                <w:noProof/>
                <w:lang w:val="vi-VN"/>
              </w:rPr>
            </w:pPr>
            <w:r w:rsidRPr="00534549">
              <w:rPr>
                <w:rFonts w:cs="Times New Roman"/>
                <w:noProof/>
                <w:lang w:val="vi-VN"/>
              </w:rPr>
              <w:t>Mỗi phiếu khám có duy nhất một mã số theo thứ tự trong dãy số nguyên.</w:t>
            </w:r>
          </w:p>
        </w:tc>
      </w:tr>
    </w:tbl>
    <w:p w14:paraId="25AE57FE" w14:textId="77777777" w:rsidR="000E1002" w:rsidRPr="00534549" w:rsidRDefault="000E1002" w:rsidP="001619B2">
      <w:pPr>
        <w:rPr>
          <w:ins w:id="178" w:author="NGUYỄN ĐỨC KẾ" w:date="2017-05-18T17:33:00Z"/>
          <w:rFonts w:cs="Times New Roman"/>
          <w:noProof/>
          <w:lang w:val="vi-VN"/>
        </w:rPr>
      </w:pPr>
    </w:p>
    <w:p w14:paraId="694D65FD" w14:textId="1449C3BF" w:rsidR="000E1002" w:rsidRPr="00534549" w:rsidRDefault="00D4387C" w:rsidP="00D4387C">
      <w:pPr>
        <w:pStyle w:val="ListParagraph"/>
        <w:numPr>
          <w:ilvl w:val="0"/>
          <w:numId w:val="23"/>
        </w:numPr>
        <w:rPr>
          <w:rFonts w:cs="Times New Roman"/>
          <w:noProof/>
          <w:lang w:val="vi-VN"/>
        </w:rPr>
      </w:pPr>
      <w:r w:rsidRPr="00534549">
        <w:rPr>
          <w:rFonts w:cs="Times New Roman"/>
          <w:b/>
          <w:noProof/>
          <w:lang w:val="vi-VN"/>
        </w:rPr>
        <w:t>Bảng</w:t>
      </w:r>
      <w:ins w:id="179" w:author="NGUYỄN ĐỨC KẾ" w:date="2017-05-18T17:33:00Z">
        <w:r w:rsidR="000E1002" w:rsidRPr="00534549">
          <w:rPr>
            <w:rFonts w:cs="Times New Roman"/>
            <w:noProof/>
            <w:lang w:val="vi-VN"/>
          </w:rPr>
          <w:t xml:space="preserve"> </w:t>
        </w:r>
        <w:r w:rsidR="000E1002" w:rsidRPr="00534549">
          <w:rPr>
            <w:rFonts w:cs="Times New Roman"/>
            <w:b/>
            <w:noProof/>
            <w:lang w:val="vi-VN"/>
          </w:rPr>
          <w:t>Chi Tiết Toa Thuốc</w:t>
        </w:r>
        <w:r w:rsidR="000E1002" w:rsidRPr="00534549">
          <w:rPr>
            <w:rFonts w:cs="Times New Roman"/>
            <w:noProof/>
            <w:lang w:val="vi-VN"/>
          </w:rPr>
          <w:t xml:space="preserve">:  </w:t>
        </w:r>
      </w:ins>
    </w:p>
    <w:tbl>
      <w:tblPr>
        <w:tblStyle w:val="TableGrid"/>
        <w:tblW w:w="0" w:type="auto"/>
        <w:tblLook w:val="04A0" w:firstRow="1" w:lastRow="0" w:firstColumn="1" w:lastColumn="0" w:noHBand="0" w:noVBand="1"/>
      </w:tblPr>
      <w:tblGrid>
        <w:gridCol w:w="1427"/>
        <w:gridCol w:w="1808"/>
        <w:gridCol w:w="1551"/>
        <w:gridCol w:w="4230"/>
      </w:tblGrid>
      <w:tr w:rsidR="00562A29" w:rsidRPr="00534549" w14:paraId="1CBA7E53" w14:textId="77777777" w:rsidTr="00627EF8">
        <w:tc>
          <w:tcPr>
            <w:tcW w:w="1427" w:type="dxa"/>
          </w:tcPr>
          <w:p w14:paraId="4F5C4635"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Thuộc tính</w:t>
            </w:r>
          </w:p>
        </w:tc>
        <w:tc>
          <w:tcPr>
            <w:tcW w:w="1808" w:type="dxa"/>
          </w:tcPr>
          <w:p w14:paraId="21FE3520"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Kiểu dữ liệu</w:t>
            </w:r>
          </w:p>
        </w:tc>
        <w:tc>
          <w:tcPr>
            <w:tcW w:w="1551" w:type="dxa"/>
          </w:tcPr>
          <w:p w14:paraId="3048C63F"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Miền giá trị</w:t>
            </w:r>
          </w:p>
        </w:tc>
        <w:tc>
          <w:tcPr>
            <w:tcW w:w="4230" w:type="dxa"/>
          </w:tcPr>
          <w:p w14:paraId="72EA2C82" w14:textId="77777777" w:rsidR="00562A29" w:rsidRPr="00534549" w:rsidRDefault="00562A29" w:rsidP="00453D25">
            <w:pPr>
              <w:tabs>
                <w:tab w:val="left" w:pos="1162"/>
              </w:tabs>
              <w:ind w:firstLine="0"/>
              <w:rPr>
                <w:rFonts w:cs="Times New Roman"/>
                <w:b/>
                <w:noProof/>
                <w:lang w:val="vi-VN"/>
              </w:rPr>
            </w:pPr>
            <w:r w:rsidRPr="00534549">
              <w:rPr>
                <w:rFonts w:cs="Times New Roman"/>
                <w:b/>
                <w:noProof/>
                <w:lang w:val="vi-VN"/>
              </w:rPr>
              <w:t>Diễn giải</w:t>
            </w:r>
          </w:p>
        </w:tc>
      </w:tr>
      <w:tr w:rsidR="00562A29" w:rsidRPr="00534549" w14:paraId="0BD9107A" w14:textId="77777777" w:rsidTr="00627EF8">
        <w:tc>
          <w:tcPr>
            <w:tcW w:w="1427" w:type="dxa"/>
          </w:tcPr>
          <w:p w14:paraId="398CFCCF" w14:textId="093A2BF7" w:rsidR="00562A29" w:rsidRPr="00534549" w:rsidRDefault="0094464D" w:rsidP="00453D25">
            <w:pPr>
              <w:tabs>
                <w:tab w:val="left" w:pos="1162"/>
              </w:tabs>
              <w:ind w:firstLine="0"/>
              <w:rPr>
                <w:rFonts w:cs="Times New Roman"/>
                <w:noProof/>
                <w:lang w:val="vi-VN"/>
              </w:rPr>
            </w:pPr>
            <w:ins w:id="180" w:author="NGUYỄN ĐỨC KẾ" w:date="2017-05-18T17:33:00Z">
              <w:r w:rsidRPr="00534549">
                <w:rPr>
                  <w:rFonts w:cs="Times New Roman"/>
                  <w:noProof/>
                  <w:lang w:val="vi-VN"/>
                </w:rPr>
                <w:t>MaPK</w:t>
              </w:r>
            </w:ins>
          </w:p>
        </w:tc>
        <w:tc>
          <w:tcPr>
            <w:tcW w:w="1808" w:type="dxa"/>
          </w:tcPr>
          <w:p w14:paraId="70CB760D" w14:textId="2304B77D" w:rsidR="00562A29" w:rsidRPr="00534549" w:rsidRDefault="0094464D" w:rsidP="00453D25">
            <w:pPr>
              <w:tabs>
                <w:tab w:val="left" w:pos="1162"/>
              </w:tabs>
              <w:ind w:firstLine="0"/>
              <w:rPr>
                <w:rFonts w:cs="Times New Roman"/>
                <w:noProof/>
                <w:lang w:val="vi-VN"/>
              </w:rPr>
            </w:pPr>
            <w:r w:rsidRPr="00534549">
              <w:rPr>
                <w:rFonts w:cs="Times New Roman"/>
                <w:noProof/>
                <w:lang w:val="vi-VN"/>
              </w:rPr>
              <w:t>int</w:t>
            </w:r>
          </w:p>
        </w:tc>
        <w:tc>
          <w:tcPr>
            <w:tcW w:w="1551" w:type="dxa"/>
          </w:tcPr>
          <w:p w14:paraId="487CBD4B" w14:textId="67DB7826" w:rsidR="00562A29" w:rsidRPr="00534549" w:rsidRDefault="0094464D" w:rsidP="00453D25">
            <w:pPr>
              <w:tabs>
                <w:tab w:val="left" w:pos="1162"/>
              </w:tabs>
              <w:ind w:firstLine="0"/>
              <w:rPr>
                <w:rFonts w:cs="Times New Roman"/>
                <w:noProof/>
                <w:lang w:val="vi-VN"/>
              </w:rPr>
            </w:pPr>
            <w:r w:rsidRPr="00534549">
              <w:rPr>
                <w:rFonts w:cs="Times New Roman"/>
                <w:noProof/>
                <w:lang w:val="vi-VN"/>
              </w:rPr>
              <w:t>Số nguyên</w:t>
            </w:r>
          </w:p>
        </w:tc>
        <w:tc>
          <w:tcPr>
            <w:tcW w:w="4230" w:type="dxa"/>
          </w:tcPr>
          <w:p w14:paraId="7476C7BA" w14:textId="5FDA159E" w:rsidR="00562A29" w:rsidRPr="00534549" w:rsidRDefault="0094464D" w:rsidP="00453D25">
            <w:pPr>
              <w:tabs>
                <w:tab w:val="left" w:pos="1162"/>
              </w:tabs>
              <w:ind w:firstLine="0"/>
              <w:rPr>
                <w:rFonts w:cs="Times New Roman"/>
                <w:noProof/>
                <w:lang w:val="vi-VN"/>
              </w:rPr>
            </w:pPr>
            <w:r w:rsidRPr="00534549">
              <w:rPr>
                <w:rFonts w:cs="Times New Roman"/>
                <w:noProof/>
                <w:lang w:val="vi-VN"/>
              </w:rPr>
              <w:t>Mỗi Toa thuốc có duy nhất một mã số theo thứ tự trong dãy số nguyên.</w:t>
            </w:r>
          </w:p>
        </w:tc>
      </w:tr>
      <w:tr w:rsidR="00562A29" w:rsidRPr="00534549" w14:paraId="65303A26" w14:textId="77777777" w:rsidTr="00627EF8">
        <w:tc>
          <w:tcPr>
            <w:tcW w:w="1427" w:type="dxa"/>
          </w:tcPr>
          <w:p w14:paraId="2159CCFF" w14:textId="6E44D29A" w:rsidR="00562A29" w:rsidRPr="00534549" w:rsidRDefault="0094464D" w:rsidP="00453D25">
            <w:pPr>
              <w:tabs>
                <w:tab w:val="left" w:pos="1162"/>
              </w:tabs>
              <w:ind w:firstLine="0"/>
              <w:rPr>
                <w:rFonts w:cs="Times New Roman"/>
                <w:noProof/>
                <w:lang w:val="vi-VN"/>
              </w:rPr>
            </w:pPr>
            <w:ins w:id="181" w:author="NGUYỄN ĐỨC KẾ" w:date="2017-05-18T17:33:00Z">
              <w:r w:rsidRPr="00534549">
                <w:rPr>
                  <w:rFonts w:cs="Times New Roman"/>
                  <w:noProof/>
                  <w:lang w:val="vi-VN"/>
                </w:rPr>
                <w:t>TenThuoc</w:t>
              </w:r>
            </w:ins>
          </w:p>
        </w:tc>
        <w:tc>
          <w:tcPr>
            <w:tcW w:w="1808" w:type="dxa"/>
          </w:tcPr>
          <w:p w14:paraId="0D1A20B7" w14:textId="66B54E0C" w:rsidR="00562A29" w:rsidRPr="00534549" w:rsidRDefault="0094464D" w:rsidP="00453D25">
            <w:pPr>
              <w:tabs>
                <w:tab w:val="left" w:pos="1162"/>
              </w:tabs>
              <w:ind w:firstLine="0"/>
              <w:rPr>
                <w:rFonts w:cs="Times New Roman"/>
                <w:noProof/>
                <w:lang w:val="vi-VN"/>
              </w:rPr>
            </w:pPr>
            <w:r w:rsidRPr="00534549">
              <w:rPr>
                <w:rFonts w:cs="Times New Roman"/>
                <w:noProof/>
                <w:lang w:val="vi-VN"/>
              </w:rPr>
              <w:t>int</w:t>
            </w:r>
          </w:p>
        </w:tc>
        <w:tc>
          <w:tcPr>
            <w:tcW w:w="1551" w:type="dxa"/>
          </w:tcPr>
          <w:p w14:paraId="3E65CA4C" w14:textId="0ABB8D9E" w:rsidR="00562A29" w:rsidRPr="00534549" w:rsidRDefault="0094464D" w:rsidP="00453D25">
            <w:pPr>
              <w:tabs>
                <w:tab w:val="left" w:pos="1162"/>
              </w:tabs>
              <w:ind w:firstLine="0"/>
              <w:rPr>
                <w:rFonts w:cs="Times New Roman"/>
                <w:noProof/>
                <w:lang w:val="vi-VN"/>
              </w:rPr>
            </w:pPr>
            <w:r w:rsidRPr="00534549">
              <w:rPr>
                <w:rFonts w:cs="Times New Roman"/>
                <w:noProof/>
                <w:lang w:val="vi-VN"/>
              </w:rPr>
              <w:t>Số nguyên</w:t>
            </w:r>
          </w:p>
        </w:tc>
        <w:tc>
          <w:tcPr>
            <w:tcW w:w="4230" w:type="dxa"/>
          </w:tcPr>
          <w:p w14:paraId="620E99D4" w14:textId="43882DC5" w:rsidR="00562A29" w:rsidRPr="00534549" w:rsidRDefault="0094464D" w:rsidP="00453D25">
            <w:pPr>
              <w:tabs>
                <w:tab w:val="left" w:pos="1162"/>
              </w:tabs>
              <w:ind w:firstLine="0"/>
              <w:rPr>
                <w:rFonts w:cs="Times New Roman"/>
                <w:noProof/>
                <w:lang w:val="vi-VN"/>
              </w:rPr>
            </w:pPr>
            <w:r w:rsidRPr="00534549">
              <w:rPr>
                <w:rFonts w:cs="Times New Roman"/>
                <w:noProof/>
                <w:lang w:val="vi-VN"/>
              </w:rPr>
              <w:t>Mỗi Toa thuốc có những mã thuốc nhất định.</w:t>
            </w:r>
          </w:p>
        </w:tc>
      </w:tr>
      <w:tr w:rsidR="00562A29" w:rsidRPr="00534549" w14:paraId="0C78BEE5" w14:textId="77777777" w:rsidTr="00627EF8">
        <w:tc>
          <w:tcPr>
            <w:tcW w:w="1427" w:type="dxa"/>
          </w:tcPr>
          <w:p w14:paraId="06339F5F" w14:textId="412980E9" w:rsidR="00562A29" w:rsidRPr="00534549" w:rsidRDefault="0094464D" w:rsidP="00453D25">
            <w:pPr>
              <w:tabs>
                <w:tab w:val="left" w:pos="1162"/>
              </w:tabs>
              <w:ind w:firstLine="0"/>
              <w:rPr>
                <w:rFonts w:cs="Times New Roman"/>
                <w:noProof/>
                <w:lang w:val="vi-VN"/>
              </w:rPr>
            </w:pPr>
            <w:ins w:id="182" w:author="NGUYỄN ĐỨC KẾ" w:date="2017-05-18T17:33:00Z">
              <w:r w:rsidRPr="00534549">
                <w:rPr>
                  <w:rFonts w:cs="Times New Roman"/>
                  <w:noProof/>
                  <w:lang w:val="vi-VN"/>
                </w:rPr>
                <w:t>SoLuong</w:t>
              </w:r>
            </w:ins>
          </w:p>
        </w:tc>
        <w:tc>
          <w:tcPr>
            <w:tcW w:w="1808" w:type="dxa"/>
          </w:tcPr>
          <w:p w14:paraId="0575B1A5" w14:textId="01A4F591" w:rsidR="00562A29" w:rsidRPr="00534549" w:rsidRDefault="0094464D" w:rsidP="00453D25">
            <w:pPr>
              <w:tabs>
                <w:tab w:val="left" w:pos="1162"/>
              </w:tabs>
              <w:ind w:firstLine="0"/>
              <w:rPr>
                <w:rFonts w:cs="Times New Roman"/>
                <w:noProof/>
                <w:lang w:val="vi-VN"/>
              </w:rPr>
            </w:pPr>
            <w:r w:rsidRPr="00534549">
              <w:rPr>
                <w:rFonts w:cs="Times New Roman"/>
                <w:noProof/>
                <w:lang w:val="vi-VN"/>
              </w:rPr>
              <w:t>int</w:t>
            </w:r>
          </w:p>
        </w:tc>
        <w:tc>
          <w:tcPr>
            <w:tcW w:w="1551" w:type="dxa"/>
          </w:tcPr>
          <w:p w14:paraId="0F2CA7EA" w14:textId="7F6EFAF4" w:rsidR="00562A29" w:rsidRPr="00534549" w:rsidRDefault="0094464D" w:rsidP="00453D25">
            <w:pPr>
              <w:tabs>
                <w:tab w:val="left" w:pos="1162"/>
              </w:tabs>
              <w:ind w:firstLine="0"/>
              <w:rPr>
                <w:rFonts w:cs="Times New Roman"/>
                <w:noProof/>
                <w:lang w:val="vi-VN"/>
              </w:rPr>
            </w:pPr>
            <w:r w:rsidRPr="00534549">
              <w:rPr>
                <w:rFonts w:cs="Times New Roman"/>
                <w:noProof/>
                <w:lang w:val="vi-VN"/>
              </w:rPr>
              <w:t>Số nguyên</w:t>
            </w:r>
          </w:p>
        </w:tc>
        <w:tc>
          <w:tcPr>
            <w:tcW w:w="4230" w:type="dxa"/>
          </w:tcPr>
          <w:p w14:paraId="3F326C7D" w14:textId="3050017B" w:rsidR="00562A29" w:rsidRPr="00534549" w:rsidRDefault="0094464D" w:rsidP="00453D25">
            <w:pPr>
              <w:tabs>
                <w:tab w:val="left" w:pos="1162"/>
              </w:tabs>
              <w:ind w:firstLine="0"/>
              <w:rPr>
                <w:rFonts w:cs="Times New Roman"/>
                <w:noProof/>
                <w:lang w:val="vi-VN"/>
              </w:rPr>
            </w:pPr>
            <w:r w:rsidRPr="00534549">
              <w:rPr>
                <w:rFonts w:cs="Times New Roman"/>
                <w:noProof/>
                <w:lang w:val="vi-VN"/>
              </w:rPr>
              <w:t>Mỗi Toa thuốc có số lượng nhất định.</w:t>
            </w:r>
          </w:p>
        </w:tc>
      </w:tr>
      <w:tr w:rsidR="00562A29" w:rsidRPr="00534549" w14:paraId="5282A52D" w14:textId="77777777" w:rsidTr="00627EF8">
        <w:tc>
          <w:tcPr>
            <w:tcW w:w="1427" w:type="dxa"/>
          </w:tcPr>
          <w:p w14:paraId="0F40159C" w14:textId="67C56C33" w:rsidR="00562A29" w:rsidRPr="00534549" w:rsidRDefault="0094464D" w:rsidP="00453D25">
            <w:pPr>
              <w:tabs>
                <w:tab w:val="left" w:pos="1162"/>
              </w:tabs>
              <w:ind w:firstLine="0"/>
              <w:rPr>
                <w:rFonts w:cs="Times New Roman"/>
                <w:noProof/>
                <w:lang w:val="vi-VN"/>
              </w:rPr>
            </w:pPr>
            <w:ins w:id="183" w:author="NGUYỄN ĐỨC KẾ" w:date="2017-05-18T17:33:00Z">
              <w:r w:rsidRPr="00534549">
                <w:rPr>
                  <w:rFonts w:cs="Times New Roman"/>
                  <w:noProof/>
                  <w:lang w:val="vi-VN"/>
                </w:rPr>
                <w:t>CachDung</w:t>
              </w:r>
            </w:ins>
          </w:p>
        </w:tc>
        <w:tc>
          <w:tcPr>
            <w:tcW w:w="1808" w:type="dxa"/>
          </w:tcPr>
          <w:p w14:paraId="2889C0EA" w14:textId="0084ECED" w:rsidR="00562A29" w:rsidRPr="00534549" w:rsidRDefault="0094464D" w:rsidP="00453D25">
            <w:pPr>
              <w:tabs>
                <w:tab w:val="left" w:pos="1162"/>
              </w:tabs>
              <w:ind w:firstLine="0"/>
              <w:rPr>
                <w:rFonts w:cs="Times New Roman"/>
                <w:noProof/>
                <w:lang w:val="vi-VN"/>
              </w:rPr>
            </w:pPr>
            <w:r w:rsidRPr="00534549">
              <w:rPr>
                <w:rFonts w:cs="Times New Roman"/>
                <w:noProof/>
                <w:lang w:val="vi-VN"/>
              </w:rPr>
              <w:t>nvarchar</w:t>
            </w:r>
            <w:r w:rsidR="00FC75FE" w:rsidRPr="00534549">
              <w:rPr>
                <w:rFonts w:cs="Times New Roman"/>
                <w:noProof/>
                <w:lang w:val="vi-VN"/>
              </w:rPr>
              <w:t xml:space="preserve"> </w:t>
            </w:r>
            <w:r w:rsidRPr="00534549">
              <w:rPr>
                <w:rFonts w:cs="Times New Roman"/>
                <w:noProof/>
                <w:lang w:val="vi-VN"/>
              </w:rPr>
              <w:t>(100)</w:t>
            </w:r>
          </w:p>
        </w:tc>
        <w:tc>
          <w:tcPr>
            <w:tcW w:w="1551" w:type="dxa"/>
          </w:tcPr>
          <w:p w14:paraId="47BA902C" w14:textId="3DD8AF3B" w:rsidR="00562A29" w:rsidRPr="00534549" w:rsidRDefault="00FC75FE" w:rsidP="00453D25">
            <w:pPr>
              <w:tabs>
                <w:tab w:val="left" w:pos="1162"/>
              </w:tabs>
              <w:ind w:firstLine="0"/>
              <w:rPr>
                <w:rFonts w:cs="Times New Roman"/>
                <w:noProof/>
                <w:lang w:val="vi-VN"/>
              </w:rPr>
            </w:pPr>
            <w:r w:rsidRPr="00534549">
              <w:rPr>
                <w:rFonts w:cs="Times New Roman"/>
                <w:noProof/>
                <w:lang w:val="vi-VN"/>
              </w:rPr>
              <w:t>100</w:t>
            </w:r>
          </w:p>
        </w:tc>
        <w:tc>
          <w:tcPr>
            <w:tcW w:w="4230" w:type="dxa"/>
          </w:tcPr>
          <w:p w14:paraId="5B39C68B" w14:textId="2A488ACA" w:rsidR="00562A29" w:rsidRPr="00534549" w:rsidRDefault="0094464D" w:rsidP="00453D25">
            <w:pPr>
              <w:tabs>
                <w:tab w:val="left" w:pos="1162"/>
              </w:tabs>
              <w:ind w:firstLine="0"/>
              <w:rPr>
                <w:rFonts w:cs="Times New Roman"/>
                <w:noProof/>
                <w:lang w:val="vi-VN"/>
              </w:rPr>
            </w:pPr>
            <w:r w:rsidRPr="00534549">
              <w:rPr>
                <w:rFonts w:cs="Times New Roman"/>
                <w:noProof/>
                <w:lang w:val="vi-VN"/>
              </w:rPr>
              <w:t>Mỗi Toa thuốc có cách sử dụng nhất định.</w:t>
            </w:r>
          </w:p>
        </w:tc>
      </w:tr>
    </w:tbl>
    <w:p w14:paraId="18ED8BB8" w14:textId="1E181017" w:rsidR="00562A29" w:rsidRPr="00534549" w:rsidRDefault="008069F8" w:rsidP="008069F8">
      <w:pPr>
        <w:spacing w:before="0" w:line="259" w:lineRule="auto"/>
        <w:ind w:firstLine="0"/>
        <w:jc w:val="left"/>
        <w:rPr>
          <w:ins w:id="184" w:author="NGUYỄN ĐỨC KẾ" w:date="2017-05-18T17:33:00Z"/>
          <w:rFonts w:cs="Times New Roman"/>
          <w:noProof/>
          <w:szCs w:val="26"/>
          <w:lang w:val="vi-VN"/>
        </w:rPr>
      </w:pPr>
      <w:r w:rsidRPr="00534549">
        <w:rPr>
          <w:rFonts w:cs="Times New Roman"/>
          <w:noProof/>
          <w:szCs w:val="26"/>
          <w:lang w:val="vi-VN"/>
        </w:rPr>
        <w:br w:type="page"/>
      </w:r>
    </w:p>
    <w:p w14:paraId="17C0D45A" w14:textId="736255AF" w:rsidR="006C795A" w:rsidRPr="00534549" w:rsidRDefault="000E1002" w:rsidP="008069F8">
      <w:pPr>
        <w:pStyle w:val="Heading3"/>
        <w:rPr>
          <w:rFonts w:cs="Times New Roman"/>
          <w:noProof/>
          <w:lang w:val="vi-VN"/>
        </w:rPr>
      </w:pPr>
      <w:ins w:id="185" w:author="NGUYỄN ĐỨC KẾ" w:date="2017-05-18T17:33:00Z">
        <w:r w:rsidRPr="00534549">
          <w:rPr>
            <w:rFonts w:cs="Times New Roman"/>
            <w:noProof/>
            <w:lang w:val="vi-VN"/>
          </w:rPr>
          <w:lastRenderedPageBreak/>
          <w:t xml:space="preserve"> </w:t>
        </w:r>
        <w:bookmarkStart w:id="186" w:name="_Toc534701677"/>
        <w:r w:rsidRPr="00534549">
          <w:rPr>
            <w:rFonts w:cs="Times New Roman"/>
            <w:noProof/>
            <w:lang w:val="vi-VN"/>
          </w:rPr>
          <w:t>Khóa &amp; ràng buộc toàn vẹn</w:t>
        </w:r>
      </w:ins>
      <w:bookmarkEnd w:id="186"/>
    </w:p>
    <w:p w14:paraId="330D444D" w14:textId="5B9F3C1D" w:rsidR="000E1002" w:rsidRPr="00534549" w:rsidRDefault="000E1002" w:rsidP="008513B0">
      <w:pPr>
        <w:pStyle w:val="ListParagraph"/>
        <w:numPr>
          <w:ilvl w:val="0"/>
          <w:numId w:val="23"/>
        </w:numPr>
        <w:rPr>
          <w:rFonts w:cs="Times New Roman"/>
          <w:noProof/>
          <w:lang w:val="vi-VN"/>
        </w:rPr>
      </w:pPr>
      <w:ins w:id="187" w:author="NGUYỄN ĐỨC KẾ" w:date="2017-05-18T17:33:00Z">
        <w:r w:rsidRPr="00534549">
          <w:rPr>
            <w:rFonts w:cs="Times New Roman"/>
            <w:noProof/>
            <w:lang w:val="vi-VN"/>
          </w:rPr>
          <w:t>Mô hình quan hệ</w:t>
        </w:r>
      </w:ins>
      <w:r w:rsidR="006C795A" w:rsidRPr="00534549">
        <w:rPr>
          <w:rFonts w:cs="Times New Roman"/>
          <w:noProof/>
          <w:lang w:val="vi-VN"/>
        </w:rPr>
        <w:t>:</w:t>
      </w:r>
    </w:p>
    <w:p w14:paraId="2550EC2B" w14:textId="24416B63" w:rsidR="007A282C" w:rsidRPr="00534549" w:rsidRDefault="007A282C" w:rsidP="007A282C">
      <w:pPr>
        <w:rPr>
          <w:ins w:id="188" w:author="NGUYỄN ĐỨC KẾ" w:date="2017-05-18T17:33:00Z"/>
          <w:rFonts w:cs="Times New Roman"/>
          <w:i/>
          <w:noProof/>
          <w:lang w:val="vi-VN"/>
        </w:rPr>
      </w:pPr>
      <w:ins w:id="189" w:author="NGUYỄN ĐỨC KẾ" w:date="2017-05-18T17:33:00Z">
        <w:r w:rsidRPr="00534549">
          <w:rPr>
            <w:rFonts w:cs="Times New Roman"/>
            <w:b/>
            <w:noProof/>
            <w:lang w:val="vi-VN"/>
          </w:rPr>
          <w:t>NGUOIDUNG</w:t>
        </w:r>
      </w:ins>
      <w:r w:rsidRPr="00534549">
        <w:rPr>
          <w:rFonts w:cs="Times New Roman"/>
          <w:b/>
          <w:noProof/>
          <w:lang w:val="vi-VN"/>
        </w:rPr>
        <w:t xml:space="preserve"> </w:t>
      </w:r>
      <w:ins w:id="190" w:author="NGUYỄN ĐỨC KẾ" w:date="2017-05-18T17:33:00Z">
        <w:r w:rsidRPr="00534549">
          <w:rPr>
            <w:rFonts w:cs="Times New Roman"/>
            <w:i/>
            <w:noProof/>
            <w:lang w:val="vi-VN"/>
          </w:rPr>
          <w:t>(</w:t>
        </w:r>
        <w:r w:rsidRPr="00534549">
          <w:rPr>
            <w:rFonts w:cs="Times New Roman"/>
            <w:b/>
            <w:i/>
            <w:noProof/>
            <w:u w:val="single"/>
            <w:lang w:val="vi-VN"/>
          </w:rPr>
          <w:t>MaND</w:t>
        </w:r>
        <w:r w:rsidRPr="00534549">
          <w:rPr>
            <w:rFonts w:cs="Times New Roman"/>
            <w:i/>
            <w:noProof/>
            <w:lang w:val="vi-VN"/>
          </w:rPr>
          <w:t>,</w:t>
        </w:r>
      </w:ins>
      <w:r w:rsidRPr="00534549">
        <w:rPr>
          <w:rFonts w:cs="Times New Roman"/>
          <w:i/>
          <w:noProof/>
          <w:lang w:val="vi-VN"/>
        </w:rPr>
        <w:t xml:space="preserve"> </w:t>
      </w:r>
      <w:ins w:id="191" w:author="NGUYỄN ĐỨC KẾ" w:date="2017-05-18T17:33:00Z">
        <w:r w:rsidRPr="00534549">
          <w:rPr>
            <w:rFonts w:cs="Times New Roman"/>
            <w:i/>
            <w:noProof/>
            <w:lang w:val="vi-VN"/>
          </w:rPr>
          <w:t>TenND,</w:t>
        </w:r>
      </w:ins>
      <w:r w:rsidRPr="00534549">
        <w:rPr>
          <w:rFonts w:cs="Times New Roman"/>
          <w:i/>
          <w:noProof/>
          <w:lang w:val="vi-VN"/>
        </w:rPr>
        <w:t xml:space="preserve"> </w:t>
      </w:r>
      <w:ins w:id="192" w:author="NGUYỄN ĐỨC KẾ" w:date="2017-05-18T17:33:00Z">
        <w:r w:rsidRPr="00534549">
          <w:rPr>
            <w:rFonts w:cs="Times New Roman"/>
            <w:i/>
            <w:noProof/>
            <w:lang w:val="vi-VN"/>
          </w:rPr>
          <w:t>NgaySinh,</w:t>
        </w:r>
      </w:ins>
      <w:r w:rsidRPr="00534549">
        <w:rPr>
          <w:rFonts w:cs="Times New Roman"/>
          <w:i/>
          <w:noProof/>
          <w:lang w:val="vi-VN"/>
        </w:rPr>
        <w:t xml:space="preserve"> GioiTinh, DiaChi, SDT, </w:t>
      </w:r>
      <w:ins w:id="193" w:author="NGUYỄN ĐỨC KẾ" w:date="2017-05-18T17:33:00Z">
        <w:r w:rsidRPr="00534549">
          <w:rPr>
            <w:rFonts w:cs="Times New Roman"/>
            <w:i/>
            <w:noProof/>
            <w:lang w:val="vi-VN"/>
          </w:rPr>
          <w:t>MatKhau, TenDangNhap, ChucVu)</w:t>
        </w:r>
      </w:ins>
    </w:p>
    <w:p w14:paraId="1F0209F4" w14:textId="68C061B6" w:rsidR="000E1002" w:rsidRPr="00534549" w:rsidRDefault="000E1002" w:rsidP="001619B2">
      <w:pPr>
        <w:rPr>
          <w:ins w:id="194" w:author="NGUYỄN ĐỨC KẾ" w:date="2017-05-18T17:33:00Z"/>
          <w:rFonts w:cs="Times New Roman"/>
          <w:noProof/>
          <w:lang w:val="vi-VN"/>
        </w:rPr>
      </w:pPr>
      <w:ins w:id="195" w:author="NGUYỄN ĐỨC KẾ" w:date="2017-05-18T17:33:00Z">
        <w:r w:rsidRPr="00534549">
          <w:rPr>
            <w:rFonts w:cs="Times New Roman"/>
            <w:b/>
            <w:noProof/>
            <w:lang w:val="vi-VN"/>
          </w:rPr>
          <w:t xml:space="preserve">PHIEUKHAM </w:t>
        </w:r>
        <w:r w:rsidRPr="00534549">
          <w:rPr>
            <w:rFonts w:cs="Times New Roman"/>
            <w:i/>
            <w:noProof/>
            <w:lang w:val="vi-VN"/>
          </w:rPr>
          <w:t>(</w:t>
        </w:r>
        <w:r w:rsidR="00CA588B" w:rsidRPr="00534549">
          <w:rPr>
            <w:rFonts w:cs="Times New Roman"/>
            <w:b/>
            <w:i/>
            <w:noProof/>
            <w:u w:val="single"/>
            <w:lang w:val="vi-VN"/>
          </w:rPr>
          <w:t>MaPK</w:t>
        </w:r>
        <w:r w:rsidR="00CA588B" w:rsidRPr="00534549">
          <w:rPr>
            <w:rFonts w:cs="Times New Roman"/>
            <w:i/>
            <w:noProof/>
            <w:lang w:val="vi-VN"/>
          </w:rPr>
          <w:t>, NgayKham, TrieuChung, LoaiBenh, MaBN</w:t>
        </w:r>
        <w:r w:rsidRPr="00534549">
          <w:rPr>
            <w:rFonts w:cs="Times New Roman"/>
            <w:i/>
            <w:noProof/>
            <w:lang w:val="vi-VN"/>
          </w:rPr>
          <w:t>)</w:t>
        </w:r>
      </w:ins>
    </w:p>
    <w:p w14:paraId="2C449029" w14:textId="164A798C" w:rsidR="000E1002" w:rsidRPr="00534549" w:rsidRDefault="000E1002" w:rsidP="001619B2">
      <w:pPr>
        <w:rPr>
          <w:ins w:id="196" w:author="NGUYỄN ĐỨC KẾ" w:date="2017-05-18T17:33:00Z"/>
          <w:rFonts w:cs="Times New Roman"/>
          <w:i/>
          <w:noProof/>
          <w:lang w:val="vi-VN"/>
        </w:rPr>
      </w:pPr>
      <w:ins w:id="197" w:author="NGUYỄN ĐỨC KẾ" w:date="2017-05-18T17:33:00Z">
        <w:r w:rsidRPr="00534549">
          <w:rPr>
            <w:rFonts w:cs="Times New Roman"/>
            <w:b/>
            <w:noProof/>
            <w:lang w:val="vi-VN"/>
          </w:rPr>
          <w:t>BENHNHAN</w:t>
        </w:r>
        <w:r w:rsidRPr="00534549">
          <w:rPr>
            <w:rFonts w:cs="Times New Roman"/>
            <w:noProof/>
            <w:lang w:val="vi-VN"/>
          </w:rPr>
          <w:t xml:space="preserve"> </w:t>
        </w:r>
        <w:r w:rsidRPr="00534549">
          <w:rPr>
            <w:rFonts w:cs="Times New Roman"/>
            <w:i/>
            <w:noProof/>
            <w:lang w:val="vi-VN"/>
          </w:rPr>
          <w:t>(</w:t>
        </w:r>
        <w:r w:rsidRPr="00534549">
          <w:rPr>
            <w:rFonts w:cs="Times New Roman"/>
            <w:b/>
            <w:i/>
            <w:noProof/>
            <w:u w:val="single"/>
            <w:lang w:val="vi-VN"/>
          </w:rPr>
          <w:t>MaBN</w:t>
        </w:r>
        <w:r w:rsidR="00CA588B" w:rsidRPr="00534549">
          <w:rPr>
            <w:rFonts w:cs="Times New Roman"/>
            <w:i/>
            <w:noProof/>
            <w:lang w:val="vi-VN"/>
          </w:rPr>
          <w:t>, HoTen, GioiTinh, NgaySinh, DiaChi</w:t>
        </w:r>
        <w:r w:rsidRPr="00534549">
          <w:rPr>
            <w:rFonts w:cs="Times New Roman"/>
            <w:i/>
            <w:noProof/>
            <w:lang w:val="vi-VN"/>
          </w:rPr>
          <w:t>)</w:t>
        </w:r>
      </w:ins>
    </w:p>
    <w:p w14:paraId="5D5B496A" w14:textId="6B990744" w:rsidR="000E1002" w:rsidRPr="00534549" w:rsidRDefault="000E1002" w:rsidP="001619B2">
      <w:pPr>
        <w:rPr>
          <w:ins w:id="198" w:author="NGUYỄN ĐỨC KẾ" w:date="2017-05-18T17:33:00Z"/>
          <w:rFonts w:cs="Times New Roman"/>
          <w:noProof/>
          <w:lang w:val="vi-VN"/>
        </w:rPr>
      </w:pPr>
      <w:ins w:id="199" w:author="NGUYỄN ĐỨC KẾ" w:date="2017-05-18T17:33:00Z">
        <w:r w:rsidRPr="00534549">
          <w:rPr>
            <w:rFonts w:cs="Times New Roman"/>
            <w:b/>
            <w:noProof/>
            <w:lang w:val="vi-VN"/>
          </w:rPr>
          <w:t>THUOC</w:t>
        </w:r>
        <w:r w:rsidRPr="00534549">
          <w:rPr>
            <w:rFonts w:cs="Times New Roman"/>
            <w:noProof/>
            <w:lang w:val="vi-VN"/>
          </w:rPr>
          <w:t xml:space="preserve"> </w:t>
        </w:r>
        <w:r w:rsidRPr="00534549">
          <w:rPr>
            <w:rFonts w:cs="Times New Roman"/>
            <w:i/>
            <w:noProof/>
            <w:lang w:val="vi-VN"/>
          </w:rPr>
          <w:t>(</w:t>
        </w:r>
        <w:r w:rsidRPr="00534549">
          <w:rPr>
            <w:rFonts w:cs="Times New Roman"/>
            <w:b/>
            <w:i/>
            <w:noProof/>
            <w:u w:val="single"/>
            <w:lang w:val="vi-VN"/>
          </w:rPr>
          <w:t>MaThuoc</w:t>
        </w:r>
        <w:r w:rsidRPr="00534549">
          <w:rPr>
            <w:rFonts w:cs="Times New Roman"/>
            <w:i/>
            <w:noProof/>
            <w:lang w:val="vi-VN"/>
          </w:rPr>
          <w:t xml:space="preserve">, </w:t>
        </w:r>
        <w:r w:rsidR="00CA588B" w:rsidRPr="00534549">
          <w:rPr>
            <w:rFonts w:cs="Times New Roman"/>
            <w:i/>
            <w:noProof/>
            <w:lang w:val="vi-VN"/>
          </w:rPr>
          <w:t>TenThuoc, DonVi, DonGia</w:t>
        </w:r>
        <w:r w:rsidRPr="00534549">
          <w:rPr>
            <w:rFonts w:cs="Times New Roman"/>
            <w:i/>
            <w:noProof/>
            <w:lang w:val="vi-VN"/>
          </w:rPr>
          <w:t>)</w:t>
        </w:r>
      </w:ins>
    </w:p>
    <w:p w14:paraId="121C3D27" w14:textId="375251D3" w:rsidR="000E1002" w:rsidRPr="00534549" w:rsidRDefault="000E1002" w:rsidP="001619B2">
      <w:pPr>
        <w:rPr>
          <w:ins w:id="200" w:author="NGUYỄN ĐỨC KẾ" w:date="2017-05-18T17:33:00Z"/>
          <w:rFonts w:cs="Times New Roman"/>
          <w:noProof/>
          <w:lang w:val="vi-VN"/>
        </w:rPr>
      </w:pPr>
      <w:ins w:id="201" w:author="NGUYỄN ĐỨC KẾ" w:date="2017-05-18T17:33:00Z">
        <w:r w:rsidRPr="00534549">
          <w:rPr>
            <w:rFonts w:cs="Times New Roman"/>
            <w:b/>
            <w:noProof/>
            <w:lang w:val="vi-VN"/>
          </w:rPr>
          <w:t>HOADONTHUOC</w:t>
        </w:r>
        <w:r w:rsidRPr="00534549">
          <w:rPr>
            <w:rFonts w:cs="Times New Roman"/>
            <w:noProof/>
            <w:lang w:val="vi-VN"/>
          </w:rPr>
          <w:t xml:space="preserve"> </w:t>
        </w:r>
        <w:r w:rsidRPr="00534549">
          <w:rPr>
            <w:rFonts w:cs="Times New Roman"/>
            <w:i/>
            <w:noProof/>
            <w:lang w:val="vi-VN"/>
          </w:rPr>
          <w:t>(</w:t>
        </w:r>
        <w:r w:rsidRPr="00534549">
          <w:rPr>
            <w:rFonts w:cs="Times New Roman"/>
            <w:b/>
            <w:i/>
            <w:noProof/>
            <w:u w:val="single"/>
            <w:lang w:val="vi-VN"/>
          </w:rPr>
          <w:t>MaHD</w:t>
        </w:r>
        <w:r w:rsidRPr="00534549">
          <w:rPr>
            <w:rFonts w:cs="Times New Roman"/>
            <w:i/>
            <w:noProof/>
            <w:lang w:val="vi-VN"/>
          </w:rPr>
          <w:t xml:space="preserve">, </w:t>
        </w:r>
        <w:r w:rsidR="00CA588B" w:rsidRPr="00534549">
          <w:rPr>
            <w:rFonts w:cs="Times New Roman"/>
            <w:i/>
            <w:noProof/>
            <w:lang w:val="vi-VN"/>
          </w:rPr>
          <w:t>NgayBan, TienThuoc, TienKham, MaPK</w:t>
        </w:r>
        <w:r w:rsidRPr="00534549">
          <w:rPr>
            <w:rFonts w:cs="Times New Roman"/>
            <w:i/>
            <w:noProof/>
            <w:lang w:val="vi-VN"/>
          </w:rPr>
          <w:t>)</w:t>
        </w:r>
      </w:ins>
    </w:p>
    <w:p w14:paraId="6B695D12" w14:textId="273E145D" w:rsidR="000F3A30" w:rsidRPr="00534549" w:rsidRDefault="000E1002" w:rsidP="000F3A30">
      <w:pPr>
        <w:rPr>
          <w:rFonts w:cs="Times New Roman"/>
          <w:i/>
          <w:noProof/>
          <w:lang w:val="vi-VN"/>
        </w:rPr>
      </w:pPr>
      <w:ins w:id="202" w:author="NGUYỄN ĐỨC KẾ" w:date="2017-05-18T17:33:00Z">
        <w:r w:rsidRPr="00534549">
          <w:rPr>
            <w:rFonts w:cs="Times New Roman"/>
            <w:b/>
            <w:noProof/>
            <w:lang w:val="vi-VN"/>
          </w:rPr>
          <w:t>C</w:t>
        </w:r>
      </w:ins>
      <w:r w:rsidR="008513B0" w:rsidRPr="00534549">
        <w:rPr>
          <w:rFonts w:cs="Times New Roman"/>
          <w:b/>
          <w:noProof/>
          <w:lang w:val="vi-VN"/>
        </w:rPr>
        <w:t>HITIET</w:t>
      </w:r>
      <w:ins w:id="203" w:author="NGUYỄN ĐỨC KẾ" w:date="2017-05-18T17:33:00Z">
        <w:r w:rsidRPr="00534549">
          <w:rPr>
            <w:rFonts w:cs="Times New Roman"/>
            <w:b/>
            <w:noProof/>
            <w:lang w:val="vi-VN"/>
          </w:rPr>
          <w:t>TOATHUOC</w:t>
        </w:r>
        <w:r w:rsidRPr="00534549">
          <w:rPr>
            <w:rFonts w:cs="Times New Roman"/>
            <w:noProof/>
            <w:lang w:val="vi-VN"/>
          </w:rPr>
          <w:t xml:space="preserve"> </w:t>
        </w:r>
        <w:r w:rsidRPr="00534549">
          <w:rPr>
            <w:rFonts w:cs="Times New Roman"/>
            <w:i/>
            <w:noProof/>
            <w:lang w:val="vi-VN"/>
          </w:rPr>
          <w:t>(</w:t>
        </w:r>
        <w:r w:rsidRPr="00534549">
          <w:rPr>
            <w:rFonts w:cs="Times New Roman"/>
            <w:b/>
            <w:i/>
            <w:noProof/>
            <w:u w:val="single"/>
            <w:lang w:val="vi-VN"/>
          </w:rPr>
          <w:t>MaPK</w:t>
        </w:r>
      </w:ins>
      <w:r w:rsidR="00361E16" w:rsidRPr="00534549">
        <w:rPr>
          <w:rFonts w:cs="Times New Roman"/>
          <w:b/>
          <w:i/>
          <w:noProof/>
          <w:u w:val="single"/>
          <w:lang w:val="vi-VN"/>
        </w:rPr>
        <w:t>,</w:t>
      </w:r>
      <w:ins w:id="204" w:author="NGUYỄN ĐỨC KẾ" w:date="2017-05-18T17:33:00Z">
        <w:r w:rsidRPr="00534549">
          <w:rPr>
            <w:rFonts w:cs="Times New Roman"/>
            <w:b/>
            <w:i/>
            <w:noProof/>
            <w:lang w:val="vi-VN"/>
          </w:rPr>
          <w:t xml:space="preserve"> </w:t>
        </w:r>
        <w:r w:rsidRPr="00534549">
          <w:rPr>
            <w:rFonts w:cs="Times New Roman"/>
            <w:b/>
            <w:i/>
            <w:noProof/>
            <w:u w:val="single"/>
            <w:lang w:val="vi-VN"/>
          </w:rPr>
          <w:t>MaThuoc</w:t>
        </w:r>
        <w:r w:rsidRPr="00534549">
          <w:rPr>
            <w:rFonts w:cs="Times New Roman"/>
            <w:i/>
            <w:noProof/>
            <w:lang w:val="vi-VN"/>
          </w:rPr>
          <w:t>,</w:t>
        </w:r>
      </w:ins>
      <w:r w:rsidR="00CA588B" w:rsidRPr="00534549">
        <w:rPr>
          <w:rFonts w:cs="Times New Roman"/>
          <w:i/>
          <w:noProof/>
          <w:lang w:val="vi-VN"/>
        </w:rPr>
        <w:t xml:space="preserve"> </w:t>
      </w:r>
      <w:ins w:id="205" w:author="NGUYỄN ĐỨC KẾ" w:date="2017-05-18T17:33:00Z">
        <w:r w:rsidRPr="00534549">
          <w:rPr>
            <w:rFonts w:cs="Times New Roman"/>
            <w:i/>
            <w:noProof/>
            <w:lang w:val="vi-VN"/>
          </w:rPr>
          <w:t>CachSD, SoLuong)</w:t>
        </w:r>
      </w:ins>
    </w:p>
    <w:p w14:paraId="2AA1FA5E" w14:textId="1520B069" w:rsidR="0039454D" w:rsidRPr="00534549" w:rsidRDefault="007A282C" w:rsidP="004B210C">
      <w:pPr>
        <w:jc w:val="center"/>
        <w:rPr>
          <w:rFonts w:cs="Times New Roman"/>
          <w:noProof/>
          <w:lang w:val="vi-VN"/>
        </w:rPr>
      </w:pPr>
      <w:r w:rsidRPr="00534549">
        <w:rPr>
          <w:rFonts w:cs="Times New Roman"/>
          <w:noProof/>
          <w:lang w:val="vi-VN"/>
        </w:rPr>
        <w:drawing>
          <wp:inline distT="0" distB="0" distL="0" distR="0" wp14:anchorId="0F866117" wp14:editId="0981AA29">
            <wp:extent cx="4626610" cy="56959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6824" cy="5720836"/>
                    </a:xfrm>
                    <a:prstGeom prst="rect">
                      <a:avLst/>
                    </a:prstGeom>
                  </pic:spPr>
                </pic:pic>
              </a:graphicData>
            </a:graphic>
          </wp:inline>
        </w:drawing>
      </w:r>
    </w:p>
    <w:p w14:paraId="221C6CE2" w14:textId="0D812D43" w:rsidR="004B210C" w:rsidRPr="00534549" w:rsidRDefault="004B210C" w:rsidP="004B210C">
      <w:pPr>
        <w:jc w:val="center"/>
        <w:rPr>
          <w:rFonts w:cs="Times New Roman"/>
          <w:i/>
          <w:noProof/>
          <w:lang w:val="vi-VN"/>
        </w:rPr>
      </w:pPr>
      <w:r w:rsidRPr="00534549">
        <w:rPr>
          <w:rFonts w:cs="Times New Roman"/>
          <w:i/>
          <w:noProof/>
          <w:lang w:val="vi-VN"/>
        </w:rPr>
        <w:t>Hình 30. -Mô hình dữ liệu quan hệ</w:t>
      </w:r>
    </w:p>
    <w:p w14:paraId="2FB2208F" w14:textId="5F3FEB86" w:rsidR="0026791C" w:rsidRDefault="0026791C" w:rsidP="0026791C">
      <w:pPr>
        <w:pStyle w:val="ListParagraph"/>
        <w:numPr>
          <w:ilvl w:val="0"/>
          <w:numId w:val="23"/>
        </w:numPr>
        <w:rPr>
          <w:rFonts w:cs="Times New Roman"/>
          <w:noProof/>
          <w:lang w:val="vi-VN"/>
        </w:rPr>
      </w:pPr>
      <w:r w:rsidRPr="00534549">
        <w:rPr>
          <w:rFonts w:cs="Times New Roman"/>
          <w:noProof/>
          <w:lang w:val="vi-VN"/>
        </w:rPr>
        <w:lastRenderedPageBreak/>
        <w:t>Ràng buộc toàn vẹn</w:t>
      </w:r>
    </w:p>
    <w:p w14:paraId="323B5084" w14:textId="77777777" w:rsidR="00627EF8" w:rsidRPr="00534549" w:rsidRDefault="00627EF8" w:rsidP="00627EF8">
      <w:pPr>
        <w:pStyle w:val="ListParagraph"/>
        <w:ind w:firstLine="0"/>
        <w:rPr>
          <w:rFonts w:cs="Times New Roman"/>
          <w:noProof/>
          <w:lang w:val="vi-VN"/>
        </w:rPr>
      </w:pPr>
    </w:p>
    <w:tbl>
      <w:tblPr>
        <w:tblStyle w:val="Heading5Char"/>
        <w:tblW w:w="0" w:type="auto"/>
        <w:tblLook w:val="04A0" w:firstRow="1" w:lastRow="0" w:firstColumn="1" w:lastColumn="0" w:noHBand="0" w:noVBand="1"/>
      </w:tblPr>
      <w:tblGrid>
        <w:gridCol w:w="2425"/>
        <w:gridCol w:w="6591"/>
      </w:tblGrid>
      <w:tr w:rsidR="0026791C" w:rsidRPr="00534549" w14:paraId="7A8AA92B" w14:textId="77777777" w:rsidTr="00282730">
        <w:tc>
          <w:tcPr>
            <w:tcW w:w="2425" w:type="dxa"/>
            <w:tcBorders>
              <w:top w:val="single" w:sz="4" w:space="0" w:color="auto"/>
              <w:left w:val="single" w:sz="4" w:space="0" w:color="auto"/>
              <w:bottom w:val="single" w:sz="4" w:space="0" w:color="auto"/>
              <w:right w:val="single" w:sz="4" w:space="0" w:color="auto"/>
            </w:tcBorders>
            <w:hideMark/>
          </w:tcPr>
          <w:p w14:paraId="43809F88" w14:textId="7CB405B4" w:rsidR="0026791C" w:rsidRPr="00534549" w:rsidRDefault="0026791C" w:rsidP="00282730">
            <w:pPr>
              <w:pStyle w:val="ListParagraph"/>
              <w:ind w:firstLine="0"/>
              <w:rPr>
                <w:rFonts w:cs="Times New Roman"/>
                <w:b/>
                <w:noProof/>
                <w:sz w:val="22"/>
                <w:lang w:val="vi-VN"/>
              </w:rPr>
            </w:pPr>
            <w:r w:rsidRPr="00534549">
              <w:rPr>
                <w:rFonts w:cs="Times New Roman"/>
                <w:b/>
                <w:noProof/>
                <w:lang w:val="vi-VN"/>
              </w:rPr>
              <w:t>R1</w:t>
            </w:r>
          </w:p>
        </w:tc>
        <w:tc>
          <w:tcPr>
            <w:tcW w:w="6925" w:type="dxa"/>
            <w:tcBorders>
              <w:top w:val="single" w:sz="4" w:space="0" w:color="auto"/>
              <w:left w:val="single" w:sz="4" w:space="0" w:color="auto"/>
              <w:bottom w:val="single" w:sz="4" w:space="0" w:color="auto"/>
              <w:right w:val="single" w:sz="4" w:space="0" w:color="auto"/>
            </w:tcBorders>
            <w:hideMark/>
          </w:tcPr>
          <w:p w14:paraId="3874F93F" w14:textId="77777777" w:rsidR="0026791C" w:rsidRPr="00534549" w:rsidRDefault="0026791C" w:rsidP="000C00B1">
            <w:pPr>
              <w:rPr>
                <w:rFonts w:cs="Times New Roman"/>
                <w:b/>
                <w:noProof/>
                <w:lang w:val="vi-VN"/>
              </w:rPr>
            </w:pPr>
            <w:r w:rsidRPr="00534549">
              <w:rPr>
                <w:rFonts w:cs="Times New Roman"/>
                <w:b/>
                <w:noProof/>
                <w:lang w:val="vi-VN"/>
              </w:rPr>
              <w:t>Mô tả RBTV</w:t>
            </w:r>
          </w:p>
        </w:tc>
      </w:tr>
      <w:tr w:rsidR="0026791C" w:rsidRPr="00534549" w14:paraId="7E42DD11" w14:textId="77777777" w:rsidTr="00282730">
        <w:tc>
          <w:tcPr>
            <w:tcW w:w="2425" w:type="dxa"/>
            <w:tcBorders>
              <w:top w:val="single" w:sz="4" w:space="0" w:color="auto"/>
              <w:left w:val="single" w:sz="4" w:space="0" w:color="auto"/>
              <w:bottom w:val="single" w:sz="4" w:space="0" w:color="auto"/>
              <w:right w:val="single" w:sz="4" w:space="0" w:color="auto"/>
            </w:tcBorders>
            <w:hideMark/>
          </w:tcPr>
          <w:p w14:paraId="3488DB2C" w14:textId="77777777" w:rsidR="0026791C" w:rsidRPr="00534549" w:rsidRDefault="0026791C" w:rsidP="00282730">
            <w:pPr>
              <w:rPr>
                <w:rFonts w:cs="Times New Roman"/>
                <w:noProof/>
                <w:lang w:val="vi-VN"/>
              </w:rPr>
            </w:pPr>
            <w:r w:rsidRPr="00534549">
              <w:rPr>
                <w:rFonts w:cs="Times New Roman"/>
                <w:noProof/>
                <w:lang w:val="vi-VN"/>
              </w:rPr>
              <w:t>Bối cảnh</w:t>
            </w:r>
          </w:p>
        </w:tc>
        <w:tc>
          <w:tcPr>
            <w:tcW w:w="6925" w:type="dxa"/>
            <w:tcBorders>
              <w:top w:val="single" w:sz="4" w:space="0" w:color="auto"/>
              <w:left w:val="single" w:sz="4" w:space="0" w:color="auto"/>
              <w:bottom w:val="single" w:sz="4" w:space="0" w:color="auto"/>
              <w:right w:val="single" w:sz="4" w:space="0" w:color="auto"/>
            </w:tcBorders>
            <w:hideMark/>
          </w:tcPr>
          <w:p w14:paraId="014CE6E7" w14:textId="77777777" w:rsidR="0026791C" w:rsidRPr="00534549" w:rsidRDefault="0026791C">
            <w:pPr>
              <w:rPr>
                <w:rFonts w:cs="Times New Roman"/>
                <w:noProof/>
                <w:lang w:val="vi-VN"/>
              </w:rPr>
            </w:pPr>
            <w:r w:rsidRPr="00534549">
              <w:rPr>
                <w:rFonts w:cs="Times New Roman"/>
                <w:noProof/>
                <w:lang w:val="vi-VN"/>
              </w:rPr>
              <w:t>BenhNhan</w:t>
            </w:r>
          </w:p>
        </w:tc>
      </w:tr>
      <w:tr w:rsidR="0026791C" w:rsidRPr="00534549" w14:paraId="03C1563F" w14:textId="77777777" w:rsidTr="00282730">
        <w:tc>
          <w:tcPr>
            <w:tcW w:w="2425" w:type="dxa"/>
            <w:tcBorders>
              <w:top w:val="single" w:sz="4" w:space="0" w:color="auto"/>
              <w:left w:val="single" w:sz="4" w:space="0" w:color="auto"/>
              <w:bottom w:val="single" w:sz="4" w:space="0" w:color="auto"/>
              <w:right w:val="single" w:sz="4" w:space="0" w:color="auto"/>
            </w:tcBorders>
            <w:hideMark/>
          </w:tcPr>
          <w:p w14:paraId="6627DB5F" w14:textId="77777777" w:rsidR="0026791C" w:rsidRPr="00534549" w:rsidRDefault="0026791C" w:rsidP="00282730">
            <w:pPr>
              <w:rPr>
                <w:rFonts w:cs="Times New Roman"/>
                <w:noProof/>
                <w:lang w:val="vi-VN"/>
              </w:rPr>
            </w:pPr>
            <w:r w:rsidRPr="00534549">
              <w:rPr>
                <w:rFonts w:cs="Times New Roman"/>
                <w:noProof/>
                <w:lang w:val="vi-VN"/>
              </w:rPr>
              <w:t>Mô tả</w:t>
            </w:r>
          </w:p>
        </w:tc>
        <w:tc>
          <w:tcPr>
            <w:tcW w:w="6925" w:type="dxa"/>
            <w:tcBorders>
              <w:top w:val="single" w:sz="4" w:space="0" w:color="auto"/>
              <w:left w:val="single" w:sz="4" w:space="0" w:color="auto"/>
              <w:bottom w:val="single" w:sz="4" w:space="0" w:color="auto"/>
              <w:right w:val="single" w:sz="4" w:space="0" w:color="auto"/>
            </w:tcBorders>
            <w:hideMark/>
          </w:tcPr>
          <w:p w14:paraId="2217BD2E" w14:textId="77777777" w:rsidR="0026791C" w:rsidRPr="00534549" w:rsidRDefault="0026791C">
            <w:pPr>
              <w:rPr>
                <w:rFonts w:cs="Times New Roman"/>
                <w:noProof/>
                <w:lang w:val="vi-VN"/>
              </w:rPr>
            </w:pPr>
            <w:r w:rsidRPr="00534549">
              <w:rPr>
                <w:rFonts w:cs="Times New Roman"/>
                <w:noProof/>
                <w:lang w:val="vi-VN"/>
              </w:rPr>
              <w:t>Giới tính chỉ là Nam hoặc nữ</w:t>
            </w:r>
          </w:p>
        </w:tc>
      </w:tr>
      <w:tr w:rsidR="0026791C" w:rsidRPr="00534549" w14:paraId="7D350A83" w14:textId="77777777" w:rsidTr="00282730">
        <w:tc>
          <w:tcPr>
            <w:tcW w:w="2425" w:type="dxa"/>
            <w:tcBorders>
              <w:top w:val="single" w:sz="4" w:space="0" w:color="auto"/>
              <w:left w:val="single" w:sz="4" w:space="0" w:color="auto"/>
              <w:bottom w:val="single" w:sz="4" w:space="0" w:color="auto"/>
              <w:right w:val="single" w:sz="4" w:space="0" w:color="auto"/>
            </w:tcBorders>
            <w:hideMark/>
          </w:tcPr>
          <w:p w14:paraId="2B165BC5" w14:textId="77777777" w:rsidR="0026791C" w:rsidRPr="00534549" w:rsidRDefault="0026791C" w:rsidP="00282730">
            <w:pPr>
              <w:rPr>
                <w:rFonts w:cs="Times New Roman"/>
                <w:noProof/>
                <w:lang w:val="vi-VN"/>
              </w:rPr>
            </w:pPr>
            <w:r w:rsidRPr="00534549">
              <w:rPr>
                <w:rFonts w:cs="Times New Roman"/>
                <w:noProof/>
                <w:lang w:val="vi-VN"/>
              </w:rPr>
              <w:t>Nội dung</w:t>
            </w:r>
          </w:p>
        </w:tc>
        <w:tc>
          <w:tcPr>
            <w:tcW w:w="6925" w:type="dxa"/>
            <w:tcBorders>
              <w:top w:val="single" w:sz="4" w:space="0" w:color="auto"/>
              <w:left w:val="single" w:sz="4" w:space="0" w:color="auto"/>
              <w:bottom w:val="single" w:sz="4" w:space="0" w:color="auto"/>
              <w:right w:val="single" w:sz="4" w:space="0" w:color="auto"/>
            </w:tcBorders>
            <w:hideMark/>
          </w:tcPr>
          <w:p w14:paraId="13CB66D7" w14:textId="6F44001B" w:rsidR="0026791C" w:rsidRPr="00534549" w:rsidRDefault="0026791C">
            <w:pPr>
              <w:rPr>
                <w:rFonts w:cs="Times New Roman"/>
                <w:noProof/>
                <w:lang w:val="vi-VN"/>
              </w:rPr>
            </w:pPr>
            <w:r w:rsidRPr="00534549">
              <w:rPr>
                <w:rFonts w:cs="Times New Roman"/>
                <w:noProof/>
                <w:lang w:val="vi-VN"/>
              </w:rPr>
              <w:t>Ɐbn ϵ BenhNhan: bn. GioiTinh ϵ {‘Nam’, ‘Nữ’)</w:t>
            </w:r>
          </w:p>
        </w:tc>
      </w:tr>
      <w:tr w:rsidR="0026791C" w:rsidRPr="00534549" w14:paraId="039A029E" w14:textId="77777777" w:rsidTr="00282730">
        <w:tc>
          <w:tcPr>
            <w:tcW w:w="9350" w:type="dxa"/>
            <w:gridSpan w:val="2"/>
            <w:tcBorders>
              <w:top w:val="single" w:sz="4" w:space="0" w:color="auto"/>
              <w:left w:val="single" w:sz="4" w:space="0" w:color="auto"/>
              <w:bottom w:val="single" w:sz="4" w:space="0" w:color="auto"/>
              <w:right w:val="single" w:sz="4" w:space="0" w:color="auto"/>
            </w:tcBorders>
          </w:tcPr>
          <w:p w14:paraId="76E13D92" w14:textId="7976BB3E" w:rsidR="0026791C" w:rsidRPr="00534549" w:rsidRDefault="0026791C" w:rsidP="000C00B1">
            <w:pPr>
              <w:rPr>
                <w:rFonts w:cs="Times New Roman"/>
                <w:noProof/>
                <w:lang w:val="vi-VN"/>
              </w:rPr>
            </w:pPr>
            <w:r w:rsidRPr="00534549">
              <w:rPr>
                <w:rFonts w:cs="Times New Roman"/>
                <w:noProof/>
                <w:lang w:val="vi-VN"/>
              </w:rPr>
              <w:t>Bảng tầm ảnh hưởng:</w:t>
            </w:r>
          </w:p>
          <w:p w14:paraId="3A03FF27" w14:textId="77777777" w:rsidR="0026791C" w:rsidRPr="00534549" w:rsidRDefault="0026791C">
            <w:pPr>
              <w:jc w:val="center"/>
              <w:rPr>
                <w:rFonts w:cs="Times New Roman"/>
                <w:noProof/>
                <w:lang w:val="vi-VN"/>
              </w:rPr>
            </w:pPr>
          </w:p>
          <w:tbl>
            <w:tblPr>
              <w:tblStyle w:val="Heading5Char"/>
              <w:tblW w:w="0" w:type="auto"/>
              <w:tblLook w:val="04A0" w:firstRow="1" w:lastRow="0" w:firstColumn="1" w:lastColumn="0" w:noHBand="0" w:noVBand="1"/>
            </w:tblPr>
            <w:tblGrid>
              <w:gridCol w:w="2254"/>
              <w:gridCol w:w="2194"/>
              <w:gridCol w:w="2173"/>
              <w:gridCol w:w="2169"/>
            </w:tblGrid>
            <w:tr w:rsidR="0026791C" w:rsidRPr="00534549" w14:paraId="6A480190" w14:textId="77777777">
              <w:tc>
                <w:tcPr>
                  <w:tcW w:w="2281" w:type="dxa"/>
                  <w:tcBorders>
                    <w:top w:val="single" w:sz="4" w:space="0" w:color="auto"/>
                    <w:left w:val="single" w:sz="4" w:space="0" w:color="auto"/>
                    <w:bottom w:val="single" w:sz="4" w:space="0" w:color="auto"/>
                    <w:right w:val="single" w:sz="4" w:space="0" w:color="auto"/>
                  </w:tcBorders>
                  <w:hideMark/>
                </w:tcPr>
                <w:p w14:paraId="46605169" w14:textId="77777777" w:rsidR="0026791C" w:rsidRPr="00534549" w:rsidRDefault="0026791C">
                  <w:pPr>
                    <w:jc w:val="center"/>
                    <w:rPr>
                      <w:rFonts w:cs="Times New Roman"/>
                      <w:noProof/>
                      <w:lang w:val="vi-VN"/>
                    </w:rPr>
                  </w:pPr>
                  <w:r w:rsidRPr="00534549">
                    <w:rPr>
                      <w:rFonts w:cs="Times New Roman"/>
                      <w:noProof/>
                      <w:lang w:val="vi-VN"/>
                    </w:rPr>
                    <w:t>R1</w:t>
                  </w:r>
                </w:p>
              </w:tc>
              <w:tc>
                <w:tcPr>
                  <w:tcW w:w="2281" w:type="dxa"/>
                  <w:tcBorders>
                    <w:top w:val="single" w:sz="4" w:space="0" w:color="auto"/>
                    <w:left w:val="single" w:sz="4" w:space="0" w:color="auto"/>
                    <w:bottom w:val="single" w:sz="4" w:space="0" w:color="auto"/>
                    <w:right w:val="single" w:sz="4" w:space="0" w:color="auto"/>
                  </w:tcBorders>
                  <w:hideMark/>
                </w:tcPr>
                <w:p w14:paraId="7820059A" w14:textId="77777777" w:rsidR="0026791C" w:rsidRPr="00534549" w:rsidRDefault="0026791C" w:rsidP="0026791C">
                  <w:pPr>
                    <w:rPr>
                      <w:rFonts w:cs="Times New Roman"/>
                      <w:noProof/>
                      <w:lang w:val="vi-VN"/>
                    </w:rPr>
                  </w:pPr>
                  <w:r w:rsidRPr="00534549">
                    <w:rPr>
                      <w:rFonts w:cs="Times New Roman"/>
                      <w:noProof/>
                      <w:lang w:val="vi-VN"/>
                    </w:rPr>
                    <w:t>Thêm</w:t>
                  </w:r>
                </w:p>
              </w:tc>
              <w:tc>
                <w:tcPr>
                  <w:tcW w:w="2281" w:type="dxa"/>
                  <w:tcBorders>
                    <w:top w:val="single" w:sz="4" w:space="0" w:color="auto"/>
                    <w:left w:val="single" w:sz="4" w:space="0" w:color="auto"/>
                    <w:bottom w:val="single" w:sz="4" w:space="0" w:color="auto"/>
                    <w:right w:val="single" w:sz="4" w:space="0" w:color="auto"/>
                  </w:tcBorders>
                  <w:hideMark/>
                </w:tcPr>
                <w:p w14:paraId="7F83EAB0" w14:textId="77777777" w:rsidR="0026791C" w:rsidRPr="00534549" w:rsidRDefault="0026791C" w:rsidP="0026791C">
                  <w:pPr>
                    <w:rPr>
                      <w:rFonts w:cs="Times New Roman"/>
                      <w:noProof/>
                      <w:lang w:val="vi-VN"/>
                    </w:rPr>
                  </w:pPr>
                  <w:r w:rsidRPr="00534549">
                    <w:rPr>
                      <w:rFonts w:cs="Times New Roman"/>
                      <w:noProof/>
                      <w:lang w:val="vi-VN"/>
                    </w:rPr>
                    <w:t>Xóa</w:t>
                  </w:r>
                </w:p>
              </w:tc>
              <w:tc>
                <w:tcPr>
                  <w:tcW w:w="2281" w:type="dxa"/>
                  <w:tcBorders>
                    <w:top w:val="single" w:sz="4" w:space="0" w:color="auto"/>
                    <w:left w:val="single" w:sz="4" w:space="0" w:color="auto"/>
                    <w:bottom w:val="single" w:sz="4" w:space="0" w:color="auto"/>
                    <w:right w:val="single" w:sz="4" w:space="0" w:color="auto"/>
                  </w:tcBorders>
                  <w:hideMark/>
                </w:tcPr>
                <w:p w14:paraId="02CF6AFC" w14:textId="77777777" w:rsidR="0026791C" w:rsidRPr="00534549" w:rsidRDefault="0026791C" w:rsidP="0026791C">
                  <w:pPr>
                    <w:rPr>
                      <w:rFonts w:cs="Times New Roman"/>
                      <w:noProof/>
                      <w:lang w:val="vi-VN"/>
                    </w:rPr>
                  </w:pPr>
                  <w:r w:rsidRPr="00534549">
                    <w:rPr>
                      <w:rFonts w:cs="Times New Roman"/>
                      <w:noProof/>
                      <w:lang w:val="vi-VN"/>
                    </w:rPr>
                    <w:t>Sửa</w:t>
                  </w:r>
                </w:p>
              </w:tc>
            </w:tr>
            <w:tr w:rsidR="0026791C" w:rsidRPr="00534549" w14:paraId="1702C104" w14:textId="77777777">
              <w:tc>
                <w:tcPr>
                  <w:tcW w:w="2281" w:type="dxa"/>
                  <w:tcBorders>
                    <w:top w:val="single" w:sz="4" w:space="0" w:color="auto"/>
                    <w:left w:val="single" w:sz="4" w:space="0" w:color="auto"/>
                    <w:bottom w:val="single" w:sz="4" w:space="0" w:color="auto"/>
                    <w:right w:val="single" w:sz="4" w:space="0" w:color="auto"/>
                  </w:tcBorders>
                  <w:hideMark/>
                </w:tcPr>
                <w:p w14:paraId="6770DE1C" w14:textId="77777777" w:rsidR="0026791C" w:rsidRPr="00534549" w:rsidRDefault="0026791C">
                  <w:pPr>
                    <w:jc w:val="center"/>
                    <w:rPr>
                      <w:rFonts w:cs="Times New Roman"/>
                      <w:noProof/>
                      <w:lang w:val="vi-VN"/>
                    </w:rPr>
                  </w:pPr>
                  <w:r w:rsidRPr="00534549">
                    <w:rPr>
                      <w:rFonts w:cs="Times New Roman"/>
                      <w:noProof/>
                      <w:lang w:val="vi-VN"/>
                    </w:rPr>
                    <w:t>BenhNhan</w:t>
                  </w:r>
                </w:p>
              </w:tc>
              <w:tc>
                <w:tcPr>
                  <w:tcW w:w="2281" w:type="dxa"/>
                  <w:tcBorders>
                    <w:top w:val="single" w:sz="4" w:space="0" w:color="auto"/>
                    <w:left w:val="single" w:sz="4" w:space="0" w:color="auto"/>
                    <w:bottom w:val="single" w:sz="4" w:space="0" w:color="auto"/>
                    <w:right w:val="single" w:sz="4" w:space="0" w:color="auto"/>
                  </w:tcBorders>
                  <w:hideMark/>
                </w:tcPr>
                <w:p w14:paraId="7005BF1F" w14:textId="77777777" w:rsidR="0026791C" w:rsidRPr="00534549" w:rsidRDefault="0026791C" w:rsidP="0026791C">
                  <w:pP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2781F822" w14:textId="77777777" w:rsidR="0026791C" w:rsidRPr="00534549" w:rsidRDefault="0026791C" w:rsidP="0026791C">
                  <w:pP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4018EB2C" w14:textId="77777777" w:rsidR="0026791C" w:rsidRPr="00534549" w:rsidRDefault="0026791C" w:rsidP="0026791C">
                  <w:pPr>
                    <w:ind w:firstLine="0"/>
                    <w:rPr>
                      <w:rFonts w:cs="Times New Roman"/>
                      <w:noProof/>
                      <w:lang w:val="vi-VN"/>
                    </w:rPr>
                  </w:pPr>
                  <w:r w:rsidRPr="00534549">
                    <w:rPr>
                      <w:rFonts w:cs="Times New Roman"/>
                      <w:noProof/>
                      <w:lang w:val="vi-VN"/>
                    </w:rPr>
                    <w:t>+ ( GioiTinh)</w:t>
                  </w:r>
                </w:p>
              </w:tc>
            </w:tr>
          </w:tbl>
          <w:p w14:paraId="5FB37B9C" w14:textId="77777777" w:rsidR="0026791C" w:rsidRPr="00534549" w:rsidRDefault="0026791C">
            <w:pPr>
              <w:rPr>
                <w:rFonts w:cs="Times New Roman"/>
                <w:noProof/>
                <w:lang w:val="vi-VN"/>
              </w:rPr>
            </w:pPr>
            <w:r w:rsidRPr="00534549">
              <w:rPr>
                <w:rFonts w:cs="Times New Roman"/>
                <w:noProof/>
                <w:lang w:val="vi-VN"/>
              </w:rPr>
              <w:t xml:space="preserve"> </w:t>
            </w:r>
          </w:p>
        </w:tc>
      </w:tr>
    </w:tbl>
    <w:p w14:paraId="46630CF0" w14:textId="6E240720" w:rsidR="0026791C" w:rsidRDefault="0026791C" w:rsidP="0026791C">
      <w:pPr>
        <w:jc w:val="center"/>
        <w:rPr>
          <w:rFonts w:cs="Times New Roman"/>
          <w:noProof/>
          <w:sz w:val="22"/>
          <w:lang w:val="vi-VN"/>
        </w:rPr>
      </w:pPr>
    </w:p>
    <w:p w14:paraId="773249A3" w14:textId="77777777" w:rsidR="00627EF8" w:rsidRPr="00534549" w:rsidRDefault="00627EF8" w:rsidP="0026791C">
      <w:pPr>
        <w:jc w:val="center"/>
        <w:rPr>
          <w:rFonts w:cs="Times New Roman"/>
          <w:noProof/>
          <w:sz w:val="22"/>
          <w:lang w:val="vi-VN"/>
        </w:rPr>
      </w:pPr>
    </w:p>
    <w:tbl>
      <w:tblPr>
        <w:tblStyle w:val="Heading5Char"/>
        <w:tblW w:w="0" w:type="auto"/>
        <w:tblLook w:val="04A0" w:firstRow="1" w:lastRow="0" w:firstColumn="1" w:lastColumn="0" w:noHBand="0" w:noVBand="1"/>
      </w:tblPr>
      <w:tblGrid>
        <w:gridCol w:w="2335"/>
        <w:gridCol w:w="6681"/>
      </w:tblGrid>
      <w:tr w:rsidR="0026791C" w:rsidRPr="00534549" w14:paraId="64497C42" w14:textId="77777777" w:rsidTr="0026791C">
        <w:tc>
          <w:tcPr>
            <w:tcW w:w="2335" w:type="dxa"/>
            <w:tcBorders>
              <w:top w:val="single" w:sz="4" w:space="0" w:color="auto"/>
              <w:left w:val="single" w:sz="4" w:space="0" w:color="auto"/>
              <w:bottom w:val="single" w:sz="4" w:space="0" w:color="auto"/>
              <w:right w:val="single" w:sz="4" w:space="0" w:color="auto"/>
            </w:tcBorders>
            <w:hideMark/>
          </w:tcPr>
          <w:p w14:paraId="60F42D1A" w14:textId="77777777" w:rsidR="0026791C" w:rsidRPr="00534549" w:rsidRDefault="0026791C">
            <w:pPr>
              <w:jc w:val="center"/>
              <w:rPr>
                <w:rFonts w:cs="Times New Roman"/>
                <w:b/>
                <w:noProof/>
                <w:lang w:val="vi-VN"/>
              </w:rPr>
            </w:pPr>
            <w:r w:rsidRPr="00534549">
              <w:rPr>
                <w:rFonts w:cs="Times New Roman"/>
                <w:b/>
                <w:noProof/>
                <w:lang w:val="vi-VN"/>
              </w:rPr>
              <w:t>R2</w:t>
            </w:r>
          </w:p>
        </w:tc>
        <w:tc>
          <w:tcPr>
            <w:tcW w:w="7015" w:type="dxa"/>
            <w:tcBorders>
              <w:top w:val="single" w:sz="4" w:space="0" w:color="auto"/>
              <w:left w:val="single" w:sz="4" w:space="0" w:color="auto"/>
              <w:bottom w:val="single" w:sz="4" w:space="0" w:color="auto"/>
              <w:right w:val="single" w:sz="4" w:space="0" w:color="auto"/>
            </w:tcBorders>
            <w:hideMark/>
          </w:tcPr>
          <w:p w14:paraId="12731717" w14:textId="77777777" w:rsidR="0026791C" w:rsidRPr="00534549" w:rsidRDefault="0026791C">
            <w:pPr>
              <w:jc w:val="center"/>
              <w:rPr>
                <w:rFonts w:cs="Times New Roman"/>
                <w:b/>
                <w:noProof/>
                <w:lang w:val="vi-VN"/>
              </w:rPr>
            </w:pPr>
            <w:r w:rsidRPr="00534549">
              <w:rPr>
                <w:rFonts w:cs="Times New Roman"/>
                <w:b/>
                <w:noProof/>
                <w:lang w:val="vi-VN"/>
              </w:rPr>
              <w:t>Mô tả RBTV</w:t>
            </w:r>
          </w:p>
        </w:tc>
      </w:tr>
      <w:tr w:rsidR="0026791C" w:rsidRPr="00534549" w14:paraId="1AA30B65" w14:textId="77777777" w:rsidTr="0026791C">
        <w:tc>
          <w:tcPr>
            <w:tcW w:w="2335" w:type="dxa"/>
            <w:tcBorders>
              <w:top w:val="single" w:sz="4" w:space="0" w:color="auto"/>
              <w:left w:val="single" w:sz="4" w:space="0" w:color="auto"/>
              <w:bottom w:val="single" w:sz="4" w:space="0" w:color="auto"/>
              <w:right w:val="single" w:sz="4" w:space="0" w:color="auto"/>
            </w:tcBorders>
            <w:hideMark/>
          </w:tcPr>
          <w:p w14:paraId="7230E4F0" w14:textId="77777777" w:rsidR="0026791C" w:rsidRPr="00534549" w:rsidRDefault="0026791C">
            <w:pPr>
              <w:jc w:val="center"/>
              <w:rPr>
                <w:rFonts w:cs="Times New Roman"/>
                <w:noProof/>
                <w:lang w:val="vi-VN"/>
              </w:rPr>
            </w:pPr>
            <w:r w:rsidRPr="00534549">
              <w:rPr>
                <w:rFonts w:cs="Times New Roman"/>
                <w:noProof/>
                <w:lang w:val="vi-VN"/>
              </w:rPr>
              <w:t>Bối cảnh</w:t>
            </w:r>
          </w:p>
        </w:tc>
        <w:tc>
          <w:tcPr>
            <w:tcW w:w="7015" w:type="dxa"/>
            <w:tcBorders>
              <w:top w:val="single" w:sz="4" w:space="0" w:color="auto"/>
              <w:left w:val="single" w:sz="4" w:space="0" w:color="auto"/>
              <w:bottom w:val="single" w:sz="4" w:space="0" w:color="auto"/>
              <w:right w:val="single" w:sz="4" w:space="0" w:color="auto"/>
            </w:tcBorders>
            <w:hideMark/>
          </w:tcPr>
          <w:p w14:paraId="58CBB9C8" w14:textId="77777777" w:rsidR="0026791C" w:rsidRPr="00534549" w:rsidRDefault="0026791C">
            <w:pPr>
              <w:rPr>
                <w:rFonts w:cs="Times New Roman"/>
                <w:noProof/>
                <w:lang w:val="vi-VN"/>
              </w:rPr>
            </w:pPr>
            <w:r w:rsidRPr="00534549">
              <w:rPr>
                <w:rFonts w:cs="Times New Roman"/>
                <w:noProof/>
                <w:lang w:val="vi-VN"/>
              </w:rPr>
              <w:t>HoaDonThuoc, PhieuKham</w:t>
            </w:r>
          </w:p>
        </w:tc>
      </w:tr>
      <w:tr w:rsidR="0026791C" w:rsidRPr="00534549" w14:paraId="0664E3B4" w14:textId="77777777" w:rsidTr="0026791C">
        <w:tc>
          <w:tcPr>
            <w:tcW w:w="2335" w:type="dxa"/>
            <w:tcBorders>
              <w:top w:val="single" w:sz="4" w:space="0" w:color="auto"/>
              <w:left w:val="single" w:sz="4" w:space="0" w:color="auto"/>
              <w:bottom w:val="single" w:sz="4" w:space="0" w:color="auto"/>
              <w:right w:val="single" w:sz="4" w:space="0" w:color="auto"/>
            </w:tcBorders>
            <w:hideMark/>
          </w:tcPr>
          <w:p w14:paraId="7BF8DE15" w14:textId="77777777" w:rsidR="0026791C" w:rsidRPr="00534549" w:rsidRDefault="0026791C">
            <w:pPr>
              <w:jc w:val="center"/>
              <w:rPr>
                <w:rFonts w:cs="Times New Roman"/>
                <w:noProof/>
                <w:lang w:val="vi-VN"/>
              </w:rPr>
            </w:pPr>
            <w:r w:rsidRPr="00534549">
              <w:rPr>
                <w:rFonts w:cs="Times New Roman"/>
                <w:noProof/>
                <w:lang w:val="vi-VN"/>
              </w:rPr>
              <w:t>Mô tả</w:t>
            </w:r>
          </w:p>
        </w:tc>
        <w:tc>
          <w:tcPr>
            <w:tcW w:w="7015" w:type="dxa"/>
            <w:tcBorders>
              <w:top w:val="single" w:sz="4" w:space="0" w:color="auto"/>
              <w:left w:val="single" w:sz="4" w:space="0" w:color="auto"/>
              <w:bottom w:val="single" w:sz="4" w:space="0" w:color="auto"/>
              <w:right w:val="single" w:sz="4" w:space="0" w:color="auto"/>
            </w:tcBorders>
            <w:hideMark/>
          </w:tcPr>
          <w:p w14:paraId="156CB4E8" w14:textId="77777777" w:rsidR="0026791C" w:rsidRPr="00534549" w:rsidRDefault="0026791C">
            <w:pPr>
              <w:rPr>
                <w:rFonts w:cs="Times New Roman"/>
                <w:noProof/>
                <w:lang w:val="vi-VN"/>
              </w:rPr>
            </w:pPr>
            <w:r w:rsidRPr="00534549">
              <w:rPr>
                <w:rFonts w:cs="Times New Roman"/>
                <w:noProof/>
                <w:lang w:val="vi-VN"/>
              </w:rPr>
              <w:t>Ngày hóa đơn nhỏ hơn bằng ngày khám</w:t>
            </w:r>
          </w:p>
        </w:tc>
      </w:tr>
      <w:tr w:rsidR="0026791C" w:rsidRPr="00534549" w14:paraId="34EFF332" w14:textId="77777777" w:rsidTr="0026791C">
        <w:tc>
          <w:tcPr>
            <w:tcW w:w="2335" w:type="dxa"/>
            <w:tcBorders>
              <w:top w:val="single" w:sz="4" w:space="0" w:color="auto"/>
              <w:left w:val="single" w:sz="4" w:space="0" w:color="auto"/>
              <w:bottom w:val="single" w:sz="4" w:space="0" w:color="auto"/>
              <w:right w:val="single" w:sz="4" w:space="0" w:color="auto"/>
            </w:tcBorders>
            <w:hideMark/>
          </w:tcPr>
          <w:p w14:paraId="67802570" w14:textId="77777777" w:rsidR="0026791C" w:rsidRPr="00534549" w:rsidRDefault="0026791C">
            <w:pPr>
              <w:jc w:val="center"/>
              <w:rPr>
                <w:rFonts w:cs="Times New Roman"/>
                <w:noProof/>
                <w:lang w:val="vi-VN"/>
              </w:rPr>
            </w:pPr>
            <w:r w:rsidRPr="00534549">
              <w:rPr>
                <w:rFonts w:cs="Times New Roman"/>
                <w:noProof/>
                <w:lang w:val="vi-VN"/>
              </w:rPr>
              <w:t>Nội dung</w:t>
            </w:r>
          </w:p>
        </w:tc>
        <w:tc>
          <w:tcPr>
            <w:tcW w:w="7015" w:type="dxa"/>
            <w:tcBorders>
              <w:top w:val="single" w:sz="4" w:space="0" w:color="auto"/>
              <w:left w:val="single" w:sz="4" w:space="0" w:color="auto"/>
              <w:bottom w:val="single" w:sz="4" w:space="0" w:color="auto"/>
              <w:right w:val="single" w:sz="4" w:space="0" w:color="auto"/>
            </w:tcBorders>
            <w:hideMark/>
          </w:tcPr>
          <w:p w14:paraId="58544BE2" w14:textId="50111BA0" w:rsidR="0026791C" w:rsidRPr="00534549" w:rsidRDefault="0026791C" w:rsidP="0026791C">
            <w:pPr>
              <w:ind w:firstLine="0"/>
              <w:rPr>
                <w:rFonts w:cs="Times New Roman"/>
                <w:noProof/>
                <w:lang w:val="vi-VN"/>
              </w:rPr>
            </w:pPr>
            <w:r w:rsidRPr="00534549">
              <w:rPr>
                <w:rFonts w:cs="Times New Roman"/>
                <w:noProof/>
                <w:lang w:val="vi-VN"/>
              </w:rPr>
              <w:t xml:space="preserve">Ɐhdt ϵ HoaDonThuoc ( </w:t>
            </w:r>
            <w:r w:rsidRPr="00534549">
              <w:rPr>
                <w:rFonts w:cs="Times New Roman"/>
                <w:noProof/>
                <w:lang w:val="vi-VN"/>
              </w:rPr>
              <w:sym w:font="Symbol" w:char="F024"/>
            </w:r>
            <w:r w:rsidRPr="00534549">
              <w:rPr>
                <w:rFonts w:cs="Times New Roman"/>
                <w:noProof/>
                <w:lang w:val="vi-VN"/>
              </w:rPr>
              <w:t xml:space="preserve"> pk </w:t>
            </w:r>
            <w:r w:rsidRPr="00534549">
              <w:rPr>
                <w:rFonts w:cs="Times New Roman"/>
                <w:noProof/>
                <w:lang w:val="vi-VN"/>
              </w:rPr>
              <w:sym w:font="Symbol" w:char="F0CE"/>
            </w:r>
            <w:r w:rsidRPr="00534549">
              <w:rPr>
                <w:rFonts w:cs="Times New Roman"/>
                <w:noProof/>
                <w:lang w:val="vi-VN"/>
              </w:rPr>
              <w:t xml:space="preserve"> PhieuKham: hdt.</w:t>
            </w:r>
            <w:r w:rsidR="000C00B1" w:rsidRPr="00534549">
              <w:rPr>
                <w:rFonts w:cs="Times New Roman"/>
                <w:noProof/>
                <w:lang w:val="vi-VN"/>
              </w:rPr>
              <w:t xml:space="preserve"> </w:t>
            </w:r>
            <w:r w:rsidRPr="00534549">
              <w:rPr>
                <w:rFonts w:cs="Times New Roman"/>
                <w:noProof/>
                <w:lang w:val="vi-VN"/>
              </w:rPr>
              <w:t>MaPK= pk.MaPK =&gt; hdt. NgayBan &lt;= pk. NgayKham)</w:t>
            </w:r>
          </w:p>
        </w:tc>
      </w:tr>
      <w:tr w:rsidR="0026791C" w:rsidRPr="00534549" w14:paraId="34388B97" w14:textId="77777777" w:rsidTr="0026791C">
        <w:tc>
          <w:tcPr>
            <w:tcW w:w="9350" w:type="dxa"/>
            <w:gridSpan w:val="2"/>
            <w:tcBorders>
              <w:top w:val="single" w:sz="4" w:space="0" w:color="auto"/>
              <w:left w:val="single" w:sz="4" w:space="0" w:color="auto"/>
              <w:bottom w:val="single" w:sz="4" w:space="0" w:color="auto"/>
              <w:right w:val="single" w:sz="4" w:space="0" w:color="auto"/>
            </w:tcBorders>
          </w:tcPr>
          <w:p w14:paraId="745193B0" w14:textId="0E79289D" w:rsidR="0026791C" w:rsidRPr="00534549" w:rsidRDefault="0026791C" w:rsidP="000C00B1">
            <w:pPr>
              <w:rPr>
                <w:rFonts w:cs="Times New Roman"/>
                <w:noProof/>
                <w:lang w:val="vi-VN"/>
              </w:rPr>
            </w:pPr>
            <w:r w:rsidRPr="00534549">
              <w:rPr>
                <w:rFonts w:cs="Times New Roman"/>
                <w:noProof/>
                <w:lang w:val="vi-VN"/>
              </w:rPr>
              <w:t>Bảng tầm ảnh hưởng:</w:t>
            </w:r>
          </w:p>
          <w:p w14:paraId="789BAE8F" w14:textId="77777777" w:rsidR="0026791C" w:rsidRPr="00534549" w:rsidRDefault="0026791C">
            <w:pPr>
              <w:jc w:val="center"/>
              <w:rPr>
                <w:rFonts w:cs="Times New Roman"/>
                <w:noProof/>
                <w:lang w:val="vi-VN"/>
              </w:rPr>
            </w:pPr>
          </w:p>
          <w:tbl>
            <w:tblPr>
              <w:tblStyle w:val="Heading5Char"/>
              <w:tblW w:w="0" w:type="auto"/>
              <w:tblLook w:val="04A0" w:firstRow="1" w:lastRow="0" w:firstColumn="1" w:lastColumn="0" w:noHBand="0" w:noVBand="1"/>
            </w:tblPr>
            <w:tblGrid>
              <w:gridCol w:w="2482"/>
              <w:gridCol w:w="2129"/>
              <w:gridCol w:w="2093"/>
              <w:gridCol w:w="2086"/>
            </w:tblGrid>
            <w:tr w:rsidR="0026791C" w:rsidRPr="00534549" w14:paraId="31312FAB" w14:textId="77777777">
              <w:tc>
                <w:tcPr>
                  <w:tcW w:w="2281" w:type="dxa"/>
                  <w:tcBorders>
                    <w:top w:val="single" w:sz="4" w:space="0" w:color="auto"/>
                    <w:left w:val="single" w:sz="4" w:space="0" w:color="auto"/>
                    <w:bottom w:val="single" w:sz="4" w:space="0" w:color="auto"/>
                    <w:right w:val="single" w:sz="4" w:space="0" w:color="auto"/>
                  </w:tcBorders>
                  <w:hideMark/>
                </w:tcPr>
                <w:p w14:paraId="0784AC3F" w14:textId="77777777" w:rsidR="0026791C" w:rsidRPr="00534549" w:rsidRDefault="0026791C">
                  <w:pPr>
                    <w:jc w:val="center"/>
                    <w:rPr>
                      <w:rFonts w:cs="Times New Roman"/>
                      <w:noProof/>
                      <w:lang w:val="vi-VN"/>
                    </w:rPr>
                  </w:pPr>
                  <w:r w:rsidRPr="00534549">
                    <w:rPr>
                      <w:rFonts w:cs="Times New Roman"/>
                      <w:noProof/>
                      <w:lang w:val="vi-VN"/>
                    </w:rPr>
                    <w:t>R2</w:t>
                  </w:r>
                </w:p>
              </w:tc>
              <w:tc>
                <w:tcPr>
                  <w:tcW w:w="2281" w:type="dxa"/>
                  <w:tcBorders>
                    <w:top w:val="single" w:sz="4" w:space="0" w:color="auto"/>
                    <w:left w:val="single" w:sz="4" w:space="0" w:color="auto"/>
                    <w:bottom w:val="single" w:sz="4" w:space="0" w:color="auto"/>
                    <w:right w:val="single" w:sz="4" w:space="0" w:color="auto"/>
                  </w:tcBorders>
                  <w:hideMark/>
                </w:tcPr>
                <w:p w14:paraId="07D0AFF4" w14:textId="77777777" w:rsidR="0026791C" w:rsidRPr="00534549" w:rsidRDefault="0026791C">
                  <w:pPr>
                    <w:jc w:val="center"/>
                    <w:rPr>
                      <w:rFonts w:cs="Times New Roman"/>
                      <w:noProof/>
                      <w:lang w:val="vi-VN"/>
                    </w:rPr>
                  </w:pPr>
                  <w:r w:rsidRPr="00534549">
                    <w:rPr>
                      <w:rFonts w:cs="Times New Roman"/>
                      <w:noProof/>
                      <w:lang w:val="vi-VN"/>
                    </w:rPr>
                    <w:t>Thêm</w:t>
                  </w:r>
                </w:p>
              </w:tc>
              <w:tc>
                <w:tcPr>
                  <w:tcW w:w="2281" w:type="dxa"/>
                  <w:tcBorders>
                    <w:top w:val="single" w:sz="4" w:space="0" w:color="auto"/>
                    <w:left w:val="single" w:sz="4" w:space="0" w:color="auto"/>
                    <w:bottom w:val="single" w:sz="4" w:space="0" w:color="auto"/>
                    <w:right w:val="single" w:sz="4" w:space="0" w:color="auto"/>
                  </w:tcBorders>
                  <w:hideMark/>
                </w:tcPr>
                <w:p w14:paraId="6BFAC68E" w14:textId="77777777" w:rsidR="0026791C" w:rsidRPr="00534549" w:rsidRDefault="0026791C">
                  <w:pPr>
                    <w:jc w:val="center"/>
                    <w:rPr>
                      <w:rFonts w:cs="Times New Roman"/>
                      <w:noProof/>
                      <w:lang w:val="vi-VN"/>
                    </w:rPr>
                  </w:pPr>
                  <w:r w:rsidRPr="00534549">
                    <w:rPr>
                      <w:rFonts w:cs="Times New Roman"/>
                      <w:noProof/>
                      <w:lang w:val="vi-VN"/>
                    </w:rPr>
                    <w:t>Xóa</w:t>
                  </w:r>
                </w:p>
              </w:tc>
              <w:tc>
                <w:tcPr>
                  <w:tcW w:w="2281" w:type="dxa"/>
                  <w:tcBorders>
                    <w:top w:val="single" w:sz="4" w:space="0" w:color="auto"/>
                    <w:left w:val="single" w:sz="4" w:space="0" w:color="auto"/>
                    <w:bottom w:val="single" w:sz="4" w:space="0" w:color="auto"/>
                    <w:right w:val="single" w:sz="4" w:space="0" w:color="auto"/>
                  </w:tcBorders>
                  <w:hideMark/>
                </w:tcPr>
                <w:p w14:paraId="0EA02828" w14:textId="77777777" w:rsidR="0026791C" w:rsidRPr="00534549" w:rsidRDefault="0026791C">
                  <w:pPr>
                    <w:jc w:val="center"/>
                    <w:rPr>
                      <w:rFonts w:cs="Times New Roman"/>
                      <w:noProof/>
                      <w:lang w:val="vi-VN"/>
                    </w:rPr>
                  </w:pPr>
                  <w:r w:rsidRPr="00534549">
                    <w:rPr>
                      <w:rFonts w:cs="Times New Roman"/>
                      <w:noProof/>
                      <w:lang w:val="vi-VN"/>
                    </w:rPr>
                    <w:t>Sửa</w:t>
                  </w:r>
                </w:p>
              </w:tc>
            </w:tr>
            <w:tr w:rsidR="0026791C" w:rsidRPr="00534549" w14:paraId="76C40FC4" w14:textId="77777777">
              <w:tc>
                <w:tcPr>
                  <w:tcW w:w="2281" w:type="dxa"/>
                  <w:tcBorders>
                    <w:top w:val="single" w:sz="4" w:space="0" w:color="auto"/>
                    <w:left w:val="single" w:sz="4" w:space="0" w:color="auto"/>
                    <w:bottom w:val="single" w:sz="4" w:space="0" w:color="auto"/>
                    <w:right w:val="single" w:sz="4" w:space="0" w:color="auto"/>
                  </w:tcBorders>
                  <w:hideMark/>
                </w:tcPr>
                <w:p w14:paraId="46FE823F" w14:textId="77777777" w:rsidR="0026791C" w:rsidRPr="00534549" w:rsidRDefault="0026791C">
                  <w:pPr>
                    <w:jc w:val="center"/>
                    <w:rPr>
                      <w:rFonts w:cs="Times New Roman"/>
                      <w:noProof/>
                      <w:lang w:val="vi-VN"/>
                    </w:rPr>
                  </w:pPr>
                  <w:r w:rsidRPr="00534549">
                    <w:rPr>
                      <w:rFonts w:cs="Times New Roman"/>
                      <w:noProof/>
                      <w:lang w:val="vi-VN"/>
                    </w:rPr>
                    <w:t>HoaDonThuoc</w:t>
                  </w:r>
                </w:p>
              </w:tc>
              <w:tc>
                <w:tcPr>
                  <w:tcW w:w="2281" w:type="dxa"/>
                  <w:tcBorders>
                    <w:top w:val="single" w:sz="4" w:space="0" w:color="auto"/>
                    <w:left w:val="single" w:sz="4" w:space="0" w:color="auto"/>
                    <w:bottom w:val="single" w:sz="4" w:space="0" w:color="auto"/>
                    <w:right w:val="single" w:sz="4" w:space="0" w:color="auto"/>
                  </w:tcBorders>
                  <w:hideMark/>
                </w:tcPr>
                <w:p w14:paraId="2CD77D89"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61F7B1A8"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76675F68" w14:textId="77777777" w:rsidR="0026791C" w:rsidRPr="00534549" w:rsidRDefault="0026791C">
                  <w:pPr>
                    <w:jc w:val="center"/>
                    <w:rPr>
                      <w:rFonts w:cs="Times New Roman"/>
                      <w:noProof/>
                      <w:lang w:val="vi-VN"/>
                    </w:rPr>
                  </w:pPr>
                  <w:r w:rsidRPr="00534549">
                    <w:rPr>
                      <w:rFonts w:cs="Times New Roman"/>
                      <w:noProof/>
                      <w:lang w:val="vi-VN"/>
                    </w:rPr>
                    <w:t>+</w:t>
                  </w:r>
                </w:p>
              </w:tc>
            </w:tr>
            <w:tr w:rsidR="0026791C" w:rsidRPr="00534549" w14:paraId="04B810C2" w14:textId="77777777">
              <w:tc>
                <w:tcPr>
                  <w:tcW w:w="2281" w:type="dxa"/>
                  <w:tcBorders>
                    <w:top w:val="single" w:sz="4" w:space="0" w:color="auto"/>
                    <w:left w:val="single" w:sz="4" w:space="0" w:color="auto"/>
                    <w:bottom w:val="single" w:sz="4" w:space="0" w:color="auto"/>
                    <w:right w:val="single" w:sz="4" w:space="0" w:color="auto"/>
                  </w:tcBorders>
                  <w:hideMark/>
                </w:tcPr>
                <w:p w14:paraId="5A9DBD20" w14:textId="77777777" w:rsidR="0026791C" w:rsidRPr="00534549" w:rsidRDefault="0026791C">
                  <w:pPr>
                    <w:jc w:val="center"/>
                    <w:rPr>
                      <w:rFonts w:cs="Times New Roman"/>
                      <w:noProof/>
                      <w:lang w:val="vi-VN"/>
                    </w:rPr>
                  </w:pPr>
                  <w:r w:rsidRPr="00534549">
                    <w:rPr>
                      <w:rFonts w:cs="Times New Roman"/>
                      <w:noProof/>
                      <w:lang w:val="vi-VN"/>
                    </w:rPr>
                    <w:t>PhieuKham</w:t>
                  </w:r>
                </w:p>
              </w:tc>
              <w:tc>
                <w:tcPr>
                  <w:tcW w:w="2281" w:type="dxa"/>
                  <w:tcBorders>
                    <w:top w:val="single" w:sz="4" w:space="0" w:color="auto"/>
                    <w:left w:val="single" w:sz="4" w:space="0" w:color="auto"/>
                    <w:bottom w:val="single" w:sz="4" w:space="0" w:color="auto"/>
                    <w:right w:val="single" w:sz="4" w:space="0" w:color="auto"/>
                  </w:tcBorders>
                  <w:hideMark/>
                </w:tcPr>
                <w:p w14:paraId="706D5641"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2D92EF74"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78F90815" w14:textId="77777777" w:rsidR="0026791C" w:rsidRPr="00534549" w:rsidRDefault="0026791C">
                  <w:pPr>
                    <w:jc w:val="center"/>
                    <w:rPr>
                      <w:rFonts w:cs="Times New Roman"/>
                      <w:noProof/>
                      <w:lang w:val="vi-VN"/>
                    </w:rPr>
                  </w:pPr>
                  <w:r w:rsidRPr="00534549">
                    <w:rPr>
                      <w:rFonts w:cs="Times New Roman"/>
                      <w:noProof/>
                      <w:lang w:val="vi-VN"/>
                    </w:rPr>
                    <w:t xml:space="preserve">+ </w:t>
                  </w:r>
                </w:p>
              </w:tc>
            </w:tr>
          </w:tbl>
          <w:p w14:paraId="24679129" w14:textId="77777777" w:rsidR="0026791C" w:rsidRPr="00534549" w:rsidRDefault="0026791C">
            <w:pPr>
              <w:rPr>
                <w:rFonts w:cs="Times New Roman"/>
                <w:noProof/>
                <w:lang w:val="vi-VN"/>
              </w:rPr>
            </w:pPr>
            <w:r w:rsidRPr="00534549">
              <w:rPr>
                <w:rFonts w:cs="Times New Roman"/>
                <w:noProof/>
                <w:lang w:val="vi-VN"/>
              </w:rPr>
              <w:t xml:space="preserve"> </w:t>
            </w:r>
          </w:p>
        </w:tc>
      </w:tr>
    </w:tbl>
    <w:p w14:paraId="784FF472" w14:textId="78269BA0" w:rsidR="0026791C" w:rsidRDefault="0026791C" w:rsidP="0026791C">
      <w:pPr>
        <w:jc w:val="center"/>
        <w:rPr>
          <w:rFonts w:cs="Times New Roman"/>
          <w:noProof/>
          <w:sz w:val="22"/>
          <w:lang w:val="vi-VN"/>
        </w:rPr>
      </w:pPr>
    </w:p>
    <w:p w14:paraId="7C2D3A57" w14:textId="77777777" w:rsidR="00627EF8" w:rsidRPr="00534549" w:rsidRDefault="00627EF8" w:rsidP="0026791C">
      <w:pPr>
        <w:jc w:val="center"/>
        <w:rPr>
          <w:rFonts w:cs="Times New Roman"/>
          <w:noProof/>
          <w:sz w:val="22"/>
          <w:lang w:val="vi-VN"/>
        </w:rPr>
      </w:pPr>
    </w:p>
    <w:tbl>
      <w:tblPr>
        <w:tblStyle w:val="Heading5Char"/>
        <w:tblW w:w="0" w:type="auto"/>
        <w:tblLook w:val="04A0" w:firstRow="1" w:lastRow="0" w:firstColumn="1" w:lastColumn="0" w:noHBand="0" w:noVBand="1"/>
      </w:tblPr>
      <w:tblGrid>
        <w:gridCol w:w="2425"/>
        <w:gridCol w:w="6591"/>
      </w:tblGrid>
      <w:tr w:rsidR="0026791C" w:rsidRPr="00534549" w14:paraId="69A83DE1"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2E61BC64" w14:textId="77777777" w:rsidR="0026791C" w:rsidRPr="00534549" w:rsidRDefault="0026791C">
            <w:pPr>
              <w:jc w:val="center"/>
              <w:rPr>
                <w:rFonts w:cs="Times New Roman"/>
                <w:b/>
                <w:noProof/>
                <w:lang w:val="vi-VN"/>
              </w:rPr>
            </w:pPr>
            <w:r w:rsidRPr="00534549">
              <w:rPr>
                <w:rFonts w:cs="Times New Roman"/>
                <w:b/>
                <w:noProof/>
                <w:lang w:val="vi-VN"/>
              </w:rPr>
              <w:t>R3</w:t>
            </w:r>
          </w:p>
        </w:tc>
        <w:tc>
          <w:tcPr>
            <w:tcW w:w="6925" w:type="dxa"/>
            <w:tcBorders>
              <w:top w:val="single" w:sz="4" w:space="0" w:color="auto"/>
              <w:left w:val="single" w:sz="4" w:space="0" w:color="auto"/>
              <w:bottom w:val="single" w:sz="4" w:space="0" w:color="auto"/>
              <w:right w:val="single" w:sz="4" w:space="0" w:color="auto"/>
            </w:tcBorders>
            <w:hideMark/>
          </w:tcPr>
          <w:p w14:paraId="76850F48" w14:textId="77777777" w:rsidR="0026791C" w:rsidRPr="00534549" w:rsidRDefault="0026791C">
            <w:pPr>
              <w:jc w:val="center"/>
              <w:rPr>
                <w:rFonts w:cs="Times New Roman"/>
                <w:b/>
                <w:noProof/>
                <w:lang w:val="vi-VN"/>
              </w:rPr>
            </w:pPr>
            <w:r w:rsidRPr="00534549">
              <w:rPr>
                <w:rFonts w:cs="Times New Roman"/>
                <w:b/>
                <w:noProof/>
                <w:lang w:val="vi-VN"/>
              </w:rPr>
              <w:t>Mô tả RBTV</w:t>
            </w:r>
          </w:p>
        </w:tc>
      </w:tr>
      <w:tr w:rsidR="0026791C" w:rsidRPr="00534549" w14:paraId="2CDD53C0"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765AE356" w14:textId="77777777" w:rsidR="0026791C" w:rsidRPr="00534549" w:rsidRDefault="0026791C">
            <w:pPr>
              <w:jc w:val="center"/>
              <w:rPr>
                <w:rFonts w:cs="Times New Roman"/>
                <w:noProof/>
                <w:lang w:val="vi-VN"/>
              </w:rPr>
            </w:pPr>
            <w:r w:rsidRPr="00534549">
              <w:rPr>
                <w:rFonts w:cs="Times New Roman"/>
                <w:noProof/>
                <w:lang w:val="vi-VN"/>
              </w:rPr>
              <w:lastRenderedPageBreak/>
              <w:t>Bối cảnh</w:t>
            </w:r>
          </w:p>
        </w:tc>
        <w:tc>
          <w:tcPr>
            <w:tcW w:w="6925" w:type="dxa"/>
            <w:tcBorders>
              <w:top w:val="single" w:sz="4" w:space="0" w:color="auto"/>
              <w:left w:val="single" w:sz="4" w:space="0" w:color="auto"/>
              <w:bottom w:val="single" w:sz="4" w:space="0" w:color="auto"/>
              <w:right w:val="single" w:sz="4" w:space="0" w:color="auto"/>
            </w:tcBorders>
            <w:hideMark/>
          </w:tcPr>
          <w:p w14:paraId="17D04B16" w14:textId="77777777" w:rsidR="0026791C" w:rsidRPr="00534549" w:rsidRDefault="0026791C">
            <w:pPr>
              <w:rPr>
                <w:rFonts w:cs="Times New Roman"/>
                <w:noProof/>
                <w:lang w:val="vi-VN"/>
              </w:rPr>
            </w:pPr>
            <w:r w:rsidRPr="00534549">
              <w:rPr>
                <w:rFonts w:cs="Times New Roman"/>
                <w:noProof/>
                <w:lang w:val="vi-VN"/>
              </w:rPr>
              <w:t>BenhNhan</w:t>
            </w:r>
          </w:p>
        </w:tc>
      </w:tr>
      <w:tr w:rsidR="0026791C" w:rsidRPr="00534549" w14:paraId="54DE2D87"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41E2AE8A" w14:textId="77777777" w:rsidR="0026791C" w:rsidRPr="00534549" w:rsidRDefault="0026791C">
            <w:pPr>
              <w:jc w:val="center"/>
              <w:rPr>
                <w:rFonts w:cs="Times New Roman"/>
                <w:noProof/>
                <w:lang w:val="vi-VN"/>
              </w:rPr>
            </w:pPr>
            <w:r w:rsidRPr="00534549">
              <w:rPr>
                <w:rFonts w:cs="Times New Roman"/>
                <w:noProof/>
                <w:lang w:val="vi-VN"/>
              </w:rPr>
              <w:t>Mô tả</w:t>
            </w:r>
          </w:p>
        </w:tc>
        <w:tc>
          <w:tcPr>
            <w:tcW w:w="6925" w:type="dxa"/>
            <w:tcBorders>
              <w:top w:val="single" w:sz="4" w:space="0" w:color="auto"/>
              <w:left w:val="single" w:sz="4" w:space="0" w:color="auto"/>
              <w:bottom w:val="single" w:sz="4" w:space="0" w:color="auto"/>
              <w:right w:val="single" w:sz="4" w:space="0" w:color="auto"/>
            </w:tcBorders>
            <w:hideMark/>
          </w:tcPr>
          <w:p w14:paraId="304EAA0B" w14:textId="77777777" w:rsidR="0026791C" w:rsidRPr="00534549" w:rsidRDefault="0026791C">
            <w:pPr>
              <w:rPr>
                <w:rFonts w:cs="Times New Roman"/>
                <w:noProof/>
                <w:lang w:val="vi-VN"/>
              </w:rPr>
            </w:pPr>
            <w:r w:rsidRPr="00534549">
              <w:rPr>
                <w:rFonts w:cs="Times New Roman"/>
                <w:noProof/>
                <w:lang w:val="vi-VN"/>
              </w:rPr>
              <w:t>Mỗi ngày khám tối đa 40 bệnh nhân</w:t>
            </w:r>
          </w:p>
        </w:tc>
      </w:tr>
      <w:tr w:rsidR="0026791C" w:rsidRPr="00534549" w14:paraId="6F8CCDD4"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6A858376" w14:textId="77777777" w:rsidR="0026791C" w:rsidRPr="00534549" w:rsidRDefault="0026791C">
            <w:pPr>
              <w:jc w:val="center"/>
              <w:rPr>
                <w:rFonts w:cs="Times New Roman"/>
                <w:noProof/>
                <w:lang w:val="vi-VN"/>
              </w:rPr>
            </w:pPr>
            <w:r w:rsidRPr="00534549">
              <w:rPr>
                <w:rFonts w:cs="Times New Roman"/>
                <w:noProof/>
                <w:lang w:val="vi-VN"/>
              </w:rPr>
              <w:t>Nội dung</w:t>
            </w:r>
          </w:p>
        </w:tc>
        <w:tc>
          <w:tcPr>
            <w:tcW w:w="6925" w:type="dxa"/>
            <w:tcBorders>
              <w:top w:val="single" w:sz="4" w:space="0" w:color="auto"/>
              <w:left w:val="single" w:sz="4" w:space="0" w:color="auto"/>
              <w:bottom w:val="single" w:sz="4" w:space="0" w:color="auto"/>
              <w:right w:val="single" w:sz="4" w:space="0" w:color="auto"/>
            </w:tcBorders>
            <w:hideMark/>
          </w:tcPr>
          <w:p w14:paraId="1F112388" w14:textId="40E7AAAB" w:rsidR="0026791C" w:rsidRPr="00534549" w:rsidRDefault="0026791C">
            <w:pPr>
              <w:rPr>
                <w:rFonts w:cs="Times New Roman"/>
                <w:noProof/>
                <w:lang w:val="vi-VN"/>
              </w:rPr>
            </w:pPr>
            <w:r w:rsidRPr="00534549">
              <w:rPr>
                <w:rFonts w:cs="Times New Roman"/>
                <w:noProof/>
                <w:lang w:val="vi-VN"/>
              </w:rPr>
              <w:t>Ɐbn ϵ BenhNhan: SUM (bn. MaBN) &lt;=40</w:t>
            </w:r>
          </w:p>
        </w:tc>
      </w:tr>
      <w:tr w:rsidR="0026791C" w:rsidRPr="00534549" w14:paraId="23BE2171" w14:textId="77777777" w:rsidTr="0026791C">
        <w:tc>
          <w:tcPr>
            <w:tcW w:w="9350" w:type="dxa"/>
            <w:gridSpan w:val="2"/>
            <w:tcBorders>
              <w:top w:val="single" w:sz="4" w:space="0" w:color="auto"/>
              <w:left w:val="single" w:sz="4" w:space="0" w:color="auto"/>
              <w:bottom w:val="single" w:sz="4" w:space="0" w:color="auto"/>
              <w:right w:val="single" w:sz="4" w:space="0" w:color="auto"/>
            </w:tcBorders>
          </w:tcPr>
          <w:p w14:paraId="07C12B6A" w14:textId="754AE13E" w:rsidR="0026791C" w:rsidRPr="00534549" w:rsidRDefault="0026791C" w:rsidP="000C00B1">
            <w:pPr>
              <w:rPr>
                <w:rFonts w:cs="Times New Roman"/>
                <w:noProof/>
                <w:lang w:val="vi-VN"/>
              </w:rPr>
            </w:pPr>
            <w:r w:rsidRPr="00534549">
              <w:rPr>
                <w:rFonts w:cs="Times New Roman"/>
                <w:noProof/>
                <w:lang w:val="vi-VN"/>
              </w:rPr>
              <w:t>Bảng tầm ảnh hưởng:</w:t>
            </w:r>
          </w:p>
          <w:p w14:paraId="18AB3C7B" w14:textId="77777777" w:rsidR="0026791C" w:rsidRPr="00534549" w:rsidRDefault="0026791C">
            <w:pPr>
              <w:jc w:val="center"/>
              <w:rPr>
                <w:rFonts w:cs="Times New Roman"/>
                <w:noProof/>
                <w:lang w:val="vi-VN"/>
              </w:rPr>
            </w:pPr>
          </w:p>
          <w:tbl>
            <w:tblPr>
              <w:tblStyle w:val="Heading5Char"/>
              <w:tblW w:w="0" w:type="auto"/>
              <w:tblLook w:val="04A0" w:firstRow="1" w:lastRow="0" w:firstColumn="1" w:lastColumn="0" w:noHBand="0" w:noVBand="1"/>
            </w:tblPr>
            <w:tblGrid>
              <w:gridCol w:w="2254"/>
              <w:gridCol w:w="2194"/>
              <w:gridCol w:w="2173"/>
              <w:gridCol w:w="2169"/>
            </w:tblGrid>
            <w:tr w:rsidR="0026791C" w:rsidRPr="00534549" w14:paraId="24459ED7" w14:textId="77777777">
              <w:tc>
                <w:tcPr>
                  <w:tcW w:w="2281" w:type="dxa"/>
                  <w:tcBorders>
                    <w:top w:val="single" w:sz="4" w:space="0" w:color="auto"/>
                    <w:left w:val="single" w:sz="4" w:space="0" w:color="auto"/>
                    <w:bottom w:val="single" w:sz="4" w:space="0" w:color="auto"/>
                    <w:right w:val="single" w:sz="4" w:space="0" w:color="auto"/>
                  </w:tcBorders>
                  <w:hideMark/>
                </w:tcPr>
                <w:p w14:paraId="7C3BEC48" w14:textId="77777777" w:rsidR="0026791C" w:rsidRPr="00534549" w:rsidRDefault="0026791C">
                  <w:pPr>
                    <w:jc w:val="center"/>
                    <w:rPr>
                      <w:rFonts w:cs="Times New Roman"/>
                      <w:noProof/>
                      <w:lang w:val="vi-VN"/>
                    </w:rPr>
                  </w:pPr>
                  <w:r w:rsidRPr="00534549">
                    <w:rPr>
                      <w:rFonts w:cs="Times New Roman"/>
                      <w:noProof/>
                      <w:lang w:val="vi-VN"/>
                    </w:rPr>
                    <w:t>R3</w:t>
                  </w:r>
                </w:p>
              </w:tc>
              <w:tc>
                <w:tcPr>
                  <w:tcW w:w="2281" w:type="dxa"/>
                  <w:tcBorders>
                    <w:top w:val="single" w:sz="4" w:space="0" w:color="auto"/>
                    <w:left w:val="single" w:sz="4" w:space="0" w:color="auto"/>
                    <w:bottom w:val="single" w:sz="4" w:space="0" w:color="auto"/>
                    <w:right w:val="single" w:sz="4" w:space="0" w:color="auto"/>
                  </w:tcBorders>
                  <w:hideMark/>
                </w:tcPr>
                <w:p w14:paraId="21E48FCD" w14:textId="77777777" w:rsidR="0026791C" w:rsidRPr="00534549" w:rsidRDefault="0026791C">
                  <w:pPr>
                    <w:jc w:val="center"/>
                    <w:rPr>
                      <w:rFonts w:cs="Times New Roman"/>
                      <w:noProof/>
                      <w:lang w:val="vi-VN"/>
                    </w:rPr>
                  </w:pPr>
                  <w:r w:rsidRPr="00534549">
                    <w:rPr>
                      <w:rFonts w:cs="Times New Roman"/>
                      <w:noProof/>
                      <w:lang w:val="vi-VN"/>
                    </w:rPr>
                    <w:t>Thêm</w:t>
                  </w:r>
                </w:p>
              </w:tc>
              <w:tc>
                <w:tcPr>
                  <w:tcW w:w="2281" w:type="dxa"/>
                  <w:tcBorders>
                    <w:top w:val="single" w:sz="4" w:space="0" w:color="auto"/>
                    <w:left w:val="single" w:sz="4" w:space="0" w:color="auto"/>
                    <w:bottom w:val="single" w:sz="4" w:space="0" w:color="auto"/>
                    <w:right w:val="single" w:sz="4" w:space="0" w:color="auto"/>
                  </w:tcBorders>
                  <w:hideMark/>
                </w:tcPr>
                <w:p w14:paraId="586D78DF" w14:textId="77777777" w:rsidR="0026791C" w:rsidRPr="00534549" w:rsidRDefault="0026791C">
                  <w:pPr>
                    <w:jc w:val="center"/>
                    <w:rPr>
                      <w:rFonts w:cs="Times New Roman"/>
                      <w:noProof/>
                      <w:lang w:val="vi-VN"/>
                    </w:rPr>
                  </w:pPr>
                  <w:r w:rsidRPr="00534549">
                    <w:rPr>
                      <w:rFonts w:cs="Times New Roman"/>
                      <w:noProof/>
                      <w:lang w:val="vi-VN"/>
                    </w:rPr>
                    <w:t>Xóa</w:t>
                  </w:r>
                </w:p>
              </w:tc>
              <w:tc>
                <w:tcPr>
                  <w:tcW w:w="2281" w:type="dxa"/>
                  <w:tcBorders>
                    <w:top w:val="single" w:sz="4" w:space="0" w:color="auto"/>
                    <w:left w:val="single" w:sz="4" w:space="0" w:color="auto"/>
                    <w:bottom w:val="single" w:sz="4" w:space="0" w:color="auto"/>
                    <w:right w:val="single" w:sz="4" w:space="0" w:color="auto"/>
                  </w:tcBorders>
                  <w:hideMark/>
                </w:tcPr>
                <w:p w14:paraId="7AC2F533" w14:textId="77777777" w:rsidR="0026791C" w:rsidRPr="00534549" w:rsidRDefault="0026791C">
                  <w:pPr>
                    <w:jc w:val="center"/>
                    <w:rPr>
                      <w:rFonts w:cs="Times New Roman"/>
                      <w:noProof/>
                      <w:lang w:val="vi-VN"/>
                    </w:rPr>
                  </w:pPr>
                  <w:r w:rsidRPr="00534549">
                    <w:rPr>
                      <w:rFonts w:cs="Times New Roman"/>
                      <w:noProof/>
                      <w:lang w:val="vi-VN"/>
                    </w:rPr>
                    <w:t>Sửa</w:t>
                  </w:r>
                </w:p>
              </w:tc>
            </w:tr>
            <w:tr w:rsidR="0026791C" w:rsidRPr="00534549" w14:paraId="3986831A" w14:textId="77777777">
              <w:tc>
                <w:tcPr>
                  <w:tcW w:w="2281" w:type="dxa"/>
                  <w:tcBorders>
                    <w:top w:val="single" w:sz="4" w:space="0" w:color="auto"/>
                    <w:left w:val="single" w:sz="4" w:space="0" w:color="auto"/>
                    <w:bottom w:val="single" w:sz="4" w:space="0" w:color="auto"/>
                    <w:right w:val="single" w:sz="4" w:space="0" w:color="auto"/>
                  </w:tcBorders>
                  <w:hideMark/>
                </w:tcPr>
                <w:p w14:paraId="1DEB5495" w14:textId="77777777" w:rsidR="0026791C" w:rsidRPr="00534549" w:rsidRDefault="0026791C">
                  <w:pPr>
                    <w:jc w:val="center"/>
                    <w:rPr>
                      <w:rFonts w:cs="Times New Roman"/>
                      <w:noProof/>
                      <w:lang w:val="vi-VN"/>
                    </w:rPr>
                  </w:pPr>
                  <w:r w:rsidRPr="00534549">
                    <w:rPr>
                      <w:rFonts w:cs="Times New Roman"/>
                      <w:noProof/>
                      <w:lang w:val="vi-VN"/>
                    </w:rPr>
                    <w:t>BenhNhan</w:t>
                  </w:r>
                </w:p>
              </w:tc>
              <w:tc>
                <w:tcPr>
                  <w:tcW w:w="2281" w:type="dxa"/>
                  <w:tcBorders>
                    <w:top w:val="single" w:sz="4" w:space="0" w:color="auto"/>
                    <w:left w:val="single" w:sz="4" w:space="0" w:color="auto"/>
                    <w:bottom w:val="single" w:sz="4" w:space="0" w:color="auto"/>
                    <w:right w:val="single" w:sz="4" w:space="0" w:color="auto"/>
                  </w:tcBorders>
                  <w:hideMark/>
                </w:tcPr>
                <w:p w14:paraId="68188DA0"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10FE277E"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013DC3A0" w14:textId="77777777" w:rsidR="0026791C" w:rsidRPr="00534549" w:rsidRDefault="0026791C">
                  <w:pPr>
                    <w:jc w:val="center"/>
                    <w:rPr>
                      <w:rFonts w:cs="Times New Roman"/>
                      <w:noProof/>
                      <w:lang w:val="vi-VN"/>
                    </w:rPr>
                  </w:pPr>
                  <w:r w:rsidRPr="00534549">
                    <w:rPr>
                      <w:rFonts w:cs="Times New Roman"/>
                      <w:noProof/>
                      <w:lang w:val="vi-VN"/>
                    </w:rPr>
                    <w:t>-</w:t>
                  </w:r>
                </w:p>
              </w:tc>
            </w:tr>
          </w:tbl>
          <w:p w14:paraId="78605C34" w14:textId="77777777" w:rsidR="0026791C" w:rsidRPr="00534549" w:rsidRDefault="0026791C">
            <w:pPr>
              <w:rPr>
                <w:rFonts w:cs="Times New Roman"/>
                <w:noProof/>
                <w:lang w:val="vi-VN"/>
              </w:rPr>
            </w:pPr>
            <w:r w:rsidRPr="00534549">
              <w:rPr>
                <w:rFonts w:cs="Times New Roman"/>
                <w:noProof/>
                <w:lang w:val="vi-VN"/>
              </w:rPr>
              <w:t xml:space="preserve"> </w:t>
            </w:r>
          </w:p>
        </w:tc>
      </w:tr>
    </w:tbl>
    <w:p w14:paraId="5015AAEA" w14:textId="77777777" w:rsidR="0026791C" w:rsidRPr="00534549" w:rsidRDefault="0026791C" w:rsidP="0026791C">
      <w:pPr>
        <w:jc w:val="center"/>
        <w:rPr>
          <w:rFonts w:cs="Times New Roman"/>
          <w:noProof/>
          <w:sz w:val="22"/>
          <w:lang w:val="vi-VN"/>
        </w:rPr>
      </w:pPr>
    </w:p>
    <w:tbl>
      <w:tblPr>
        <w:tblStyle w:val="Heading5Char"/>
        <w:tblW w:w="0" w:type="auto"/>
        <w:tblLook w:val="04A0" w:firstRow="1" w:lastRow="0" w:firstColumn="1" w:lastColumn="0" w:noHBand="0" w:noVBand="1"/>
      </w:tblPr>
      <w:tblGrid>
        <w:gridCol w:w="2425"/>
        <w:gridCol w:w="6591"/>
      </w:tblGrid>
      <w:tr w:rsidR="0026791C" w:rsidRPr="00534549" w14:paraId="10CF7010"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6A4ABC0E" w14:textId="77777777" w:rsidR="0026791C" w:rsidRPr="00534549" w:rsidRDefault="0026791C">
            <w:pPr>
              <w:jc w:val="center"/>
              <w:rPr>
                <w:rFonts w:cs="Times New Roman"/>
                <w:b/>
                <w:noProof/>
                <w:lang w:val="vi-VN"/>
              </w:rPr>
            </w:pPr>
            <w:r w:rsidRPr="00534549">
              <w:rPr>
                <w:rFonts w:cs="Times New Roman"/>
                <w:b/>
                <w:noProof/>
                <w:lang w:val="vi-VN"/>
              </w:rPr>
              <w:t>R4</w:t>
            </w:r>
          </w:p>
        </w:tc>
        <w:tc>
          <w:tcPr>
            <w:tcW w:w="6925" w:type="dxa"/>
            <w:tcBorders>
              <w:top w:val="single" w:sz="4" w:space="0" w:color="auto"/>
              <w:left w:val="single" w:sz="4" w:space="0" w:color="auto"/>
              <w:bottom w:val="single" w:sz="4" w:space="0" w:color="auto"/>
              <w:right w:val="single" w:sz="4" w:space="0" w:color="auto"/>
            </w:tcBorders>
            <w:hideMark/>
          </w:tcPr>
          <w:p w14:paraId="501D5840" w14:textId="77777777" w:rsidR="0026791C" w:rsidRPr="00534549" w:rsidRDefault="0026791C">
            <w:pPr>
              <w:jc w:val="center"/>
              <w:rPr>
                <w:rFonts w:cs="Times New Roman"/>
                <w:b/>
                <w:noProof/>
                <w:lang w:val="vi-VN"/>
              </w:rPr>
            </w:pPr>
            <w:r w:rsidRPr="00534549">
              <w:rPr>
                <w:rFonts w:cs="Times New Roman"/>
                <w:b/>
                <w:noProof/>
                <w:lang w:val="vi-VN"/>
              </w:rPr>
              <w:t>Mô tả RBTV</w:t>
            </w:r>
          </w:p>
        </w:tc>
      </w:tr>
      <w:tr w:rsidR="0026791C" w:rsidRPr="00534549" w14:paraId="190263E9"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010ABD01" w14:textId="77777777" w:rsidR="0026791C" w:rsidRPr="00534549" w:rsidRDefault="0026791C">
            <w:pPr>
              <w:jc w:val="center"/>
              <w:rPr>
                <w:rFonts w:cs="Times New Roman"/>
                <w:noProof/>
                <w:lang w:val="vi-VN"/>
              </w:rPr>
            </w:pPr>
            <w:r w:rsidRPr="00534549">
              <w:rPr>
                <w:rFonts w:cs="Times New Roman"/>
                <w:noProof/>
                <w:lang w:val="vi-VN"/>
              </w:rPr>
              <w:t>Bối cảnh</w:t>
            </w:r>
          </w:p>
        </w:tc>
        <w:tc>
          <w:tcPr>
            <w:tcW w:w="6925" w:type="dxa"/>
            <w:tcBorders>
              <w:top w:val="single" w:sz="4" w:space="0" w:color="auto"/>
              <w:left w:val="single" w:sz="4" w:space="0" w:color="auto"/>
              <w:bottom w:val="single" w:sz="4" w:space="0" w:color="auto"/>
              <w:right w:val="single" w:sz="4" w:space="0" w:color="auto"/>
            </w:tcBorders>
            <w:hideMark/>
          </w:tcPr>
          <w:p w14:paraId="140182C4" w14:textId="77777777" w:rsidR="0026791C" w:rsidRPr="00534549" w:rsidRDefault="0026791C">
            <w:pPr>
              <w:rPr>
                <w:rFonts w:cs="Times New Roman"/>
                <w:noProof/>
                <w:lang w:val="vi-VN"/>
              </w:rPr>
            </w:pPr>
            <w:r w:rsidRPr="00534549">
              <w:rPr>
                <w:rFonts w:cs="Times New Roman"/>
                <w:noProof/>
                <w:lang w:val="vi-VN"/>
              </w:rPr>
              <w:t>BenhNhan</w:t>
            </w:r>
          </w:p>
        </w:tc>
      </w:tr>
      <w:tr w:rsidR="0026791C" w:rsidRPr="00534549" w14:paraId="182C4813"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0BBFA44C" w14:textId="77777777" w:rsidR="0026791C" w:rsidRPr="00534549" w:rsidRDefault="0026791C">
            <w:pPr>
              <w:jc w:val="center"/>
              <w:rPr>
                <w:rFonts w:cs="Times New Roman"/>
                <w:noProof/>
                <w:lang w:val="vi-VN"/>
              </w:rPr>
            </w:pPr>
            <w:r w:rsidRPr="00534549">
              <w:rPr>
                <w:rFonts w:cs="Times New Roman"/>
                <w:noProof/>
                <w:lang w:val="vi-VN"/>
              </w:rPr>
              <w:t>Mô tả</w:t>
            </w:r>
          </w:p>
        </w:tc>
        <w:tc>
          <w:tcPr>
            <w:tcW w:w="6925" w:type="dxa"/>
            <w:tcBorders>
              <w:top w:val="single" w:sz="4" w:space="0" w:color="auto"/>
              <w:left w:val="single" w:sz="4" w:space="0" w:color="auto"/>
              <w:bottom w:val="single" w:sz="4" w:space="0" w:color="auto"/>
              <w:right w:val="single" w:sz="4" w:space="0" w:color="auto"/>
            </w:tcBorders>
            <w:hideMark/>
          </w:tcPr>
          <w:p w14:paraId="520EADBF" w14:textId="77777777" w:rsidR="0026791C" w:rsidRPr="00534549" w:rsidRDefault="0026791C">
            <w:pPr>
              <w:rPr>
                <w:rFonts w:cs="Times New Roman"/>
                <w:noProof/>
                <w:lang w:val="vi-VN"/>
              </w:rPr>
            </w:pPr>
            <w:r w:rsidRPr="00534549">
              <w:rPr>
                <w:rFonts w:cs="Times New Roman"/>
                <w:noProof/>
                <w:lang w:val="vi-VN"/>
              </w:rPr>
              <w:t>Giới tính chỉ là Nam hoặc nữ</w:t>
            </w:r>
          </w:p>
        </w:tc>
      </w:tr>
      <w:tr w:rsidR="0026791C" w:rsidRPr="00534549" w14:paraId="370E7E63" w14:textId="77777777" w:rsidTr="0026791C">
        <w:tc>
          <w:tcPr>
            <w:tcW w:w="2425" w:type="dxa"/>
            <w:tcBorders>
              <w:top w:val="single" w:sz="4" w:space="0" w:color="auto"/>
              <w:left w:val="single" w:sz="4" w:space="0" w:color="auto"/>
              <w:bottom w:val="single" w:sz="4" w:space="0" w:color="auto"/>
              <w:right w:val="single" w:sz="4" w:space="0" w:color="auto"/>
            </w:tcBorders>
            <w:hideMark/>
          </w:tcPr>
          <w:p w14:paraId="75D5CE3A" w14:textId="77777777" w:rsidR="0026791C" w:rsidRPr="00534549" w:rsidRDefault="0026791C">
            <w:pPr>
              <w:jc w:val="center"/>
              <w:rPr>
                <w:rFonts w:cs="Times New Roman"/>
                <w:noProof/>
                <w:lang w:val="vi-VN"/>
              </w:rPr>
            </w:pPr>
            <w:r w:rsidRPr="00534549">
              <w:rPr>
                <w:rFonts w:cs="Times New Roman"/>
                <w:noProof/>
                <w:lang w:val="vi-VN"/>
              </w:rPr>
              <w:t>Nội dung</w:t>
            </w:r>
          </w:p>
        </w:tc>
        <w:tc>
          <w:tcPr>
            <w:tcW w:w="6925" w:type="dxa"/>
            <w:tcBorders>
              <w:top w:val="single" w:sz="4" w:space="0" w:color="auto"/>
              <w:left w:val="single" w:sz="4" w:space="0" w:color="auto"/>
              <w:bottom w:val="single" w:sz="4" w:space="0" w:color="auto"/>
              <w:right w:val="single" w:sz="4" w:space="0" w:color="auto"/>
            </w:tcBorders>
            <w:hideMark/>
          </w:tcPr>
          <w:p w14:paraId="2655724B" w14:textId="115B1A23" w:rsidR="0026791C" w:rsidRPr="00534549" w:rsidRDefault="0026791C">
            <w:pPr>
              <w:rPr>
                <w:rFonts w:cs="Times New Roman"/>
                <w:noProof/>
                <w:lang w:val="vi-VN"/>
              </w:rPr>
            </w:pPr>
            <w:r w:rsidRPr="00534549">
              <w:rPr>
                <w:rFonts w:cs="Times New Roman"/>
                <w:noProof/>
                <w:lang w:val="vi-VN"/>
              </w:rPr>
              <w:t>Ɐbn ϵ NguoiDung: bn. GioiTinh ϵ {‘Nam’, ‘Nữ’)</w:t>
            </w:r>
          </w:p>
        </w:tc>
      </w:tr>
      <w:tr w:rsidR="0026791C" w:rsidRPr="00534549" w14:paraId="37482AE4" w14:textId="77777777" w:rsidTr="0026791C">
        <w:tc>
          <w:tcPr>
            <w:tcW w:w="9350" w:type="dxa"/>
            <w:gridSpan w:val="2"/>
            <w:tcBorders>
              <w:top w:val="single" w:sz="4" w:space="0" w:color="auto"/>
              <w:left w:val="single" w:sz="4" w:space="0" w:color="auto"/>
              <w:bottom w:val="single" w:sz="4" w:space="0" w:color="auto"/>
              <w:right w:val="single" w:sz="4" w:space="0" w:color="auto"/>
            </w:tcBorders>
          </w:tcPr>
          <w:p w14:paraId="42137F52" w14:textId="1B6C6D27" w:rsidR="0026791C" w:rsidRPr="00534549" w:rsidRDefault="0026791C" w:rsidP="000C00B1">
            <w:pPr>
              <w:rPr>
                <w:rFonts w:cs="Times New Roman"/>
                <w:noProof/>
                <w:lang w:val="vi-VN"/>
              </w:rPr>
            </w:pPr>
            <w:r w:rsidRPr="00534549">
              <w:rPr>
                <w:rFonts w:cs="Times New Roman"/>
                <w:noProof/>
                <w:lang w:val="vi-VN"/>
              </w:rPr>
              <w:t>Bảng tầm ảnh hưởng:</w:t>
            </w:r>
          </w:p>
          <w:p w14:paraId="01084116" w14:textId="77777777" w:rsidR="0026791C" w:rsidRPr="00534549" w:rsidRDefault="0026791C">
            <w:pPr>
              <w:jc w:val="center"/>
              <w:rPr>
                <w:rFonts w:cs="Times New Roman"/>
                <w:noProof/>
                <w:lang w:val="vi-VN"/>
              </w:rPr>
            </w:pPr>
          </w:p>
          <w:tbl>
            <w:tblPr>
              <w:tblStyle w:val="Heading5Char"/>
              <w:tblW w:w="0" w:type="auto"/>
              <w:tblLook w:val="04A0" w:firstRow="1" w:lastRow="0" w:firstColumn="1" w:lastColumn="0" w:noHBand="0" w:noVBand="1"/>
            </w:tblPr>
            <w:tblGrid>
              <w:gridCol w:w="2267"/>
              <w:gridCol w:w="2190"/>
              <w:gridCol w:w="2168"/>
              <w:gridCol w:w="2165"/>
            </w:tblGrid>
            <w:tr w:rsidR="0026791C" w:rsidRPr="00534549" w14:paraId="79F94B42" w14:textId="77777777">
              <w:tc>
                <w:tcPr>
                  <w:tcW w:w="2281" w:type="dxa"/>
                  <w:tcBorders>
                    <w:top w:val="single" w:sz="4" w:space="0" w:color="auto"/>
                    <w:left w:val="single" w:sz="4" w:space="0" w:color="auto"/>
                    <w:bottom w:val="single" w:sz="4" w:space="0" w:color="auto"/>
                    <w:right w:val="single" w:sz="4" w:space="0" w:color="auto"/>
                  </w:tcBorders>
                  <w:hideMark/>
                </w:tcPr>
                <w:p w14:paraId="34B5A9BB" w14:textId="77777777" w:rsidR="0026791C" w:rsidRPr="00534549" w:rsidRDefault="0026791C">
                  <w:pPr>
                    <w:jc w:val="center"/>
                    <w:rPr>
                      <w:rFonts w:cs="Times New Roman"/>
                      <w:noProof/>
                      <w:lang w:val="vi-VN"/>
                    </w:rPr>
                  </w:pPr>
                  <w:r w:rsidRPr="00534549">
                    <w:rPr>
                      <w:rFonts w:cs="Times New Roman"/>
                      <w:noProof/>
                      <w:lang w:val="vi-VN"/>
                    </w:rPr>
                    <w:t>R4</w:t>
                  </w:r>
                </w:p>
              </w:tc>
              <w:tc>
                <w:tcPr>
                  <w:tcW w:w="2281" w:type="dxa"/>
                  <w:tcBorders>
                    <w:top w:val="single" w:sz="4" w:space="0" w:color="auto"/>
                    <w:left w:val="single" w:sz="4" w:space="0" w:color="auto"/>
                    <w:bottom w:val="single" w:sz="4" w:space="0" w:color="auto"/>
                    <w:right w:val="single" w:sz="4" w:space="0" w:color="auto"/>
                  </w:tcBorders>
                  <w:hideMark/>
                </w:tcPr>
                <w:p w14:paraId="383D4260" w14:textId="77777777" w:rsidR="0026791C" w:rsidRPr="00534549" w:rsidRDefault="0026791C">
                  <w:pPr>
                    <w:jc w:val="center"/>
                    <w:rPr>
                      <w:rFonts w:cs="Times New Roman"/>
                      <w:noProof/>
                      <w:lang w:val="vi-VN"/>
                    </w:rPr>
                  </w:pPr>
                  <w:r w:rsidRPr="00534549">
                    <w:rPr>
                      <w:rFonts w:cs="Times New Roman"/>
                      <w:noProof/>
                      <w:lang w:val="vi-VN"/>
                    </w:rPr>
                    <w:t>Thêm</w:t>
                  </w:r>
                </w:p>
              </w:tc>
              <w:tc>
                <w:tcPr>
                  <w:tcW w:w="2281" w:type="dxa"/>
                  <w:tcBorders>
                    <w:top w:val="single" w:sz="4" w:space="0" w:color="auto"/>
                    <w:left w:val="single" w:sz="4" w:space="0" w:color="auto"/>
                    <w:bottom w:val="single" w:sz="4" w:space="0" w:color="auto"/>
                    <w:right w:val="single" w:sz="4" w:space="0" w:color="auto"/>
                  </w:tcBorders>
                  <w:hideMark/>
                </w:tcPr>
                <w:p w14:paraId="2128413E" w14:textId="77777777" w:rsidR="0026791C" w:rsidRPr="00534549" w:rsidRDefault="0026791C" w:rsidP="00361E16">
                  <w:pPr>
                    <w:jc w:val="left"/>
                    <w:rPr>
                      <w:rFonts w:cs="Times New Roman"/>
                      <w:noProof/>
                      <w:lang w:val="vi-VN"/>
                    </w:rPr>
                  </w:pPr>
                  <w:r w:rsidRPr="00534549">
                    <w:rPr>
                      <w:rFonts w:cs="Times New Roman"/>
                      <w:noProof/>
                      <w:lang w:val="vi-VN"/>
                    </w:rPr>
                    <w:t>Xóa</w:t>
                  </w:r>
                </w:p>
              </w:tc>
              <w:tc>
                <w:tcPr>
                  <w:tcW w:w="2281" w:type="dxa"/>
                  <w:tcBorders>
                    <w:top w:val="single" w:sz="4" w:space="0" w:color="auto"/>
                    <w:left w:val="single" w:sz="4" w:space="0" w:color="auto"/>
                    <w:bottom w:val="single" w:sz="4" w:space="0" w:color="auto"/>
                    <w:right w:val="single" w:sz="4" w:space="0" w:color="auto"/>
                  </w:tcBorders>
                  <w:hideMark/>
                </w:tcPr>
                <w:p w14:paraId="205BB9F2" w14:textId="77777777" w:rsidR="0026791C" w:rsidRPr="00534549" w:rsidRDefault="0026791C" w:rsidP="00361E16">
                  <w:pPr>
                    <w:jc w:val="left"/>
                    <w:rPr>
                      <w:rFonts w:cs="Times New Roman"/>
                      <w:noProof/>
                      <w:lang w:val="vi-VN"/>
                    </w:rPr>
                  </w:pPr>
                  <w:r w:rsidRPr="00534549">
                    <w:rPr>
                      <w:rFonts w:cs="Times New Roman"/>
                      <w:noProof/>
                      <w:lang w:val="vi-VN"/>
                    </w:rPr>
                    <w:t>Sửa</w:t>
                  </w:r>
                </w:p>
              </w:tc>
            </w:tr>
            <w:tr w:rsidR="0026791C" w:rsidRPr="00534549" w14:paraId="4F0E357B" w14:textId="77777777">
              <w:tc>
                <w:tcPr>
                  <w:tcW w:w="2281" w:type="dxa"/>
                  <w:tcBorders>
                    <w:top w:val="single" w:sz="4" w:space="0" w:color="auto"/>
                    <w:left w:val="single" w:sz="4" w:space="0" w:color="auto"/>
                    <w:bottom w:val="single" w:sz="4" w:space="0" w:color="auto"/>
                    <w:right w:val="single" w:sz="4" w:space="0" w:color="auto"/>
                  </w:tcBorders>
                  <w:hideMark/>
                </w:tcPr>
                <w:p w14:paraId="6BC914B7" w14:textId="77777777" w:rsidR="0026791C" w:rsidRPr="00534549" w:rsidRDefault="0026791C">
                  <w:pPr>
                    <w:jc w:val="center"/>
                    <w:rPr>
                      <w:rFonts w:cs="Times New Roman"/>
                      <w:noProof/>
                      <w:lang w:val="vi-VN"/>
                    </w:rPr>
                  </w:pPr>
                  <w:r w:rsidRPr="00534549">
                    <w:rPr>
                      <w:rFonts w:cs="Times New Roman"/>
                      <w:noProof/>
                      <w:lang w:val="vi-VN"/>
                    </w:rPr>
                    <w:t>NguoiDung</w:t>
                  </w:r>
                </w:p>
              </w:tc>
              <w:tc>
                <w:tcPr>
                  <w:tcW w:w="2281" w:type="dxa"/>
                  <w:tcBorders>
                    <w:top w:val="single" w:sz="4" w:space="0" w:color="auto"/>
                    <w:left w:val="single" w:sz="4" w:space="0" w:color="auto"/>
                    <w:bottom w:val="single" w:sz="4" w:space="0" w:color="auto"/>
                    <w:right w:val="single" w:sz="4" w:space="0" w:color="auto"/>
                  </w:tcBorders>
                  <w:hideMark/>
                </w:tcPr>
                <w:p w14:paraId="1C2CA67F" w14:textId="77777777" w:rsidR="0026791C" w:rsidRPr="00534549" w:rsidRDefault="0026791C">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77FC0CE8" w14:textId="77777777" w:rsidR="0026791C" w:rsidRPr="00534549" w:rsidRDefault="0026791C" w:rsidP="00361E16">
                  <w:pPr>
                    <w:jc w:val="left"/>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1B881805" w14:textId="76C917F8" w:rsidR="0026791C" w:rsidRPr="00534549" w:rsidRDefault="00282730" w:rsidP="0026791C">
                  <w:pPr>
                    <w:ind w:firstLine="0"/>
                    <w:rPr>
                      <w:rFonts w:cs="Times New Roman"/>
                      <w:noProof/>
                      <w:lang w:val="vi-VN"/>
                    </w:rPr>
                  </w:pPr>
                  <w:r w:rsidRPr="00534549">
                    <w:rPr>
                      <w:rFonts w:cs="Times New Roman"/>
                      <w:noProof/>
                      <w:lang w:val="vi-VN"/>
                    </w:rPr>
                    <w:t>+ (</w:t>
                  </w:r>
                  <w:r w:rsidR="0026791C" w:rsidRPr="00534549">
                    <w:rPr>
                      <w:rFonts w:cs="Times New Roman"/>
                      <w:noProof/>
                      <w:lang w:val="vi-VN"/>
                    </w:rPr>
                    <w:t>GioiTinh)</w:t>
                  </w:r>
                </w:p>
              </w:tc>
            </w:tr>
          </w:tbl>
          <w:p w14:paraId="6F269C54" w14:textId="77777777" w:rsidR="0026791C" w:rsidRPr="00534549" w:rsidRDefault="0026791C">
            <w:pPr>
              <w:rPr>
                <w:rFonts w:cs="Times New Roman"/>
                <w:noProof/>
                <w:lang w:val="vi-VN"/>
              </w:rPr>
            </w:pPr>
            <w:r w:rsidRPr="00534549">
              <w:rPr>
                <w:rFonts w:cs="Times New Roman"/>
                <w:noProof/>
                <w:lang w:val="vi-VN"/>
              </w:rPr>
              <w:t xml:space="preserve"> </w:t>
            </w:r>
          </w:p>
        </w:tc>
      </w:tr>
    </w:tbl>
    <w:p w14:paraId="1987287E" w14:textId="18B4332A" w:rsidR="0026791C" w:rsidRPr="00534549" w:rsidRDefault="0026791C" w:rsidP="0026791C">
      <w:pPr>
        <w:rPr>
          <w:rFonts w:cs="Times New Roman"/>
          <w:noProof/>
          <w:lang w:val="vi-VN"/>
        </w:rPr>
      </w:pPr>
    </w:p>
    <w:tbl>
      <w:tblPr>
        <w:tblStyle w:val="Heading5Char"/>
        <w:tblW w:w="0" w:type="auto"/>
        <w:tblLook w:val="04A0" w:firstRow="1" w:lastRow="0" w:firstColumn="1" w:lastColumn="0" w:noHBand="0" w:noVBand="1"/>
      </w:tblPr>
      <w:tblGrid>
        <w:gridCol w:w="2425"/>
        <w:gridCol w:w="6591"/>
      </w:tblGrid>
      <w:tr w:rsidR="00361E16" w:rsidRPr="00534549" w14:paraId="372198A9" w14:textId="77777777" w:rsidTr="00110C97">
        <w:tc>
          <w:tcPr>
            <w:tcW w:w="2425" w:type="dxa"/>
            <w:tcBorders>
              <w:top w:val="single" w:sz="4" w:space="0" w:color="auto"/>
              <w:left w:val="single" w:sz="4" w:space="0" w:color="auto"/>
              <w:bottom w:val="single" w:sz="4" w:space="0" w:color="auto"/>
              <w:right w:val="single" w:sz="4" w:space="0" w:color="auto"/>
            </w:tcBorders>
            <w:hideMark/>
          </w:tcPr>
          <w:p w14:paraId="264E5E3B" w14:textId="4D36CC3C" w:rsidR="00361E16" w:rsidRPr="00534549" w:rsidRDefault="00361E16" w:rsidP="00110C97">
            <w:pPr>
              <w:jc w:val="center"/>
              <w:rPr>
                <w:rFonts w:cs="Times New Roman"/>
                <w:b/>
                <w:noProof/>
                <w:lang w:val="vi-VN"/>
              </w:rPr>
            </w:pPr>
            <w:r w:rsidRPr="00534549">
              <w:rPr>
                <w:rFonts w:cs="Times New Roman"/>
                <w:b/>
                <w:noProof/>
                <w:lang w:val="vi-VN"/>
              </w:rPr>
              <w:t>R5</w:t>
            </w:r>
          </w:p>
        </w:tc>
        <w:tc>
          <w:tcPr>
            <w:tcW w:w="6925" w:type="dxa"/>
            <w:tcBorders>
              <w:top w:val="single" w:sz="4" w:space="0" w:color="auto"/>
              <w:left w:val="single" w:sz="4" w:space="0" w:color="auto"/>
              <w:bottom w:val="single" w:sz="4" w:space="0" w:color="auto"/>
              <w:right w:val="single" w:sz="4" w:space="0" w:color="auto"/>
            </w:tcBorders>
            <w:hideMark/>
          </w:tcPr>
          <w:p w14:paraId="2781BC4D" w14:textId="77777777" w:rsidR="00361E16" w:rsidRPr="00534549" w:rsidRDefault="00361E16" w:rsidP="00110C97">
            <w:pPr>
              <w:jc w:val="center"/>
              <w:rPr>
                <w:rFonts w:cs="Times New Roman"/>
                <w:b/>
                <w:noProof/>
                <w:lang w:val="vi-VN"/>
              </w:rPr>
            </w:pPr>
            <w:r w:rsidRPr="00534549">
              <w:rPr>
                <w:rFonts w:cs="Times New Roman"/>
                <w:b/>
                <w:noProof/>
                <w:lang w:val="vi-VN"/>
              </w:rPr>
              <w:t>Mô tả RBTV</w:t>
            </w:r>
          </w:p>
        </w:tc>
      </w:tr>
      <w:tr w:rsidR="00361E16" w:rsidRPr="00534549" w14:paraId="68835C01" w14:textId="77777777" w:rsidTr="00110C97">
        <w:tc>
          <w:tcPr>
            <w:tcW w:w="2425" w:type="dxa"/>
            <w:tcBorders>
              <w:top w:val="single" w:sz="4" w:space="0" w:color="auto"/>
              <w:left w:val="single" w:sz="4" w:space="0" w:color="auto"/>
              <w:bottom w:val="single" w:sz="4" w:space="0" w:color="auto"/>
              <w:right w:val="single" w:sz="4" w:space="0" w:color="auto"/>
            </w:tcBorders>
            <w:hideMark/>
          </w:tcPr>
          <w:p w14:paraId="1EEA5833" w14:textId="77777777" w:rsidR="00361E16" w:rsidRPr="00534549" w:rsidRDefault="00361E16" w:rsidP="00110C97">
            <w:pPr>
              <w:jc w:val="center"/>
              <w:rPr>
                <w:rFonts w:cs="Times New Roman"/>
                <w:noProof/>
                <w:lang w:val="vi-VN"/>
              </w:rPr>
            </w:pPr>
            <w:r w:rsidRPr="00534549">
              <w:rPr>
                <w:rFonts w:cs="Times New Roman"/>
                <w:noProof/>
                <w:lang w:val="vi-VN"/>
              </w:rPr>
              <w:t>Bối cảnh</w:t>
            </w:r>
          </w:p>
        </w:tc>
        <w:tc>
          <w:tcPr>
            <w:tcW w:w="6925" w:type="dxa"/>
            <w:tcBorders>
              <w:top w:val="single" w:sz="4" w:space="0" w:color="auto"/>
              <w:left w:val="single" w:sz="4" w:space="0" w:color="auto"/>
              <w:bottom w:val="single" w:sz="4" w:space="0" w:color="auto"/>
              <w:right w:val="single" w:sz="4" w:space="0" w:color="auto"/>
            </w:tcBorders>
            <w:hideMark/>
          </w:tcPr>
          <w:p w14:paraId="1F4656F9" w14:textId="250D065A" w:rsidR="00361E16" w:rsidRPr="00534549" w:rsidRDefault="00361E16" w:rsidP="00282730">
            <w:pPr>
              <w:ind w:firstLine="0"/>
              <w:rPr>
                <w:rFonts w:cs="Times New Roman"/>
                <w:noProof/>
                <w:lang w:val="vi-VN"/>
              </w:rPr>
            </w:pPr>
            <w:r w:rsidRPr="00534549">
              <w:rPr>
                <w:rFonts w:cs="Times New Roman"/>
                <w:noProof/>
                <w:lang w:val="vi-VN"/>
              </w:rPr>
              <w:t>BenhNhan</w:t>
            </w:r>
            <w:r w:rsidR="00282730" w:rsidRPr="00534549">
              <w:rPr>
                <w:rFonts w:cs="Times New Roman"/>
                <w:noProof/>
                <w:lang w:val="vi-VN"/>
              </w:rPr>
              <w:t>, PhieuKham</w:t>
            </w:r>
          </w:p>
        </w:tc>
      </w:tr>
      <w:tr w:rsidR="00361E16" w:rsidRPr="00534549" w14:paraId="73FA43D4" w14:textId="77777777" w:rsidTr="00110C97">
        <w:tc>
          <w:tcPr>
            <w:tcW w:w="2425" w:type="dxa"/>
            <w:tcBorders>
              <w:top w:val="single" w:sz="4" w:space="0" w:color="auto"/>
              <w:left w:val="single" w:sz="4" w:space="0" w:color="auto"/>
              <w:bottom w:val="single" w:sz="4" w:space="0" w:color="auto"/>
              <w:right w:val="single" w:sz="4" w:space="0" w:color="auto"/>
            </w:tcBorders>
            <w:hideMark/>
          </w:tcPr>
          <w:p w14:paraId="126D927E" w14:textId="77777777" w:rsidR="00361E16" w:rsidRPr="00534549" w:rsidRDefault="00361E16" w:rsidP="00110C97">
            <w:pPr>
              <w:jc w:val="center"/>
              <w:rPr>
                <w:rFonts w:cs="Times New Roman"/>
                <w:noProof/>
                <w:lang w:val="vi-VN"/>
              </w:rPr>
            </w:pPr>
            <w:r w:rsidRPr="00534549">
              <w:rPr>
                <w:rFonts w:cs="Times New Roman"/>
                <w:noProof/>
                <w:lang w:val="vi-VN"/>
              </w:rPr>
              <w:t>Mô tả</w:t>
            </w:r>
          </w:p>
        </w:tc>
        <w:tc>
          <w:tcPr>
            <w:tcW w:w="6925" w:type="dxa"/>
            <w:tcBorders>
              <w:top w:val="single" w:sz="4" w:space="0" w:color="auto"/>
              <w:left w:val="single" w:sz="4" w:space="0" w:color="auto"/>
              <w:bottom w:val="single" w:sz="4" w:space="0" w:color="auto"/>
              <w:right w:val="single" w:sz="4" w:space="0" w:color="auto"/>
            </w:tcBorders>
            <w:hideMark/>
          </w:tcPr>
          <w:p w14:paraId="1099B67B" w14:textId="711341B1" w:rsidR="00361E16" w:rsidRPr="00534549" w:rsidRDefault="00282730" w:rsidP="00282730">
            <w:pPr>
              <w:ind w:firstLine="0"/>
              <w:rPr>
                <w:rFonts w:cs="Times New Roman"/>
                <w:noProof/>
                <w:lang w:val="vi-VN"/>
              </w:rPr>
            </w:pPr>
            <w:r w:rsidRPr="00534549">
              <w:rPr>
                <w:rFonts w:cs="Times New Roman"/>
                <w:noProof/>
                <w:lang w:val="vi-VN"/>
              </w:rPr>
              <w:t>Ngày sinh của bệnh nhân phải nhỏ hơn hoặc bằng ngày khám</w:t>
            </w:r>
          </w:p>
        </w:tc>
      </w:tr>
      <w:tr w:rsidR="00361E16" w:rsidRPr="00534549" w14:paraId="0B99BE36" w14:textId="77777777" w:rsidTr="00110C97">
        <w:tc>
          <w:tcPr>
            <w:tcW w:w="2425" w:type="dxa"/>
            <w:tcBorders>
              <w:top w:val="single" w:sz="4" w:space="0" w:color="auto"/>
              <w:left w:val="single" w:sz="4" w:space="0" w:color="auto"/>
              <w:bottom w:val="single" w:sz="4" w:space="0" w:color="auto"/>
              <w:right w:val="single" w:sz="4" w:space="0" w:color="auto"/>
            </w:tcBorders>
            <w:hideMark/>
          </w:tcPr>
          <w:p w14:paraId="6309103A" w14:textId="77777777" w:rsidR="00361E16" w:rsidRPr="00534549" w:rsidRDefault="00361E16" w:rsidP="00110C97">
            <w:pPr>
              <w:jc w:val="center"/>
              <w:rPr>
                <w:rFonts w:cs="Times New Roman"/>
                <w:noProof/>
                <w:lang w:val="vi-VN"/>
              </w:rPr>
            </w:pPr>
            <w:r w:rsidRPr="00534549">
              <w:rPr>
                <w:rFonts w:cs="Times New Roman"/>
                <w:noProof/>
                <w:lang w:val="vi-VN"/>
              </w:rPr>
              <w:t>Nội dung</w:t>
            </w:r>
          </w:p>
        </w:tc>
        <w:tc>
          <w:tcPr>
            <w:tcW w:w="6925" w:type="dxa"/>
            <w:tcBorders>
              <w:top w:val="single" w:sz="4" w:space="0" w:color="auto"/>
              <w:left w:val="single" w:sz="4" w:space="0" w:color="auto"/>
              <w:bottom w:val="single" w:sz="4" w:space="0" w:color="auto"/>
              <w:right w:val="single" w:sz="4" w:space="0" w:color="auto"/>
            </w:tcBorders>
            <w:hideMark/>
          </w:tcPr>
          <w:p w14:paraId="6DC076C8" w14:textId="77777777" w:rsidR="00361E16" w:rsidRPr="00534549" w:rsidRDefault="00361E16" w:rsidP="00282730">
            <w:pPr>
              <w:ind w:firstLine="0"/>
              <w:rPr>
                <w:rFonts w:cs="Times New Roman"/>
                <w:noProof/>
                <w:lang w:val="vi-VN"/>
              </w:rPr>
            </w:pPr>
            <w:r w:rsidRPr="00534549">
              <w:rPr>
                <w:rFonts w:cs="Times New Roman"/>
                <w:noProof/>
                <w:lang w:val="vi-VN"/>
              </w:rPr>
              <w:t>Ɐbn ϵ NguoiDung: bn. GioiTinh ϵ {‘Nam’, ‘Nữ’)</w:t>
            </w:r>
          </w:p>
        </w:tc>
      </w:tr>
      <w:tr w:rsidR="00361E16" w:rsidRPr="00534549" w14:paraId="590F9723" w14:textId="77777777" w:rsidTr="00110C97">
        <w:tc>
          <w:tcPr>
            <w:tcW w:w="9350" w:type="dxa"/>
            <w:gridSpan w:val="2"/>
            <w:tcBorders>
              <w:top w:val="single" w:sz="4" w:space="0" w:color="auto"/>
              <w:left w:val="single" w:sz="4" w:space="0" w:color="auto"/>
              <w:bottom w:val="single" w:sz="4" w:space="0" w:color="auto"/>
              <w:right w:val="single" w:sz="4" w:space="0" w:color="auto"/>
            </w:tcBorders>
          </w:tcPr>
          <w:p w14:paraId="2422D24B" w14:textId="77777777" w:rsidR="00361E16" w:rsidRPr="00534549" w:rsidRDefault="00361E16" w:rsidP="000C00B1">
            <w:pPr>
              <w:rPr>
                <w:rFonts w:cs="Times New Roman"/>
                <w:noProof/>
                <w:lang w:val="vi-VN"/>
              </w:rPr>
            </w:pPr>
            <w:r w:rsidRPr="00534549">
              <w:rPr>
                <w:rFonts w:cs="Times New Roman"/>
                <w:noProof/>
                <w:lang w:val="vi-VN"/>
              </w:rPr>
              <w:t>Bảng tầm ảnh hưởng:</w:t>
            </w:r>
          </w:p>
          <w:p w14:paraId="66EA5552" w14:textId="77777777" w:rsidR="00361E16" w:rsidRPr="00534549" w:rsidRDefault="00361E16" w:rsidP="00110C97">
            <w:pPr>
              <w:jc w:val="center"/>
              <w:rPr>
                <w:rFonts w:cs="Times New Roman"/>
                <w:noProof/>
                <w:lang w:val="vi-VN"/>
              </w:rPr>
            </w:pPr>
          </w:p>
          <w:tbl>
            <w:tblPr>
              <w:tblStyle w:val="Heading5Char"/>
              <w:tblW w:w="0" w:type="auto"/>
              <w:tblLook w:val="04A0" w:firstRow="1" w:lastRow="0" w:firstColumn="1" w:lastColumn="0" w:noHBand="0" w:noVBand="1"/>
            </w:tblPr>
            <w:tblGrid>
              <w:gridCol w:w="2264"/>
              <w:gridCol w:w="2175"/>
              <w:gridCol w:w="2151"/>
              <w:gridCol w:w="2200"/>
            </w:tblGrid>
            <w:tr w:rsidR="00282730" w:rsidRPr="00534549" w14:paraId="6FE0F635" w14:textId="77777777" w:rsidTr="00110C97">
              <w:tc>
                <w:tcPr>
                  <w:tcW w:w="2281" w:type="dxa"/>
                  <w:tcBorders>
                    <w:top w:val="single" w:sz="4" w:space="0" w:color="auto"/>
                    <w:left w:val="single" w:sz="4" w:space="0" w:color="auto"/>
                    <w:bottom w:val="single" w:sz="4" w:space="0" w:color="auto"/>
                    <w:right w:val="single" w:sz="4" w:space="0" w:color="auto"/>
                  </w:tcBorders>
                  <w:hideMark/>
                </w:tcPr>
                <w:p w14:paraId="46D80EF8" w14:textId="77777777" w:rsidR="00361E16" w:rsidRPr="00534549" w:rsidRDefault="00361E16" w:rsidP="00110C97">
                  <w:pPr>
                    <w:jc w:val="center"/>
                    <w:rPr>
                      <w:rFonts w:cs="Times New Roman"/>
                      <w:noProof/>
                      <w:lang w:val="vi-VN"/>
                    </w:rPr>
                  </w:pPr>
                  <w:r w:rsidRPr="00534549">
                    <w:rPr>
                      <w:rFonts w:cs="Times New Roman"/>
                      <w:noProof/>
                      <w:lang w:val="vi-VN"/>
                    </w:rPr>
                    <w:lastRenderedPageBreak/>
                    <w:t>R4</w:t>
                  </w:r>
                </w:p>
              </w:tc>
              <w:tc>
                <w:tcPr>
                  <w:tcW w:w="2281" w:type="dxa"/>
                  <w:tcBorders>
                    <w:top w:val="single" w:sz="4" w:space="0" w:color="auto"/>
                    <w:left w:val="single" w:sz="4" w:space="0" w:color="auto"/>
                    <w:bottom w:val="single" w:sz="4" w:space="0" w:color="auto"/>
                    <w:right w:val="single" w:sz="4" w:space="0" w:color="auto"/>
                  </w:tcBorders>
                  <w:hideMark/>
                </w:tcPr>
                <w:p w14:paraId="69C31450" w14:textId="77777777" w:rsidR="00361E16" w:rsidRPr="00534549" w:rsidRDefault="00361E16" w:rsidP="00110C97">
                  <w:pPr>
                    <w:jc w:val="center"/>
                    <w:rPr>
                      <w:rFonts w:cs="Times New Roman"/>
                      <w:noProof/>
                      <w:lang w:val="vi-VN"/>
                    </w:rPr>
                  </w:pPr>
                  <w:r w:rsidRPr="00534549">
                    <w:rPr>
                      <w:rFonts w:cs="Times New Roman"/>
                      <w:noProof/>
                      <w:lang w:val="vi-VN"/>
                    </w:rPr>
                    <w:t>Thêm</w:t>
                  </w:r>
                </w:p>
              </w:tc>
              <w:tc>
                <w:tcPr>
                  <w:tcW w:w="2281" w:type="dxa"/>
                  <w:tcBorders>
                    <w:top w:val="single" w:sz="4" w:space="0" w:color="auto"/>
                    <w:left w:val="single" w:sz="4" w:space="0" w:color="auto"/>
                    <w:bottom w:val="single" w:sz="4" w:space="0" w:color="auto"/>
                    <w:right w:val="single" w:sz="4" w:space="0" w:color="auto"/>
                  </w:tcBorders>
                  <w:hideMark/>
                </w:tcPr>
                <w:p w14:paraId="7BEF2131" w14:textId="77777777" w:rsidR="00361E16" w:rsidRPr="00534549" w:rsidRDefault="00361E16" w:rsidP="00110C97">
                  <w:pPr>
                    <w:jc w:val="left"/>
                    <w:rPr>
                      <w:rFonts w:cs="Times New Roman"/>
                      <w:noProof/>
                      <w:lang w:val="vi-VN"/>
                    </w:rPr>
                  </w:pPr>
                  <w:r w:rsidRPr="00534549">
                    <w:rPr>
                      <w:rFonts w:cs="Times New Roman"/>
                      <w:noProof/>
                      <w:lang w:val="vi-VN"/>
                    </w:rPr>
                    <w:t>Xóa</w:t>
                  </w:r>
                </w:p>
              </w:tc>
              <w:tc>
                <w:tcPr>
                  <w:tcW w:w="2281" w:type="dxa"/>
                  <w:tcBorders>
                    <w:top w:val="single" w:sz="4" w:space="0" w:color="auto"/>
                    <w:left w:val="single" w:sz="4" w:space="0" w:color="auto"/>
                    <w:bottom w:val="single" w:sz="4" w:space="0" w:color="auto"/>
                    <w:right w:val="single" w:sz="4" w:space="0" w:color="auto"/>
                  </w:tcBorders>
                  <w:hideMark/>
                </w:tcPr>
                <w:p w14:paraId="1FD956BB" w14:textId="77777777" w:rsidR="00361E16" w:rsidRPr="00534549" w:rsidRDefault="00361E16" w:rsidP="00110C97">
                  <w:pPr>
                    <w:jc w:val="left"/>
                    <w:rPr>
                      <w:rFonts w:cs="Times New Roman"/>
                      <w:noProof/>
                      <w:lang w:val="vi-VN"/>
                    </w:rPr>
                  </w:pPr>
                  <w:r w:rsidRPr="00534549">
                    <w:rPr>
                      <w:rFonts w:cs="Times New Roman"/>
                      <w:noProof/>
                      <w:lang w:val="vi-VN"/>
                    </w:rPr>
                    <w:t>Sửa</w:t>
                  </w:r>
                </w:p>
              </w:tc>
            </w:tr>
            <w:tr w:rsidR="00282730" w:rsidRPr="00534549" w14:paraId="78E48F1C" w14:textId="77777777" w:rsidTr="00110C97">
              <w:tc>
                <w:tcPr>
                  <w:tcW w:w="2281" w:type="dxa"/>
                  <w:tcBorders>
                    <w:top w:val="single" w:sz="4" w:space="0" w:color="auto"/>
                    <w:left w:val="single" w:sz="4" w:space="0" w:color="auto"/>
                    <w:bottom w:val="single" w:sz="4" w:space="0" w:color="auto"/>
                    <w:right w:val="single" w:sz="4" w:space="0" w:color="auto"/>
                  </w:tcBorders>
                  <w:hideMark/>
                </w:tcPr>
                <w:p w14:paraId="24524AE3" w14:textId="0F8653F0" w:rsidR="00361E16" w:rsidRPr="00534549" w:rsidRDefault="00282730" w:rsidP="00110C97">
                  <w:pPr>
                    <w:jc w:val="center"/>
                    <w:rPr>
                      <w:rFonts w:cs="Times New Roman"/>
                      <w:noProof/>
                      <w:lang w:val="vi-VN"/>
                    </w:rPr>
                  </w:pPr>
                  <w:r w:rsidRPr="00534549">
                    <w:rPr>
                      <w:rFonts w:cs="Times New Roman"/>
                      <w:noProof/>
                      <w:lang w:val="vi-VN"/>
                    </w:rPr>
                    <w:t>BenhNhan</w:t>
                  </w:r>
                </w:p>
              </w:tc>
              <w:tc>
                <w:tcPr>
                  <w:tcW w:w="2281" w:type="dxa"/>
                  <w:tcBorders>
                    <w:top w:val="single" w:sz="4" w:space="0" w:color="auto"/>
                    <w:left w:val="single" w:sz="4" w:space="0" w:color="auto"/>
                    <w:bottom w:val="single" w:sz="4" w:space="0" w:color="auto"/>
                    <w:right w:val="single" w:sz="4" w:space="0" w:color="auto"/>
                  </w:tcBorders>
                  <w:hideMark/>
                </w:tcPr>
                <w:p w14:paraId="040FB538" w14:textId="77777777" w:rsidR="00361E16" w:rsidRPr="00534549" w:rsidRDefault="00361E16" w:rsidP="00110C97">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69A7D525" w14:textId="77777777" w:rsidR="00361E16" w:rsidRPr="00534549" w:rsidRDefault="00361E16" w:rsidP="00110C97">
                  <w:pPr>
                    <w:jc w:val="left"/>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hideMark/>
                </w:tcPr>
                <w:p w14:paraId="66A8E84C" w14:textId="6DF14A19" w:rsidR="00361E16" w:rsidRPr="00534549" w:rsidRDefault="00282730" w:rsidP="00110C97">
                  <w:pPr>
                    <w:ind w:firstLine="0"/>
                    <w:rPr>
                      <w:rFonts w:cs="Times New Roman"/>
                      <w:noProof/>
                      <w:lang w:val="vi-VN"/>
                    </w:rPr>
                  </w:pPr>
                  <w:r w:rsidRPr="00534549">
                    <w:rPr>
                      <w:rFonts w:cs="Times New Roman"/>
                      <w:noProof/>
                      <w:lang w:val="vi-VN"/>
                    </w:rPr>
                    <w:t>+ (NgaySinh</w:t>
                  </w:r>
                  <w:r w:rsidR="00361E16" w:rsidRPr="00534549">
                    <w:rPr>
                      <w:rFonts w:cs="Times New Roman"/>
                      <w:noProof/>
                      <w:lang w:val="vi-VN"/>
                    </w:rPr>
                    <w:t>)</w:t>
                  </w:r>
                </w:p>
              </w:tc>
            </w:tr>
            <w:tr w:rsidR="00282730" w:rsidRPr="00534549" w14:paraId="4C03F80E" w14:textId="77777777" w:rsidTr="00110C97">
              <w:tc>
                <w:tcPr>
                  <w:tcW w:w="2281" w:type="dxa"/>
                  <w:tcBorders>
                    <w:top w:val="single" w:sz="4" w:space="0" w:color="auto"/>
                    <w:left w:val="single" w:sz="4" w:space="0" w:color="auto"/>
                    <w:bottom w:val="single" w:sz="4" w:space="0" w:color="auto"/>
                    <w:right w:val="single" w:sz="4" w:space="0" w:color="auto"/>
                  </w:tcBorders>
                </w:tcPr>
                <w:p w14:paraId="08E1385E" w14:textId="677E6EC4" w:rsidR="00282730" w:rsidRPr="00534549" w:rsidRDefault="00282730" w:rsidP="00110C97">
                  <w:pPr>
                    <w:jc w:val="center"/>
                    <w:rPr>
                      <w:rFonts w:cs="Times New Roman"/>
                      <w:noProof/>
                      <w:lang w:val="vi-VN"/>
                    </w:rPr>
                  </w:pPr>
                  <w:r w:rsidRPr="00534549">
                    <w:rPr>
                      <w:rFonts w:cs="Times New Roman"/>
                      <w:noProof/>
                      <w:lang w:val="vi-VN"/>
                    </w:rPr>
                    <w:t>PhieuKham</w:t>
                  </w:r>
                </w:p>
              </w:tc>
              <w:tc>
                <w:tcPr>
                  <w:tcW w:w="2281" w:type="dxa"/>
                  <w:tcBorders>
                    <w:top w:val="single" w:sz="4" w:space="0" w:color="auto"/>
                    <w:left w:val="single" w:sz="4" w:space="0" w:color="auto"/>
                    <w:bottom w:val="single" w:sz="4" w:space="0" w:color="auto"/>
                    <w:right w:val="single" w:sz="4" w:space="0" w:color="auto"/>
                  </w:tcBorders>
                </w:tcPr>
                <w:p w14:paraId="433C121E" w14:textId="7E0DDF23" w:rsidR="00282730" w:rsidRPr="00534549" w:rsidRDefault="00282730" w:rsidP="00110C97">
                  <w:pPr>
                    <w:jc w:val="center"/>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tcPr>
                <w:p w14:paraId="728FCF11" w14:textId="33A37E28" w:rsidR="00282730" w:rsidRPr="00534549" w:rsidRDefault="00282730" w:rsidP="00110C97">
                  <w:pPr>
                    <w:jc w:val="left"/>
                    <w:rPr>
                      <w:rFonts w:cs="Times New Roman"/>
                      <w:noProof/>
                      <w:lang w:val="vi-VN"/>
                    </w:rPr>
                  </w:pPr>
                  <w:r w:rsidRPr="00534549">
                    <w:rPr>
                      <w:rFonts w:cs="Times New Roman"/>
                      <w:noProof/>
                      <w:lang w:val="vi-VN"/>
                    </w:rPr>
                    <w:t>-</w:t>
                  </w:r>
                </w:p>
              </w:tc>
              <w:tc>
                <w:tcPr>
                  <w:tcW w:w="2281" w:type="dxa"/>
                  <w:tcBorders>
                    <w:top w:val="single" w:sz="4" w:space="0" w:color="auto"/>
                    <w:left w:val="single" w:sz="4" w:space="0" w:color="auto"/>
                    <w:bottom w:val="single" w:sz="4" w:space="0" w:color="auto"/>
                    <w:right w:val="single" w:sz="4" w:space="0" w:color="auto"/>
                  </w:tcBorders>
                </w:tcPr>
                <w:p w14:paraId="1207B052" w14:textId="6EB7CBF5" w:rsidR="00282730" w:rsidRPr="00534549" w:rsidRDefault="00282730" w:rsidP="00110C97">
                  <w:pPr>
                    <w:ind w:firstLine="0"/>
                    <w:rPr>
                      <w:rFonts w:cs="Times New Roman"/>
                      <w:noProof/>
                      <w:lang w:val="vi-VN"/>
                    </w:rPr>
                  </w:pPr>
                  <w:r w:rsidRPr="00534549">
                    <w:rPr>
                      <w:rFonts w:cs="Times New Roman"/>
                      <w:noProof/>
                      <w:lang w:val="vi-VN"/>
                    </w:rPr>
                    <w:t>+(NgayKham, MaBN)</w:t>
                  </w:r>
                </w:p>
              </w:tc>
            </w:tr>
          </w:tbl>
          <w:p w14:paraId="73532DC3" w14:textId="77777777" w:rsidR="00361E16" w:rsidRPr="00534549" w:rsidRDefault="00361E16" w:rsidP="00110C97">
            <w:pPr>
              <w:rPr>
                <w:rFonts w:cs="Times New Roman"/>
                <w:noProof/>
                <w:lang w:val="vi-VN"/>
              </w:rPr>
            </w:pPr>
            <w:r w:rsidRPr="00534549">
              <w:rPr>
                <w:rFonts w:cs="Times New Roman"/>
                <w:noProof/>
                <w:lang w:val="vi-VN"/>
              </w:rPr>
              <w:t xml:space="preserve"> </w:t>
            </w:r>
          </w:p>
        </w:tc>
      </w:tr>
    </w:tbl>
    <w:p w14:paraId="541B82F6" w14:textId="77777777" w:rsidR="00361E16" w:rsidRPr="00534549" w:rsidRDefault="00361E16" w:rsidP="0026791C">
      <w:pPr>
        <w:rPr>
          <w:rFonts w:cs="Times New Roman"/>
          <w:noProof/>
          <w:lang w:val="vi-VN"/>
        </w:rPr>
      </w:pPr>
    </w:p>
    <w:p w14:paraId="2F96BF22" w14:textId="714488E6" w:rsidR="007A282C" w:rsidRPr="00534549" w:rsidRDefault="000E1002" w:rsidP="00EF5D9B">
      <w:pPr>
        <w:pStyle w:val="Heading3"/>
        <w:rPr>
          <w:rFonts w:cs="Times New Roman"/>
          <w:noProof/>
          <w:lang w:val="vi-VN"/>
        </w:rPr>
      </w:pPr>
      <w:bookmarkStart w:id="206" w:name="_Toc534701678"/>
      <w:ins w:id="207" w:author="NGUYỄN ĐỨC KẾ" w:date="2017-05-18T17:33:00Z">
        <w:r w:rsidRPr="00534549">
          <w:rPr>
            <w:rFonts w:cs="Times New Roman"/>
            <w:noProof/>
            <w:lang w:val="vi-VN"/>
          </w:rPr>
          <w:lastRenderedPageBreak/>
          <w:t>Thiết kế dữ liệu mức vật</w:t>
        </w:r>
      </w:ins>
      <w:r w:rsidR="007A282C" w:rsidRPr="00534549">
        <w:rPr>
          <w:rFonts w:cs="Times New Roman"/>
          <w:noProof/>
          <w:lang w:val="vi-VN"/>
        </w:rPr>
        <w:t xml:space="preserve"> lý</w:t>
      </w:r>
      <w:bookmarkEnd w:id="206"/>
    </w:p>
    <w:p w14:paraId="5391B0B8" w14:textId="4E699FC4" w:rsidR="000E1002" w:rsidRPr="00534549" w:rsidRDefault="007A282C" w:rsidP="004B210C">
      <w:pPr>
        <w:jc w:val="center"/>
        <w:rPr>
          <w:rFonts w:cs="Times New Roman"/>
          <w:noProof/>
          <w:lang w:val="vi-VN"/>
        </w:rPr>
      </w:pPr>
      <w:r w:rsidRPr="00534549">
        <w:rPr>
          <w:rFonts w:cs="Times New Roman"/>
          <w:noProof/>
          <w:lang w:val="vi-VN"/>
        </w:rPr>
        <w:drawing>
          <wp:inline distT="0" distB="0" distL="0" distR="0" wp14:anchorId="7DF95174" wp14:editId="644FE56B">
            <wp:extent cx="4231046" cy="766774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 hinh.png"/>
                    <pic:cNvPicPr/>
                  </pic:nvPicPr>
                  <pic:blipFill>
                    <a:blip r:embed="rId46">
                      <a:extLst>
                        <a:ext uri="{28A0092B-C50C-407E-A947-70E740481C1C}">
                          <a14:useLocalDpi xmlns:a14="http://schemas.microsoft.com/office/drawing/2010/main" val="0"/>
                        </a:ext>
                      </a:extLst>
                    </a:blip>
                    <a:stretch>
                      <a:fillRect/>
                    </a:stretch>
                  </pic:blipFill>
                  <pic:spPr>
                    <a:xfrm>
                      <a:off x="0" y="0"/>
                      <a:ext cx="4237642" cy="7679694"/>
                    </a:xfrm>
                    <a:prstGeom prst="rect">
                      <a:avLst/>
                    </a:prstGeom>
                  </pic:spPr>
                </pic:pic>
              </a:graphicData>
            </a:graphic>
          </wp:inline>
        </w:drawing>
      </w:r>
    </w:p>
    <w:p w14:paraId="4522F6DF" w14:textId="26C7FB7B" w:rsidR="004B210C" w:rsidRPr="00534549" w:rsidRDefault="004B210C" w:rsidP="004B210C">
      <w:pPr>
        <w:jc w:val="center"/>
        <w:rPr>
          <w:ins w:id="208" w:author="NGUYỄN ĐỨC KẾ" w:date="2017-05-18T17:33:00Z"/>
          <w:rFonts w:cs="Times New Roman"/>
          <w:noProof/>
          <w:lang w:val="vi-VN"/>
        </w:rPr>
      </w:pPr>
      <w:r w:rsidRPr="00534549">
        <w:rPr>
          <w:rFonts w:cs="Times New Roman"/>
          <w:i/>
          <w:noProof/>
          <w:lang w:val="vi-VN"/>
        </w:rPr>
        <w:t>Hình 31. -Sơ đồ cấu trúc chức năng hệ thống</w:t>
      </w:r>
    </w:p>
    <w:p w14:paraId="17355A83" w14:textId="77777777" w:rsidR="000E1002" w:rsidRPr="00534549" w:rsidRDefault="000E1002" w:rsidP="000E1002">
      <w:pPr>
        <w:ind w:left="360"/>
        <w:rPr>
          <w:ins w:id="209" w:author="NGUYỄN ĐỨC KẾ" w:date="2017-05-18T17:33:00Z"/>
          <w:rFonts w:cs="Times New Roman"/>
          <w:noProof/>
          <w:szCs w:val="26"/>
          <w:lang w:val="vi-VN"/>
        </w:rPr>
      </w:pPr>
    </w:p>
    <w:p w14:paraId="3DAE3586" w14:textId="2AB95825" w:rsidR="00144574" w:rsidRPr="00534549" w:rsidRDefault="00144574" w:rsidP="00144574">
      <w:pPr>
        <w:pStyle w:val="Heading1"/>
        <w:rPr>
          <w:rFonts w:cs="Times New Roman"/>
          <w:noProof/>
          <w:lang w:val="vi-VN"/>
        </w:rPr>
      </w:pPr>
      <w:bookmarkStart w:id="210" w:name="_Toc534701679"/>
      <w:r w:rsidRPr="00534549">
        <w:rPr>
          <w:rFonts w:cs="Times New Roman"/>
          <w:noProof/>
          <w:lang w:val="vi-VN"/>
        </w:rPr>
        <w:lastRenderedPageBreak/>
        <w:t>Chương V: Thiết kế kiến trúc</w:t>
      </w:r>
      <w:bookmarkEnd w:id="210"/>
    </w:p>
    <w:p w14:paraId="3120946C" w14:textId="77777777" w:rsidR="00F141DB" w:rsidRPr="00534549" w:rsidRDefault="00F141DB">
      <w:pPr>
        <w:pStyle w:val="Heading2"/>
        <w:rPr>
          <w:noProof/>
          <w:lang w:val="vi-VN"/>
        </w:rPr>
        <w:pPrChange w:id="211" w:author="NGUYỄN ĐỨC KẾ" w:date="2017-04-23T17:47:00Z">
          <w:pPr>
            <w:pStyle w:val="Heading1Char"/>
            <w:numPr>
              <w:numId w:val="5"/>
            </w:numPr>
            <w:ind w:left="720" w:hanging="360"/>
          </w:pPr>
        </w:pPrChange>
      </w:pPr>
      <w:bookmarkStart w:id="212" w:name="_Toc534701680"/>
      <w:r w:rsidRPr="00534549">
        <w:rPr>
          <w:noProof/>
          <w:lang w:val="vi-VN"/>
        </w:rPr>
        <w:t>Công nghệ sử dụng</w:t>
      </w:r>
      <w:bookmarkEnd w:id="212"/>
    </w:p>
    <w:p w14:paraId="49EABAA4" w14:textId="77777777" w:rsidR="00F141DB" w:rsidRPr="00534549" w:rsidRDefault="00F141DB" w:rsidP="00F141DB">
      <w:pPr>
        <w:pStyle w:val="ListParagraph"/>
        <w:numPr>
          <w:ilvl w:val="0"/>
          <w:numId w:val="23"/>
        </w:numPr>
        <w:rPr>
          <w:rFonts w:cs="Times New Roman"/>
          <w:noProof/>
          <w:lang w:val="vi-VN"/>
        </w:rPr>
      </w:pPr>
      <w:r w:rsidRPr="00534549">
        <w:rPr>
          <w:rFonts w:cs="Times New Roman"/>
          <w:noProof/>
          <w:lang w:val="vi-VN"/>
        </w:rPr>
        <w:t>Microsoft .NET Framework 4.5</w:t>
      </w:r>
    </w:p>
    <w:p w14:paraId="4D070363" w14:textId="77777777" w:rsidR="00F141DB" w:rsidRPr="00534549" w:rsidRDefault="00F141DB" w:rsidP="00F141DB">
      <w:pPr>
        <w:pStyle w:val="ListParagraph"/>
        <w:numPr>
          <w:ilvl w:val="0"/>
          <w:numId w:val="23"/>
        </w:numPr>
        <w:rPr>
          <w:rFonts w:cs="Times New Roman"/>
          <w:noProof/>
          <w:lang w:val="vi-VN"/>
        </w:rPr>
      </w:pPr>
      <w:r w:rsidRPr="00534549">
        <w:rPr>
          <w:rFonts w:cs="Times New Roman"/>
          <w:noProof/>
          <w:lang w:val="vi-VN"/>
        </w:rPr>
        <w:t>Ngôn ngữ lập trình C#, WindowsFormsApplication</w:t>
      </w:r>
    </w:p>
    <w:p w14:paraId="2119D6B1" w14:textId="77777777" w:rsidR="00F141DB" w:rsidRPr="00534549" w:rsidRDefault="00F141DB" w:rsidP="00F141DB">
      <w:pPr>
        <w:pStyle w:val="ListParagraph"/>
        <w:numPr>
          <w:ilvl w:val="0"/>
          <w:numId w:val="23"/>
        </w:numPr>
        <w:rPr>
          <w:rFonts w:cs="Times New Roman"/>
          <w:noProof/>
          <w:lang w:val="vi-VN"/>
        </w:rPr>
      </w:pPr>
      <w:r w:rsidRPr="00534549">
        <w:rPr>
          <w:rFonts w:cs="Times New Roman"/>
          <w:noProof/>
          <w:lang w:val="vi-VN"/>
        </w:rPr>
        <w:t>DevExpress Components for .Net</w:t>
      </w:r>
    </w:p>
    <w:p w14:paraId="774E0316" w14:textId="77777777" w:rsidR="00F141DB" w:rsidRPr="00534549" w:rsidRDefault="00F141DB" w:rsidP="00F141DB">
      <w:pPr>
        <w:pStyle w:val="ListParagraph"/>
        <w:numPr>
          <w:ilvl w:val="0"/>
          <w:numId w:val="23"/>
        </w:numPr>
        <w:rPr>
          <w:rFonts w:cs="Times New Roman"/>
          <w:noProof/>
          <w:lang w:val="vi-VN"/>
        </w:rPr>
      </w:pPr>
      <w:r w:rsidRPr="00534549">
        <w:rPr>
          <w:rFonts w:cs="Times New Roman"/>
          <w:noProof/>
          <w:lang w:val="vi-VN"/>
        </w:rPr>
        <w:t xml:space="preserve">Các công cụ hỗ trợ: </w:t>
      </w:r>
    </w:p>
    <w:p w14:paraId="06D96B71" w14:textId="77777777" w:rsidR="00F141DB" w:rsidRPr="00534549" w:rsidRDefault="00F141DB" w:rsidP="00F141DB">
      <w:pPr>
        <w:rPr>
          <w:rFonts w:cs="Times New Roman"/>
          <w:noProof/>
          <w:lang w:val="vi-VN"/>
        </w:rPr>
      </w:pPr>
      <w:r w:rsidRPr="00534549">
        <w:rPr>
          <w:rFonts w:cs="Times New Roman"/>
          <w:noProof/>
          <w:lang w:val="vi-VN"/>
        </w:rPr>
        <w:t>+ Visual studio 2013 Ultimate, Visual studio 2017 Enterprise</w:t>
      </w:r>
    </w:p>
    <w:p w14:paraId="5DFB78AF" w14:textId="77777777" w:rsidR="00F141DB" w:rsidRPr="00534549" w:rsidRDefault="00F141DB" w:rsidP="00F141DB">
      <w:pPr>
        <w:rPr>
          <w:rFonts w:cs="Times New Roman"/>
          <w:noProof/>
          <w:lang w:val="vi-VN"/>
        </w:rPr>
      </w:pPr>
      <w:r w:rsidRPr="00534549">
        <w:rPr>
          <w:rFonts w:cs="Times New Roman"/>
          <w:noProof/>
          <w:lang w:val="vi-VN"/>
        </w:rPr>
        <w:t>+ SQL Server 2014 Management Studio</w:t>
      </w:r>
    </w:p>
    <w:p w14:paraId="237741B5" w14:textId="41321BC6" w:rsidR="00F141DB" w:rsidRPr="00534549" w:rsidRDefault="00F141DB" w:rsidP="00F141DB">
      <w:pPr>
        <w:rPr>
          <w:rFonts w:cs="Times New Roman"/>
          <w:noProof/>
          <w:lang w:val="vi-VN"/>
        </w:rPr>
      </w:pPr>
      <w:r w:rsidRPr="00534549">
        <w:rPr>
          <w:rFonts w:cs="Times New Roman"/>
          <w:noProof/>
          <w:lang w:val="vi-VN"/>
        </w:rPr>
        <w:t>+ Microsoft visio 2016, Astah UML</w:t>
      </w:r>
    </w:p>
    <w:p w14:paraId="65E34C4F" w14:textId="77777777" w:rsidR="00423B8F" w:rsidRPr="00534549" w:rsidRDefault="00423B8F" w:rsidP="00BA6D1F">
      <w:pPr>
        <w:pStyle w:val="Heading2"/>
        <w:rPr>
          <w:noProof/>
          <w:lang w:val="vi-VN"/>
        </w:rPr>
      </w:pPr>
      <w:bookmarkStart w:id="213" w:name="_Toc534701681"/>
      <w:ins w:id="214" w:author="NGUYỄN ĐỨC KẾ" w:date="2017-05-18T17:33:00Z">
        <w:r w:rsidRPr="00534549">
          <w:rPr>
            <w:noProof/>
            <w:lang w:val="vi-VN"/>
          </w:rPr>
          <w:t>Mô h</w:t>
        </w:r>
      </w:ins>
      <w:r w:rsidRPr="00534549">
        <w:rPr>
          <w:noProof/>
          <w:lang w:val="vi-VN"/>
        </w:rPr>
        <w:t>ì</w:t>
      </w:r>
      <w:ins w:id="215" w:author="NGUYỄN ĐỨC KẾ" w:date="2017-05-18T17:33:00Z">
        <w:r w:rsidRPr="00534549">
          <w:rPr>
            <w:noProof/>
            <w:lang w:val="vi-VN"/>
          </w:rPr>
          <w:t>nh tổng thể kiến trúc</w:t>
        </w:r>
      </w:ins>
      <w:bookmarkEnd w:id="213"/>
    </w:p>
    <w:p w14:paraId="5BF35D9F" w14:textId="77777777" w:rsidR="00423B8F" w:rsidRPr="00534549" w:rsidRDefault="00423B8F" w:rsidP="00423B8F">
      <w:pPr>
        <w:pStyle w:val="ListParagraph"/>
        <w:numPr>
          <w:ilvl w:val="0"/>
          <w:numId w:val="23"/>
        </w:numPr>
        <w:rPr>
          <w:rFonts w:cs="Times New Roman"/>
          <w:noProof/>
          <w:lang w:val="vi-VN"/>
        </w:rPr>
      </w:pPr>
      <w:r w:rsidRPr="00534549">
        <w:rPr>
          <w:rFonts w:cs="Times New Roman"/>
          <w:noProof/>
          <w:lang w:val="vi-VN"/>
        </w:rPr>
        <w:t>Phần mềm quản lý phòng mạch tư được thiết kế và xây dựng theo mô hình kiến trúc 3- Layered:</w:t>
      </w:r>
    </w:p>
    <w:p w14:paraId="225B7E52" w14:textId="77777777" w:rsidR="00423B8F" w:rsidRPr="00534549" w:rsidRDefault="00423B8F" w:rsidP="00423B8F">
      <w:pPr>
        <w:jc w:val="center"/>
        <w:rPr>
          <w:rFonts w:cs="Times New Roman"/>
          <w:noProof/>
          <w:lang w:val="vi-VN"/>
        </w:rPr>
      </w:pPr>
      <w:r w:rsidRPr="00534549">
        <w:rPr>
          <w:rFonts w:cs="Times New Roman"/>
          <w:noProof/>
          <w:lang w:val="vi-VN"/>
        </w:rPr>
        <w:drawing>
          <wp:inline distT="0" distB="0" distL="0" distR="0" wp14:anchorId="13C2F43D" wp14:editId="39207B0A">
            <wp:extent cx="25241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3952875"/>
                    </a:xfrm>
                    <a:prstGeom prst="rect">
                      <a:avLst/>
                    </a:prstGeom>
                    <a:noFill/>
                    <a:ln>
                      <a:noFill/>
                    </a:ln>
                  </pic:spPr>
                </pic:pic>
              </a:graphicData>
            </a:graphic>
          </wp:inline>
        </w:drawing>
      </w:r>
    </w:p>
    <w:p w14:paraId="336EF887" w14:textId="77777777" w:rsidR="00423B8F" w:rsidRPr="00534549" w:rsidRDefault="00423B8F" w:rsidP="00BA6D1F">
      <w:pPr>
        <w:pStyle w:val="Heading2"/>
        <w:rPr>
          <w:noProof/>
          <w:lang w:val="vi-VN"/>
        </w:rPr>
      </w:pPr>
      <w:bookmarkStart w:id="216" w:name="_Toc534701682"/>
      <w:ins w:id="217" w:author="NGUYỄN ĐỨC KẾ" w:date="2017-05-18T17:33:00Z">
        <w:r w:rsidRPr="00534549">
          <w:rPr>
            <w:noProof/>
            <w:lang w:val="vi-VN"/>
          </w:rPr>
          <w:t>Danh sách các componet/Package</w:t>
        </w:r>
      </w:ins>
      <w:bookmarkEnd w:id="216"/>
    </w:p>
    <w:p w14:paraId="4341217E" w14:textId="77777777" w:rsidR="00423B8F" w:rsidRPr="00534549" w:rsidRDefault="00423B8F" w:rsidP="00423B8F">
      <w:pPr>
        <w:rPr>
          <w:rFonts w:cs="Times New Roman"/>
          <w:noProof/>
          <w:lang w:val="vi-VN"/>
        </w:rPr>
      </w:pPr>
      <w:r w:rsidRPr="00534549">
        <w:rPr>
          <w:rFonts w:cs="Times New Roman"/>
          <w:noProof/>
          <w:lang w:val="vi-VN"/>
        </w:rPr>
        <w:t>Mô hình 3 lớp được cấu thành từ: Presentation Layers, Business Logic Layers, và Data Access Layers.</w:t>
      </w:r>
    </w:p>
    <w:p w14:paraId="34AEBF6F" w14:textId="77777777" w:rsidR="00423B8F" w:rsidRPr="00534549" w:rsidRDefault="00423B8F" w:rsidP="00423B8F">
      <w:pPr>
        <w:pStyle w:val="ListParagraph"/>
        <w:numPr>
          <w:ilvl w:val="0"/>
          <w:numId w:val="23"/>
        </w:numPr>
        <w:rPr>
          <w:rFonts w:cs="Times New Roman"/>
          <w:noProof/>
          <w:lang w:val="vi-VN"/>
        </w:rPr>
      </w:pPr>
      <w:r w:rsidRPr="00534549">
        <w:rPr>
          <w:rFonts w:cs="Times New Roman"/>
          <w:noProof/>
          <w:lang w:val="vi-VN"/>
        </w:rPr>
        <w:t>Tầng giao diện (Presentation Layers)</w:t>
      </w:r>
    </w:p>
    <w:p w14:paraId="2EF2C4F1" w14:textId="77777777" w:rsidR="00423B8F" w:rsidRPr="00534549" w:rsidRDefault="00423B8F" w:rsidP="00423B8F">
      <w:pPr>
        <w:rPr>
          <w:rFonts w:cs="Times New Roman"/>
          <w:noProof/>
          <w:lang w:val="vi-VN"/>
        </w:rPr>
      </w:pPr>
      <w:r w:rsidRPr="00534549">
        <w:rPr>
          <w:rFonts w:cs="Times New Roman"/>
          <w:noProof/>
          <w:lang w:val="vi-VN"/>
        </w:rPr>
        <w:t>+ Lớp này làm nhiệm vụ giao tiếp với người dùng cuối để thu thập dữ liệu và hiển thị kết quả/dữ liệu thông qua Windows Forms trong các thành phần trong giao diện người sử dụng.</w:t>
      </w:r>
    </w:p>
    <w:p w14:paraId="327A0D32" w14:textId="77777777" w:rsidR="00423B8F" w:rsidRPr="00534549" w:rsidRDefault="00423B8F" w:rsidP="00423B8F">
      <w:pPr>
        <w:pStyle w:val="ListParagraph"/>
        <w:numPr>
          <w:ilvl w:val="0"/>
          <w:numId w:val="23"/>
        </w:numPr>
        <w:rPr>
          <w:rFonts w:cs="Times New Roman"/>
          <w:noProof/>
          <w:lang w:val="vi-VN"/>
        </w:rPr>
      </w:pPr>
      <w:r w:rsidRPr="00534549">
        <w:rPr>
          <w:rFonts w:cs="Times New Roman"/>
          <w:noProof/>
          <w:lang w:val="vi-VN"/>
        </w:rPr>
        <w:lastRenderedPageBreak/>
        <w:t>Tầng nghiệp vụ (Business Logic Layers)</w:t>
      </w:r>
    </w:p>
    <w:p w14:paraId="0F59011F" w14:textId="77777777" w:rsidR="00423B8F" w:rsidRPr="00534549" w:rsidRDefault="00423B8F" w:rsidP="00423B8F">
      <w:pPr>
        <w:rPr>
          <w:rFonts w:cs="Times New Roman"/>
          <w:noProof/>
          <w:lang w:val="vi-VN"/>
        </w:rPr>
      </w:pPr>
      <w:r w:rsidRPr="00534549">
        <w:rPr>
          <w:rFonts w:cs="Times New Roman"/>
          <w:noProof/>
          <w:lang w:val="vi-VN"/>
        </w:rPr>
        <w:t>+ Đây là layer xử lý chính các dữ liệu trước khi được đưa lên hiển thị trên màn hình hoặc xử lý các dữ liệu trước khi chuyển xuống Data Access Layer để lưu dữ liệu xuống cơ sở dữ liệu.</w:t>
      </w:r>
    </w:p>
    <w:p w14:paraId="648CC073" w14:textId="77777777" w:rsidR="00423B8F" w:rsidRPr="00534549" w:rsidRDefault="00423B8F" w:rsidP="00423B8F">
      <w:pPr>
        <w:rPr>
          <w:rFonts w:cs="Times New Roman"/>
          <w:noProof/>
          <w:lang w:val="vi-VN"/>
        </w:rPr>
      </w:pPr>
      <w:r w:rsidRPr="00534549">
        <w:rPr>
          <w:rFonts w:cs="Times New Roman"/>
          <w:noProof/>
          <w:lang w:val="vi-VN"/>
        </w:rPr>
        <w:t>+ Đây là nơi đê kiểm tra ràng buộc, các yêu cầu nghiệp vụ, tính toán, xử lý các yêu cầu và lựa chọn kết quả trả về cho Presentation Layers.</w:t>
      </w:r>
    </w:p>
    <w:p w14:paraId="06BFF2D8" w14:textId="77777777" w:rsidR="00423B8F" w:rsidRPr="00534549" w:rsidRDefault="00423B8F" w:rsidP="00423B8F">
      <w:pPr>
        <w:pStyle w:val="ListParagraph"/>
        <w:numPr>
          <w:ilvl w:val="0"/>
          <w:numId w:val="23"/>
        </w:numPr>
        <w:rPr>
          <w:rFonts w:cs="Times New Roman"/>
          <w:noProof/>
          <w:lang w:val="vi-VN"/>
        </w:rPr>
      </w:pPr>
      <w:r w:rsidRPr="00534549">
        <w:rPr>
          <w:rFonts w:cs="Times New Roman"/>
          <w:noProof/>
          <w:lang w:val="vi-VN"/>
        </w:rPr>
        <w:t>Tầng dữ liệu (Data Access Layers)</w:t>
      </w:r>
    </w:p>
    <w:p w14:paraId="0CD3EDA3" w14:textId="77777777" w:rsidR="00423B8F" w:rsidRPr="00534549" w:rsidRDefault="00423B8F" w:rsidP="00423B8F">
      <w:pPr>
        <w:rPr>
          <w:ins w:id="218" w:author="NGUYỄN ĐỨC KẾ" w:date="2017-05-18T17:33:00Z"/>
          <w:rFonts w:cs="Times New Roman"/>
          <w:noProof/>
          <w:lang w:val="vi-VN"/>
        </w:rPr>
      </w:pPr>
      <w:r w:rsidRPr="00534549">
        <w:rPr>
          <w:rFonts w:cs="Times New Roman"/>
          <w:noProof/>
          <w:lang w:val="vi-VN"/>
        </w:rPr>
        <w:t>+ Lớp này thực hiện các nghiệp vụ liên quan đến lưu trữ và truy xuất dữ liệu của ứng dụng như đọc, lưu, cập nhật cơ sở dữ liệu.</w:t>
      </w:r>
    </w:p>
    <w:p w14:paraId="39503D4A" w14:textId="77777777" w:rsidR="00423B8F" w:rsidRPr="00534549" w:rsidRDefault="00423B8F" w:rsidP="00BA6D1F">
      <w:pPr>
        <w:pStyle w:val="Heading2"/>
        <w:rPr>
          <w:noProof/>
          <w:lang w:val="vi-VN"/>
        </w:rPr>
      </w:pPr>
      <w:bookmarkStart w:id="219" w:name="_Toc534701683"/>
      <w:ins w:id="220" w:author="NGUYỄN ĐỨC KẾ" w:date="2017-05-18T17:33:00Z">
        <w:r w:rsidRPr="00534549">
          <w:rPr>
            <w:noProof/>
            <w:lang w:val="vi-VN"/>
          </w:rPr>
          <w:t>Giải thích tương tác/giao tiếp giữa các components</w:t>
        </w:r>
      </w:ins>
      <w:bookmarkEnd w:id="219"/>
    </w:p>
    <w:p w14:paraId="564C06C4" w14:textId="77777777" w:rsidR="00423B8F" w:rsidRPr="00534549" w:rsidRDefault="00423B8F" w:rsidP="00423B8F">
      <w:pPr>
        <w:pStyle w:val="ListParagraph"/>
        <w:numPr>
          <w:ilvl w:val="0"/>
          <w:numId w:val="23"/>
        </w:numPr>
        <w:rPr>
          <w:rFonts w:cs="Times New Roman"/>
          <w:noProof/>
          <w:lang w:val="vi-VN"/>
        </w:rPr>
      </w:pPr>
      <w:r w:rsidRPr="00534549">
        <w:rPr>
          <w:rFonts w:cs="Times New Roman"/>
          <w:noProof/>
          <w:lang w:val="vi-VN"/>
        </w:rPr>
        <w:t>Đối với 3-Layer, yêu cầu được xử lý tuần tự qua các layer như hình:</w:t>
      </w:r>
    </w:p>
    <w:p w14:paraId="3DAC6099" w14:textId="77777777" w:rsidR="00423B8F" w:rsidRPr="00534549" w:rsidRDefault="00423B8F" w:rsidP="00423B8F">
      <w:pPr>
        <w:rPr>
          <w:rFonts w:cs="Times New Roman"/>
          <w:noProof/>
          <w:lang w:val="vi-VN"/>
        </w:rPr>
      </w:pPr>
      <w:r w:rsidRPr="00534549">
        <w:rPr>
          <w:rFonts w:cs="Times New Roman"/>
          <w:noProof/>
          <w:lang w:val="vi-VN"/>
        </w:rPr>
        <w:t>+ Đầu tiên User giao tiếp với Presentation Layers (GUI) để gửi đi thông tin và yêu cầu. Tại layer này, các thông tin sẽ được kiểm tra, nếu OK chúng sẽ được chuyển xuống Business Logic Layer (BLL).</w:t>
      </w:r>
    </w:p>
    <w:p w14:paraId="1902ADCB" w14:textId="77777777" w:rsidR="00423B8F" w:rsidRPr="00534549" w:rsidRDefault="00423B8F" w:rsidP="00423B8F">
      <w:pPr>
        <w:rPr>
          <w:rFonts w:cs="Times New Roman"/>
          <w:noProof/>
          <w:lang w:val="vi-VN"/>
        </w:rPr>
      </w:pPr>
      <w:r w:rsidRPr="00534549">
        <w:rPr>
          <w:rFonts w:cs="Times New Roman"/>
          <w:noProof/>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14:paraId="16D200EB" w14:textId="77777777" w:rsidR="00423B8F" w:rsidRPr="00534549" w:rsidRDefault="00423B8F" w:rsidP="00423B8F">
      <w:pPr>
        <w:rPr>
          <w:rFonts w:cs="Times New Roman"/>
          <w:noProof/>
          <w:lang w:val="vi-VN"/>
        </w:rPr>
      </w:pPr>
      <w:r w:rsidRPr="00534549">
        <w:rPr>
          <w:rFonts w:cs="Times New Roman"/>
          <w:noProof/>
          <w:lang w:val="vi-VN"/>
        </w:rPr>
        <w:t>+ DAO sẽ thao tác với Database và trả kết quả về cho BLL, BLL kiểm tra và gửi nó lên GUI để hiển thị cho người dùng.</w:t>
      </w:r>
    </w:p>
    <w:p w14:paraId="1179E561" w14:textId="77777777" w:rsidR="00423B8F" w:rsidRPr="00534549" w:rsidRDefault="00423B8F" w:rsidP="00423B8F">
      <w:pPr>
        <w:rPr>
          <w:rFonts w:cs="Times New Roman"/>
          <w:noProof/>
          <w:lang w:val="vi-VN"/>
        </w:rPr>
      </w:pPr>
      <w:r w:rsidRPr="00534549">
        <w:rPr>
          <w:rFonts w:cs="Times New Roman"/>
          <w:noProof/>
          <w:lang w:val="vi-VN"/>
        </w:rPr>
        <w:t>+ Một khi gặp lỗi (các trường hợp không đúng dữ liệu) thì đang ở layer nào thì quăng lên trên layer cao hơn nó 1 bậc cho tới GUI thì sẽ quăng ra cho người dùng biết</w:t>
      </w:r>
    </w:p>
    <w:p w14:paraId="0C6181F3" w14:textId="77777777" w:rsidR="00423B8F" w:rsidRPr="00534549" w:rsidRDefault="00423B8F" w:rsidP="00423B8F">
      <w:pPr>
        <w:rPr>
          <w:rFonts w:cs="Times New Roman"/>
          <w:noProof/>
          <w:lang w:val="vi-VN"/>
        </w:rPr>
      </w:pPr>
      <w:r w:rsidRPr="00534549">
        <w:rPr>
          <w:rFonts w:cs="Times New Roman"/>
          <w:noProof/>
          <w:lang w:val="vi-VN"/>
        </w:rPr>
        <w:t>+ Các dữ liệu được trung chuyển giữa các Layer thông qua một đối tượng gọi là Data Transfer Object (DTO), đơn giản đây chỉ là các Class đại diện cho các đối tượng được lưu trữ trong Database.</w:t>
      </w:r>
    </w:p>
    <w:p w14:paraId="66A9735B" w14:textId="77777777" w:rsidR="00423B8F" w:rsidRPr="00534549" w:rsidRDefault="00423B8F" w:rsidP="00423B8F">
      <w:pPr>
        <w:rPr>
          <w:noProof/>
          <w:lang w:val="vi-VN"/>
        </w:rPr>
      </w:pPr>
    </w:p>
    <w:p w14:paraId="277A0361" w14:textId="52FC63E2" w:rsidR="00144574" w:rsidRPr="00534549" w:rsidRDefault="00144574" w:rsidP="00144574">
      <w:pPr>
        <w:pStyle w:val="Heading1"/>
        <w:rPr>
          <w:rFonts w:cs="Times New Roman"/>
          <w:noProof/>
          <w:lang w:val="vi-VN"/>
        </w:rPr>
      </w:pPr>
      <w:bookmarkStart w:id="221" w:name="_Toc534701684"/>
      <w:r w:rsidRPr="00534549">
        <w:rPr>
          <w:rFonts w:cs="Times New Roman"/>
          <w:noProof/>
          <w:lang w:val="vi-VN"/>
        </w:rPr>
        <w:lastRenderedPageBreak/>
        <w:t>Chương VI: Thiết kế giao diện</w:t>
      </w:r>
      <w:bookmarkEnd w:id="221"/>
    </w:p>
    <w:p w14:paraId="0670D771" w14:textId="77777777" w:rsidR="00423B8F" w:rsidRPr="00534549" w:rsidRDefault="00423B8F" w:rsidP="00F141DB">
      <w:pPr>
        <w:pStyle w:val="Heading2"/>
        <w:rPr>
          <w:noProof/>
          <w:lang w:val="vi-VN"/>
        </w:rPr>
      </w:pPr>
      <w:bookmarkStart w:id="222" w:name="_Toc534701685"/>
      <w:ins w:id="223" w:author="NGUYỄN ĐỨC KẾ" w:date="2017-05-18T17:33:00Z">
        <w:r w:rsidRPr="00534549">
          <w:rPr>
            <w:noProof/>
            <w:lang w:val="vi-VN"/>
          </w:rPr>
          <w:t>Sơ đồ liên kết màn hình</w:t>
        </w:r>
      </w:ins>
      <w:bookmarkEnd w:id="222"/>
    </w:p>
    <w:p w14:paraId="3205C28C" w14:textId="77777777" w:rsidR="00423B8F" w:rsidRPr="00534549" w:rsidRDefault="00423B8F" w:rsidP="00707176">
      <w:pPr>
        <w:pStyle w:val="Heading3"/>
        <w:rPr>
          <w:noProof/>
          <w:lang w:val="vi-VN"/>
        </w:rPr>
      </w:pPr>
      <w:bookmarkStart w:id="224" w:name="_Toc534701686"/>
      <w:r w:rsidRPr="00534549">
        <w:rPr>
          <w:noProof/>
          <w:lang w:val="vi-VN"/>
        </w:rPr>
        <w:t>Màn hình quản lý người dùng</w:t>
      </w:r>
      <w:bookmarkEnd w:id="224"/>
    </w:p>
    <w:p w14:paraId="22054D0D" w14:textId="77777777" w:rsidR="00423B8F" w:rsidRPr="00534549" w:rsidRDefault="00423B8F" w:rsidP="00423B8F">
      <w:pPr>
        <w:jc w:val="center"/>
        <w:rPr>
          <w:rFonts w:cs="Times New Roman"/>
          <w:noProof/>
          <w:lang w:val="vi-VN"/>
        </w:rPr>
      </w:pPr>
      <w:r w:rsidRPr="00534549">
        <w:rPr>
          <w:rFonts w:cs="Times New Roman"/>
          <w:noProof/>
          <w:lang w:val="vi-VN"/>
        </w:rPr>
        <w:drawing>
          <wp:inline distT="0" distB="0" distL="0" distR="0" wp14:anchorId="4698C9B0" wp14:editId="6E7E4AD6">
            <wp:extent cx="3283941" cy="3038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1QuanLyNguoiDung.PNG"/>
                    <pic:cNvPicPr/>
                  </pic:nvPicPr>
                  <pic:blipFill>
                    <a:blip r:embed="rId48">
                      <a:extLst>
                        <a:ext uri="{28A0092B-C50C-407E-A947-70E740481C1C}">
                          <a14:useLocalDpi xmlns:a14="http://schemas.microsoft.com/office/drawing/2010/main" val="0"/>
                        </a:ext>
                      </a:extLst>
                    </a:blip>
                    <a:stretch>
                      <a:fillRect/>
                    </a:stretch>
                  </pic:blipFill>
                  <pic:spPr>
                    <a:xfrm>
                      <a:off x="0" y="0"/>
                      <a:ext cx="3331636" cy="3082605"/>
                    </a:xfrm>
                    <a:prstGeom prst="rect">
                      <a:avLst/>
                    </a:prstGeom>
                  </pic:spPr>
                </pic:pic>
              </a:graphicData>
            </a:graphic>
          </wp:inline>
        </w:drawing>
      </w:r>
    </w:p>
    <w:p w14:paraId="4069BD8B" w14:textId="77777777" w:rsidR="00423B8F" w:rsidRPr="00534549" w:rsidRDefault="00423B8F" w:rsidP="00707176">
      <w:pPr>
        <w:pStyle w:val="Heading3"/>
        <w:rPr>
          <w:noProof/>
          <w:lang w:val="vi-VN"/>
        </w:rPr>
      </w:pPr>
      <w:bookmarkStart w:id="225" w:name="_Toc534701687"/>
      <w:r w:rsidRPr="00534549">
        <w:rPr>
          <w:noProof/>
          <w:lang w:val="vi-VN"/>
        </w:rPr>
        <w:t>Màn hình thay đổi thông tin cá nhân</w:t>
      </w:r>
      <w:bookmarkEnd w:id="225"/>
    </w:p>
    <w:p w14:paraId="339964D3" w14:textId="77777777" w:rsidR="00423B8F" w:rsidRPr="00534549" w:rsidRDefault="00423B8F" w:rsidP="00423B8F">
      <w:pPr>
        <w:jc w:val="center"/>
        <w:rPr>
          <w:ins w:id="226" w:author="NGUYỄN ĐỨC KẾ" w:date="2017-05-18T17:33:00Z"/>
          <w:rFonts w:cs="Times New Roman"/>
          <w:noProof/>
          <w:lang w:val="vi-VN"/>
        </w:rPr>
      </w:pPr>
      <w:r w:rsidRPr="00534549">
        <w:rPr>
          <w:rFonts w:cs="Times New Roman"/>
          <w:noProof/>
          <w:lang w:val="vi-VN"/>
        </w:rPr>
        <w:drawing>
          <wp:inline distT="0" distB="0" distL="0" distR="0" wp14:anchorId="7E09F524" wp14:editId="5F0E5A97">
            <wp:extent cx="3284415" cy="3668617"/>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2ThayDoiThongTinCaNhan.PNG"/>
                    <pic:cNvPicPr/>
                  </pic:nvPicPr>
                  <pic:blipFill>
                    <a:blip r:embed="rId49">
                      <a:extLst>
                        <a:ext uri="{28A0092B-C50C-407E-A947-70E740481C1C}">
                          <a14:useLocalDpi xmlns:a14="http://schemas.microsoft.com/office/drawing/2010/main" val="0"/>
                        </a:ext>
                      </a:extLst>
                    </a:blip>
                    <a:stretch>
                      <a:fillRect/>
                    </a:stretch>
                  </pic:blipFill>
                  <pic:spPr>
                    <a:xfrm>
                      <a:off x="0" y="0"/>
                      <a:ext cx="3296054" cy="3681618"/>
                    </a:xfrm>
                    <a:prstGeom prst="rect">
                      <a:avLst/>
                    </a:prstGeom>
                  </pic:spPr>
                </pic:pic>
              </a:graphicData>
            </a:graphic>
          </wp:inline>
        </w:drawing>
      </w:r>
    </w:p>
    <w:p w14:paraId="1EBDB8A3" w14:textId="5676DCAB" w:rsidR="00423B8F" w:rsidRPr="00534549" w:rsidRDefault="00423B8F" w:rsidP="00707176">
      <w:pPr>
        <w:pStyle w:val="Heading3"/>
        <w:rPr>
          <w:noProof/>
          <w:lang w:val="vi-VN"/>
        </w:rPr>
      </w:pPr>
      <w:bookmarkStart w:id="227" w:name="_Toc534701688"/>
      <w:ins w:id="228" w:author="NGUYỄN ĐỨC KẾ" w:date="2017-05-18T17:33:00Z">
        <w:r w:rsidRPr="00534549">
          <w:rPr>
            <w:noProof/>
            <w:lang w:val="vi-VN"/>
          </w:rPr>
          <w:lastRenderedPageBreak/>
          <w:t>Màn hình lập hoá đơn</w:t>
        </w:r>
      </w:ins>
      <w:bookmarkEnd w:id="227"/>
    </w:p>
    <w:p w14:paraId="79F184C6" w14:textId="051125DC" w:rsidR="00423B8F" w:rsidRPr="00534549" w:rsidRDefault="00423B8F" w:rsidP="00707176">
      <w:pPr>
        <w:jc w:val="center"/>
        <w:rPr>
          <w:ins w:id="229" w:author="NGUYỄN ĐỨC KẾ" w:date="2017-05-18T17:33:00Z"/>
          <w:rFonts w:cs="Times New Roman"/>
          <w:noProof/>
          <w:lang w:val="vi-VN"/>
        </w:rPr>
      </w:pPr>
      <w:r w:rsidRPr="00534549">
        <w:rPr>
          <w:rFonts w:cs="Times New Roman"/>
          <w:noProof/>
          <w:lang w:val="vi-VN"/>
        </w:rPr>
        <w:drawing>
          <wp:inline distT="0" distB="0" distL="0" distR="0" wp14:anchorId="44B63E14" wp14:editId="1E785C56">
            <wp:extent cx="3767769" cy="41973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3LapHoaDon.PNG"/>
                    <pic:cNvPicPr/>
                  </pic:nvPicPr>
                  <pic:blipFill>
                    <a:blip r:embed="rId50">
                      <a:extLst>
                        <a:ext uri="{28A0092B-C50C-407E-A947-70E740481C1C}">
                          <a14:useLocalDpi xmlns:a14="http://schemas.microsoft.com/office/drawing/2010/main" val="0"/>
                        </a:ext>
                      </a:extLst>
                    </a:blip>
                    <a:stretch>
                      <a:fillRect/>
                    </a:stretch>
                  </pic:blipFill>
                  <pic:spPr>
                    <a:xfrm>
                      <a:off x="0" y="0"/>
                      <a:ext cx="3767769" cy="4197350"/>
                    </a:xfrm>
                    <a:prstGeom prst="rect">
                      <a:avLst/>
                    </a:prstGeom>
                  </pic:spPr>
                </pic:pic>
              </a:graphicData>
            </a:graphic>
          </wp:inline>
        </w:drawing>
      </w:r>
    </w:p>
    <w:p w14:paraId="417FA454" w14:textId="28FC6044" w:rsidR="00423B8F" w:rsidRPr="00534549" w:rsidRDefault="00423B8F" w:rsidP="00707176">
      <w:pPr>
        <w:pStyle w:val="Heading3"/>
        <w:rPr>
          <w:noProof/>
          <w:lang w:val="vi-VN"/>
        </w:rPr>
      </w:pPr>
      <w:bookmarkStart w:id="230" w:name="_Toc534701689"/>
      <w:ins w:id="231" w:author="NGUYỄN ĐỨC KẾ" w:date="2017-05-18T17:33:00Z">
        <w:r w:rsidRPr="00534549">
          <w:rPr>
            <w:noProof/>
            <w:lang w:val="vi-VN"/>
          </w:rPr>
          <w:t>Màn hình quản lý phiếu khám bệnh</w:t>
        </w:r>
      </w:ins>
      <w:bookmarkEnd w:id="230"/>
    </w:p>
    <w:p w14:paraId="58D002DB" w14:textId="77777777" w:rsidR="00423B8F" w:rsidRPr="00534549" w:rsidRDefault="00423B8F" w:rsidP="00423B8F">
      <w:pPr>
        <w:jc w:val="center"/>
        <w:rPr>
          <w:ins w:id="232" w:author="NGUYỄN ĐỨC KẾ" w:date="2017-05-18T17:33:00Z"/>
          <w:rFonts w:cs="Times New Roman"/>
          <w:noProof/>
          <w:lang w:val="vi-VN"/>
        </w:rPr>
      </w:pPr>
      <w:r w:rsidRPr="00534549">
        <w:rPr>
          <w:rFonts w:cs="Times New Roman"/>
          <w:noProof/>
          <w:lang w:val="vi-VN"/>
        </w:rPr>
        <w:drawing>
          <wp:inline distT="0" distB="0" distL="0" distR="0" wp14:anchorId="0A7B0545" wp14:editId="2C85DA1F">
            <wp:extent cx="3338111" cy="35242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4LapPhieuKhamBenh.PNG"/>
                    <pic:cNvPicPr/>
                  </pic:nvPicPr>
                  <pic:blipFill>
                    <a:blip r:embed="rId51">
                      <a:extLst>
                        <a:ext uri="{28A0092B-C50C-407E-A947-70E740481C1C}">
                          <a14:useLocalDpi xmlns:a14="http://schemas.microsoft.com/office/drawing/2010/main" val="0"/>
                        </a:ext>
                      </a:extLst>
                    </a:blip>
                    <a:stretch>
                      <a:fillRect/>
                    </a:stretch>
                  </pic:blipFill>
                  <pic:spPr>
                    <a:xfrm>
                      <a:off x="0" y="0"/>
                      <a:ext cx="3399861" cy="3589403"/>
                    </a:xfrm>
                    <a:prstGeom prst="rect">
                      <a:avLst/>
                    </a:prstGeom>
                  </pic:spPr>
                </pic:pic>
              </a:graphicData>
            </a:graphic>
          </wp:inline>
        </w:drawing>
      </w:r>
    </w:p>
    <w:p w14:paraId="3F0A6B51" w14:textId="7505E9DD" w:rsidR="00423B8F" w:rsidRPr="00534549" w:rsidRDefault="00423B8F" w:rsidP="00707176">
      <w:pPr>
        <w:pStyle w:val="Heading3"/>
        <w:rPr>
          <w:noProof/>
          <w:lang w:val="vi-VN"/>
        </w:rPr>
      </w:pPr>
      <w:bookmarkStart w:id="233" w:name="_Toc534701690"/>
      <w:ins w:id="234" w:author="NGUYỄN ĐỨC KẾ" w:date="2017-05-18T17:33:00Z">
        <w:r w:rsidRPr="00534549">
          <w:rPr>
            <w:noProof/>
            <w:lang w:val="vi-VN"/>
          </w:rPr>
          <w:lastRenderedPageBreak/>
          <w:t>Màn hình quản lý thuốc</w:t>
        </w:r>
      </w:ins>
      <w:bookmarkEnd w:id="233"/>
    </w:p>
    <w:p w14:paraId="0DC3E183" w14:textId="77777777" w:rsidR="00423B8F" w:rsidRPr="00534549" w:rsidRDefault="00423B8F" w:rsidP="00423B8F">
      <w:pPr>
        <w:jc w:val="center"/>
        <w:rPr>
          <w:ins w:id="235" w:author="NGUYỄN ĐỨC KẾ" w:date="2017-05-18T17:33:00Z"/>
          <w:rFonts w:cs="Times New Roman"/>
          <w:noProof/>
          <w:lang w:val="vi-VN"/>
        </w:rPr>
      </w:pPr>
      <w:r w:rsidRPr="00534549">
        <w:rPr>
          <w:rFonts w:cs="Times New Roman"/>
          <w:noProof/>
          <w:lang w:val="vi-VN"/>
        </w:rPr>
        <w:drawing>
          <wp:inline distT="0" distB="0" distL="0" distR="0" wp14:anchorId="260D97A1" wp14:editId="4617FCF4">
            <wp:extent cx="2809875" cy="38455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5QuanLyThuoc.PNG"/>
                    <pic:cNvPicPr/>
                  </pic:nvPicPr>
                  <pic:blipFill>
                    <a:blip r:embed="rId52">
                      <a:extLst>
                        <a:ext uri="{28A0092B-C50C-407E-A947-70E740481C1C}">
                          <a14:useLocalDpi xmlns:a14="http://schemas.microsoft.com/office/drawing/2010/main" val="0"/>
                        </a:ext>
                      </a:extLst>
                    </a:blip>
                    <a:stretch>
                      <a:fillRect/>
                    </a:stretch>
                  </pic:blipFill>
                  <pic:spPr>
                    <a:xfrm>
                      <a:off x="0" y="0"/>
                      <a:ext cx="2812409" cy="3849034"/>
                    </a:xfrm>
                    <a:prstGeom prst="rect">
                      <a:avLst/>
                    </a:prstGeom>
                  </pic:spPr>
                </pic:pic>
              </a:graphicData>
            </a:graphic>
          </wp:inline>
        </w:drawing>
      </w:r>
    </w:p>
    <w:p w14:paraId="2EAF2553" w14:textId="7EE9C954" w:rsidR="00423B8F" w:rsidRPr="00534549" w:rsidRDefault="00423B8F" w:rsidP="00707176">
      <w:pPr>
        <w:pStyle w:val="Heading3"/>
        <w:rPr>
          <w:ins w:id="236" w:author="NGUYỄN ĐỨC KẾ" w:date="2017-05-18T17:33:00Z"/>
          <w:noProof/>
          <w:lang w:val="vi-VN"/>
        </w:rPr>
      </w:pPr>
      <w:bookmarkStart w:id="237" w:name="_Toc534701691"/>
      <w:ins w:id="238" w:author="NGUYỄN ĐỨC KẾ" w:date="2017-05-18T17:33:00Z">
        <w:r w:rsidRPr="00534549">
          <w:rPr>
            <w:noProof/>
            <w:lang w:val="vi-VN"/>
          </w:rPr>
          <w:t>Màn hình báo cáo doanh thu</w:t>
        </w:r>
        <w:bookmarkEnd w:id="237"/>
      </w:ins>
    </w:p>
    <w:p w14:paraId="1037A69D" w14:textId="77777777" w:rsidR="00423B8F" w:rsidRPr="00534549" w:rsidRDefault="00423B8F" w:rsidP="00423B8F">
      <w:pPr>
        <w:jc w:val="center"/>
        <w:rPr>
          <w:ins w:id="239" w:author="NGUYỄN ĐỨC KẾ" w:date="2017-05-18T17:33:00Z"/>
          <w:rFonts w:cs="Times New Roman"/>
          <w:noProof/>
          <w:lang w:val="vi-VN"/>
        </w:rPr>
      </w:pPr>
      <w:r w:rsidRPr="00534549">
        <w:rPr>
          <w:rFonts w:cs="Times New Roman"/>
          <w:noProof/>
          <w:lang w:val="vi-VN"/>
        </w:rPr>
        <w:drawing>
          <wp:inline distT="0" distB="0" distL="0" distR="0" wp14:anchorId="01362977" wp14:editId="15E17C3F">
            <wp:extent cx="3124636" cy="40772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6LapBaoCaoDoanhThu.PNG"/>
                    <pic:cNvPicPr/>
                  </pic:nvPicPr>
                  <pic:blipFill>
                    <a:blip r:embed="rId53">
                      <a:extLst>
                        <a:ext uri="{28A0092B-C50C-407E-A947-70E740481C1C}">
                          <a14:useLocalDpi xmlns:a14="http://schemas.microsoft.com/office/drawing/2010/main" val="0"/>
                        </a:ext>
                      </a:extLst>
                    </a:blip>
                    <a:stretch>
                      <a:fillRect/>
                    </a:stretch>
                  </pic:blipFill>
                  <pic:spPr>
                    <a:xfrm>
                      <a:off x="0" y="0"/>
                      <a:ext cx="3124636" cy="4077269"/>
                    </a:xfrm>
                    <a:prstGeom prst="rect">
                      <a:avLst/>
                    </a:prstGeom>
                  </pic:spPr>
                </pic:pic>
              </a:graphicData>
            </a:graphic>
          </wp:inline>
        </w:drawing>
      </w:r>
    </w:p>
    <w:p w14:paraId="41FF971F" w14:textId="77777777" w:rsidR="00423B8F" w:rsidRPr="00534549" w:rsidRDefault="00423B8F" w:rsidP="00707176">
      <w:pPr>
        <w:pStyle w:val="Heading3"/>
        <w:rPr>
          <w:ins w:id="240" w:author="NGUYỄN ĐỨC KẾ" w:date="2017-05-18T17:33:00Z"/>
          <w:noProof/>
          <w:lang w:val="vi-VN"/>
        </w:rPr>
      </w:pPr>
      <w:bookmarkStart w:id="241" w:name="_Toc534701692"/>
      <w:ins w:id="242" w:author="NGUYỄN ĐỨC KẾ" w:date="2017-05-18T17:33:00Z">
        <w:r w:rsidRPr="00534549">
          <w:rPr>
            <w:noProof/>
            <w:lang w:val="vi-VN"/>
          </w:rPr>
          <w:lastRenderedPageBreak/>
          <w:t>Màn hình báo cáo sử dụng thuốc:</w:t>
        </w:r>
        <w:bookmarkEnd w:id="241"/>
      </w:ins>
    </w:p>
    <w:p w14:paraId="0555620C" w14:textId="77777777" w:rsidR="00423B8F" w:rsidRPr="00534549" w:rsidRDefault="00423B8F" w:rsidP="00423B8F">
      <w:pPr>
        <w:jc w:val="center"/>
        <w:rPr>
          <w:ins w:id="243" w:author="NGUYỄN ĐỨC KẾ" w:date="2017-05-18T17:33:00Z"/>
          <w:rFonts w:cs="Times New Roman"/>
          <w:noProof/>
          <w:lang w:val="vi-VN"/>
        </w:rPr>
      </w:pPr>
      <w:r w:rsidRPr="00534549">
        <w:rPr>
          <w:rFonts w:cs="Times New Roman"/>
          <w:noProof/>
          <w:lang w:val="vi-VN"/>
        </w:rPr>
        <w:drawing>
          <wp:inline distT="0" distB="0" distL="0" distR="0" wp14:anchorId="06683157" wp14:editId="4623BC9F">
            <wp:extent cx="3333750" cy="3864952"/>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7LapBaoCaoSuDungThuoc.PNG"/>
                    <pic:cNvPicPr/>
                  </pic:nvPicPr>
                  <pic:blipFill>
                    <a:blip r:embed="rId54">
                      <a:extLst>
                        <a:ext uri="{28A0092B-C50C-407E-A947-70E740481C1C}">
                          <a14:useLocalDpi xmlns:a14="http://schemas.microsoft.com/office/drawing/2010/main" val="0"/>
                        </a:ext>
                      </a:extLst>
                    </a:blip>
                    <a:stretch>
                      <a:fillRect/>
                    </a:stretch>
                  </pic:blipFill>
                  <pic:spPr>
                    <a:xfrm>
                      <a:off x="0" y="0"/>
                      <a:ext cx="3337399" cy="3869182"/>
                    </a:xfrm>
                    <a:prstGeom prst="rect">
                      <a:avLst/>
                    </a:prstGeom>
                  </pic:spPr>
                </pic:pic>
              </a:graphicData>
            </a:graphic>
          </wp:inline>
        </w:drawing>
      </w:r>
    </w:p>
    <w:p w14:paraId="379F1B69" w14:textId="77777777" w:rsidR="00423B8F" w:rsidRPr="00534549" w:rsidRDefault="00423B8F" w:rsidP="00707176">
      <w:pPr>
        <w:pStyle w:val="Heading3"/>
        <w:rPr>
          <w:ins w:id="244" w:author="NGUYỄN ĐỨC KẾ" w:date="2017-05-18T17:33:00Z"/>
          <w:noProof/>
          <w:lang w:val="vi-VN"/>
        </w:rPr>
      </w:pPr>
      <w:bookmarkStart w:id="245" w:name="_Toc534701693"/>
      <w:ins w:id="246" w:author="NGUYỄN ĐỨC KẾ" w:date="2017-05-18T17:33:00Z">
        <w:r w:rsidRPr="00534549">
          <w:rPr>
            <w:noProof/>
            <w:lang w:val="vi-VN"/>
          </w:rPr>
          <w:t>Màn hình tra cứu bệnh nhân:</w:t>
        </w:r>
        <w:bookmarkEnd w:id="245"/>
      </w:ins>
    </w:p>
    <w:p w14:paraId="6DEB55B2" w14:textId="77777777" w:rsidR="00423B8F" w:rsidRPr="00534549" w:rsidRDefault="00423B8F" w:rsidP="00423B8F">
      <w:pPr>
        <w:jc w:val="center"/>
        <w:rPr>
          <w:ins w:id="247" w:author="NGUYỄN ĐỨC KẾ" w:date="2017-05-18T17:33:00Z"/>
          <w:rFonts w:cs="Times New Roman"/>
          <w:noProof/>
          <w:lang w:val="vi-VN"/>
        </w:rPr>
      </w:pPr>
      <w:r w:rsidRPr="00534549">
        <w:rPr>
          <w:rFonts w:cs="Times New Roman"/>
          <w:noProof/>
          <w:lang w:val="vi-VN"/>
        </w:rPr>
        <w:drawing>
          <wp:inline distT="0" distB="0" distL="0" distR="0" wp14:anchorId="4B06CB9F" wp14:editId="5EBE663B">
            <wp:extent cx="3515216" cy="415348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8TraCuuThongTin.PNG"/>
                    <pic:cNvPicPr/>
                  </pic:nvPicPr>
                  <pic:blipFill>
                    <a:blip r:embed="rId55">
                      <a:extLst>
                        <a:ext uri="{28A0092B-C50C-407E-A947-70E740481C1C}">
                          <a14:useLocalDpi xmlns:a14="http://schemas.microsoft.com/office/drawing/2010/main" val="0"/>
                        </a:ext>
                      </a:extLst>
                    </a:blip>
                    <a:stretch>
                      <a:fillRect/>
                    </a:stretch>
                  </pic:blipFill>
                  <pic:spPr>
                    <a:xfrm>
                      <a:off x="0" y="0"/>
                      <a:ext cx="3515216" cy="4153480"/>
                    </a:xfrm>
                    <a:prstGeom prst="rect">
                      <a:avLst/>
                    </a:prstGeom>
                  </pic:spPr>
                </pic:pic>
              </a:graphicData>
            </a:graphic>
          </wp:inline>
        </w:drawing>
      </w:r>
    </w:p>
    <w:p w14:paraId="78438399" w14:textId="77777777" w:rsidR="00423B8F" w:rsidRPr="00534549" w:rsidRDefault="00423B8F" w:rsidP="00423B8F">
      <w:pPr>
        <w:pStyle w:val="ListParagraph"/>
        <w:ind w:left="1440"/>
        <w:rPr>
          <w:ins w:id="248" w:author="NGUYỄN ĐỨC KẾ" w:date="2017-05-18T17:33:00Z"/>
          <w:rFonts w:cs="Times New Roman"/>
          <w:noProof/>
          <w:szCs w:val="26"/>
          <w:lang w:val="vi-VN"/>
        </w:rPr>
      </w:pPr>
    </w:p>
    <w:p w14:paraId="511C8130" w14:textId="77777777" w:rsidR="00423B8F" w:rsidRPr="00534549" w:rsidRDefault="00423B8F" w:rsidP="00F141DB">
      <w:pPr>
        <w:pStyle w:val="Heading2"/>
        <w:rPr>
          <w:ins w:id="249" w:author="NGUYỄN ĐỨC KẾ" w:date="2017-05-18T17:33:00Z"/>
          <w:noProof/>
          <w:lang w:val="vi-VN"/>
        </w:rPr>
      </w:pPr>
      <w:bookmarkStart w:id="250" w:name="_Toc534701694"/>
      <w:ins w:id="251" w:author="NGUYỄN ĐỨC KẾ" w:date="2017-05-18T17:33:00Z">
        <w:r w:rsidRPr="00534549">
          <w:rPr>
            <w:noProof/>
            <w:lang w:val="vi-VN"/>
          </w:rPr>
          <w:t>Danh sách màn hình</w:t>
        </w:r>
      </w:ins>
      <w:r w:rsidRPr="00534549">
        <w:rPr>
          <w:noProof/>
          <w:lang w:val="vi-VN"/>
        </w:rPr>
        <w:t>,</w:t>
      </w:r>
      <w:ins w:id="252" w:author="NGUYỄN ĐỨC KẾ" w:date="2017-05-18T17:33:00Z">
        <w:r w:rsidRPr="00534549">
          <w:rPr>
            <w:noProof/>
            <w:lang w:val="vi-VN"/>
          </w:rPr>
          <w:t xml:space="preserve"> mô tả chức năng từng màn hình</w:t>
        </w:r>
      </w:ins>
      <w:r w:rsidRPr="00534549">
        <w:rPr>
          <w:noProof/>
          <w:lang w:val="vi-VN"/>
        </w:rPr>
        <w:t xml:space="preserve"> &amp; xử lý sự kiện từng màn hình</w:t>
      </w:r>
      <w:bookmarkEnd w:id="250"/>
    </w:p>
    <w:p w14:paraId="4D94EAF9" w14:textId="77777777" w:rsidR="00423B8F" w:rsidRPr="00534549" w:rsidRDefault="00423B8F" w:rsidP="00F141DB">
      <w:pPr>
        <w:pStyle w:val="Heading3"/>
        <w:rPr>
          <w:ins w:id="253" w:author="NGUYỄN ĐỨC KẾ" w:date="2017-05-18T17:33:00Z"/>
          <w:noProof/>
          <w:lang w:val="vi-VN"/>
        </w:rPr>
      </w:pPr>
      <w:bookmarkStart w:id="254" w:name="_Toc534701695"/>
      <w:ins w:id="255" w:author="NGUYỄN ĐỨC KẾ" w:date="2017-05-18T17:33:00Z">
        <w:r w:rsidRPr="00534549">
          <w:rPr>
            <w:noProof/>
            <w:lang w:val="vi-VN"/>
          </w:rPr>
          <w:t>Màn hình đăng nhập</w:t>
        </w:r>
        <w:bookmarkEnd w:id="254"/>
      </w:ins>
    </w:p>
    <w:p w14:paraId="650738CF" w14:textId="77777777" w:rsidR="00423B8F" w:rsidRPr="00534549" w:rsidRDefault="00423B8F" w:rsidP="00423B8F">
      <w:pPr>
        <w:jc w:val="center"/>
        <w:rPr>
          <w:ins w:id="256" w:author="NGUYỄN ĐỨC KẾ" w:date="2017-05-18T17:33:00Z"/>
          <w:rFonts w:cs="Times New Roman"/>
          <w:noProof/>
          <w:lang w:val="vi-VN"/>
        </w:rPr>
      </w:pPr>
      <w:ins w:id="257" w:author="NGUYỄN ĐỨC KẾ" w:date="2017-05-18T17:33:00Z">
        <w:r w:rsidRPr="00534549">
          <w:rPr>
            <w:rFonts w:cs="Times New Roman"/>
            <w:noProof/>
            <w:lang w:val="vi-VN"/>
          </w:rPr>
          <w:drawing>
            <wp:inline distT="0" distB="0" distL="0" distR="0" wp14:anchorId="4964CC9C" wp14:editId="3B0A5B15">
              <wp:extent cx="2635851" cy="15505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9665" cy="1611571"/>
                      </a:xfrm>
                      <a:prstGeom prst="rect">
                        <a:avLst/>
                      </a:prstGeom>
                    </pic:spPr>
                  </pic:pic>
                </a:graphicData>
              </a:graphic>
            </wp:inline>
          </w:drawing>
        </w:r>
      </w:ins>
    </w:p>
    <w:p w14:paraId="611B3BAF" w14:textId="77777777" w:rsidR="00423B8F" w:rsidRPr="00534549" w:rsidRDefault="00423B8F" w:rsidP="00423B8F">
      <w:pPr>
        <w:jc w:val="center"/>
        <w:rPr>
          <w:rFonts w:cs="Times New Roman"/>
          <w:i/>
          <w:noProof/>
          <w:lang w:val="vi-VN"/>
        </w:rPr>
      </w:pPr>
      <w:ins w:id="258" w:author="NGUYỄN ĐỨC KẾ" w:date="2017-05-18T17:33:00Z">
        <w:r w:rsidRPr="00534549">
          <w:rPr>
            <w:rFonts w:cs="Times New Roman"/>
            <w:i/>
            <w:noProof/>
            <w:lang w:val="vi-VN"/>
          </w:rPr>
          <w:t>Hình 1: Màn hình đăng nhập</w:t>
        </w:r>
      </w:ins>
    </w:p>
    <w:tbl>
      <w:tblPr>
        <w:tblStyle w:val="TableGrid"/>
        <w:tblW w:w="0" w:type="auto"/>
        <w:tblLook w:val="04A0" w:firstRow="1" w:lastRow="0" w:firstColumn="1" w:lastColumn="0" w:noHBand="0" w:noVBand="1"/>
      </w:tblPr>
      <w:tblGrid>
        <w:gridCol w:w="805"/>
        <w:gridCol w:w="2520"/>
        <w:gridCol w:w="2700"/>
        <w:gridCol w:w="2991"/>
      </w:tblGrid>
      <w:tr w:rsidR="00423B8F" w:rsidRPr="00534549" w14:paraId="29CFDF5B" w14:textId="77777777" w:rsidTr="00627EF8">
        <w:tc>
          <w:tcPr>
            <w:tcW w:w="805" w:type="dxa"/>
          </w:tcPr>
          <w:p w14:paraId="6CCD8449"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2520" w:type="dxa"/>
          </w:tcPr>
          <w:p w14:paraId="2358CAF3"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700" w:type="dxa"/>
          </w:tcPr>
          <w:p w14:paraId="206E8B72"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2991" w:type="dxa"/>
          </w:tcPr>
          <w:p w14:paraId="4BE84C9C"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237A9752" w14:textId="77777777" w:rsidTr="00627EF8">
        <w:tc>
          <w:tcPr>
            <w:tcW w:w="805" w:type="dxa"/>
          </w:tcPr>
          <w:p w14:paraId="26B86201"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2520" w:type="dxa"/>
          </w:tcPr>
          <w:p w14:paraId="0A947FD5" w14:textId="77777777" w:rsidR="00423B8F" w:rsidRPr="00534549" w:rsidRDefault="00423B8F" w:rsidP="006C3531">
            <w:pPr>
              <w:ind w:firstLine="0"/>
              <w:rPr>
                <w:rFonts w:cs="Times New Roman"/>
                <w:noProof/>
                <w:lang w:val="vi-VN"/>
              </w:rPr>
            </w:pPr>
            <w:r w:rsidRPr="00534549">
              <w:rPr>
                <w:rFonts w:cs="Times New Roman"/>
                <w:noProof/>
                <w:lang w:val="vi-VN"/>
              </w:rPr>
              <w:t>Tên đăng nhập</w:t>
            </w:r>
          </w:p>
        </w:tc>
        <w:tc>
          <w:tcPr>
            <w:tcW w:w="2700" w:type="dxa"/>
          </w:tcPr>
          <w:p w14:paraId="7DF8BC15" w14:textId="77777777" w:rsidR="00423B8F" w:rsidRPr="00534549" w:rsidRDefault="00423B8F" w:rsidP="006C3531">
            <w:pPr>
              <w:ind w:firstLine="0"/>
              <w:rPr>
                <w:rFonts w:cs="Times New Roman"/>
                <w:noProof/>
                <w:lang w:val="vi-VN"/>
              </w:rPr>
            </w:pPr>
            <w:r w:rsidRPr="00534549">
              <w:rPr>
                <w:rFonts w:cs="Times New Roman"/>
                <w:noProof/>
                <w:lang w:val="vi-VN"/>
              </w:rPr>
              <w:t>Nhập tên đăng nhập</w:t>
            </w:r>
          </w:p>
        </w:tc>
        <w:tc>
          <w:tcPr>
            <w:tcW w:w="2991" w:type="dxa"/>
          </w:tcPr>
          <w:p w14:paraId="4A546A30"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2859E933" w14:textId="77777777" w:rsidTr="00627EF8">
        <w:tc>
          <w:tcPr>
            <w:tcW w:w="805" w:type="dxa"/>
          </w:tcPr>
          <w:p w14:paraId="310BDD23"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2520" w:type="dxa"/>
          </w:tcPr>
          <w:p w14:paraId="2F2F51F8" w14:textId="77777777" w:rsidR="00423B8F" w:rsidRPr="00534549" w:rsidRDefault="00423B8F" w:rsidP="006C3531">
            <w:pPr>
              <w:ind w:firstLine="0"/>
              <w:rPr>
                <w:rFonts w:cs="Times New Roman"/>
                <w:noProof/>
                <w:lang w:val="vi-VN"/>
              </w:rPr>
            </w:pPr>
            <w:r w:rsidRPr="00534549">
              <w:rPr>
                <w:rFonts w:cs="Times New Roman"/>
                <w:noProof/>
                <w:lang w:val="vi-VN"/>
              </w:rPr>
              <w:t>Mật khẩu</w:t>
            </w:r>
          </w:p>
        </w:tc>
        <w:tc>
          <w:tcPr>
            <w:tcW w:w="2700" w:type="dxa"/>
          </w:tcPr>
          <w:p w14:paraId="45687128" w14:textId="77777777" w:rsidR="00423B8F" w:rsidRPr="00534549" w:rsidRDefault="00423B8F" w:rsidP="006C3531">
            <w:pPr>
              <w:ind w:firstLine="0"/>
              <w:rPr>
                <w:rFonts w:cs="Times New Roman"/>
                <w:noProof/>
                <w:lang w:val="vi-VN"/>
              </w:rPr>
            </w:pPr>
            <w:r w:rsidRPr="00534549">
              <w:rPr>
                <w:rFonts w:cs="Times New Roman"/>
                <w:noProof/>
                <w:lang w:val="vi-VN"/>
              </w:rPr>
              <w:t>Nhập mật khẩu</w:t>
            </w:r>
          </w:p>
        </w:tc>
        <w:tc>
          <w:tcPr>
            <w:tcW w:w="2991" w:type="dxa"/>
          </w:tcPr>
          <w:p w14:paraId="52C9F21B"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660A38C7" w14:textId="77777777" w:rsidTr="00627EF8">
        <w:tc>
          <w:tcPr>
            <w:tcW w:w="805" w:type="dxa"/>
          </w:tcPr>
          <w:p w14:paraId="1C5418E1"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2520" w:type="dxa"/>
          </w:tcPr>
          <w:p w14:paraId="614B30ED" w14:textId="77777777" w:rsidR="00423B8F" w:rsidRPr="00534549" w:rsidRDefault="00423B8F" w:rsidP="006C3531">
            <w:pPr>
              <w:ind w:firstLine="0"/>
              <w:rPr>
                <w:rFonts w:cs="Times New Roman"/>
                <w:noProof/>
                <w:lang w:val="vi-VN"/>
              </w:rPr>
            </w:pPr>
            <w:r w:rsidRPr="00534549">
              <w:rPr>
                <w:rFonts w:cs="Times New Roman"/>
                <w:noProof/>
                <w:lang w:val="vi-VN"/>
              </w:rPr>
              <w:t>Đăng nhập</w:t>
            </w:r>
          </w:p>
        </w:tc>
        <w:tc>
          <w:tcPr>
            <w:tcW w:w="2700" w:type="dxa"/>
          </w:tcPr>
          <w:p w14:paraId="1CA0CEFD"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2991" w:type="dxa"/>
          </w:tcPr>
          <w:p w14:paraId="6031800C" w14:textId="77777777" w:rsidR="00423B8F" w:rsidRPr="00534549" w:rsidRDefault="00423B8F" w:rsidP="006C3531">
            <w:pPr>
              <w:ind w:firstLine="0"/>
              <w:rPr>
                <w:rFonts w:cs="Times New Roman"/>
                <w:noProof/>
                <w:lang w:val="vi-VN"/>
              </w:rPr>
            </w:pPr>
            <w:r w:rsidRPr="00534549">
              <w:rPr>
                <w:rFonts w:cs="Times New Roman"/>
                <w:noProof/>
                <w:lang w:val="vi-VN"/>
              </w:rPr>
              <w:t>Kiểm tra để đăng nhập truy cập vào hệ thống</w:t>
            </w:r>
          </w:p>
        </w:tc>
      </w:tr>
      <w:tr w:rsidR="00423B8F" w:rsidRPr="00534549" w14:paraId="55899704" w14:textId="77777777" w:rsidTr="00627EF8">
        <w:tc>
          <w:tcPr>
            <w:tcW w:w="805" w:type="dxa"/>
          </w:tcPr>
          <w:p w14:paraId="31312421"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2520" w:type="dxa"/>
          </w:tcPr>
          <w:p w14:paraId="4543C6CD"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700" w:type="dxa"/>
          </w:tcPr>
          <w:p w14:paraId="542E84E2"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2991" w:type="dxa"/>
          </w:tcPr>
          <w:p w14:paraId="17ACA6D9" w14:textId="77777777" w:rsidR="00423B8F" w:rsidRPr="00534549" w:rsidRDefault="00423B8F" w:rsidP="006C3531">
            <w:pPr>
              <w:ind w:firstLine="0"/>
              <w:rPr>
                <w:rFonts w:cs="Times New Roman"/>
                <w:noProof/>
                <w:lang w:val="vi-VN"/>
              </w:rPr>
            </w:pPr>
            <w:r w:rsidRPr="00534549">
              <w:rPr>
                <w:rFonts w:cs="Times New Roman"/>
                <w:noProof/>
                <w:lang w:val="vi-VN"/>
              </w:rPr>
              <w:t>Thoát khỏi ứng dụng</w:t>
            </w:r>
          </w:p>
        </w:tc>
      </w:tr>
    </w:tbl>
    <w:p w14:paraId="1A735989" w14:textId="77777777" w:rsidR="00423B8F" w:rsidRPr="00534549" w:rsidRDefault="00423B8F" w:rsidP="00627EF8">
      <w:pPr>
        <w:ind w:firstLine="0"/>
        <w:rPr>
          <w:ins w:id="259" w:author="NGUYỄN ĐỨC KẾ" w:date="2017-05-18T17:33:00Z"/>
          <w:rFonts w:cs="Times New Roman"/>
          <w:noProof/>
          <w:lang w:val="vi-VN"/>
        </w:rPr>
      </w:pPr>
    </w:p>
    <w:p w14:paraId="563E9185" w14:textId="77777777" w:rsidR="00423B8F" w:rsidRPr="00534549" w:rsidRDefault="00423B8F" w:rsidP="00F141DB">
      <w:pPr>
        <w:pStyle w:val="Heading3"/>
        <w:rPr>
          <w:ins w:id="260" w:author="NGUYỄN ĐỨC KẾ" w:date="2017-05-18T17:33:00Z"/>
          <w:noProof/>
          <w:lang w:val="vi-VN"/>
        </w:rPr>
      </w:pPr>
      <w:bookmarkStart w:id="261" w:name="_Toc534701696"/>
      <w:ins w:id="262" w:author="NGUYỄN ĐỨC KẾ" w:date="2017-05-18T17:33:00Z">
        <w:r w:rsidRPr="00534549">
          <w:rPr>
            <w:noProof/>
            <w:lang w:val="vi-VN"/>
          </w:rPr>
          <w:t>Màn hình chính</w:t>
        </w:r>
        <w:bookmarkEnd w:id="261"/>
      </w:ins>
    </w:p>
    <w:p w14:paraId="3961705C" w14:textId="77777777" w:rsidR="00423B8F" w:rsidRPr="00534549" w:rsidRDefault="00423B8F" w:rsidP="00423B8F">
      <w:pPr>
        <w:jc w:val="center"/>
        <w:rPr>
          <w:ins w:id="263" w:author="NGUYỄN ĐỨC KẾ" w:date="2017-05-18T17:33:00Z"/>
          <w:rFonts w:cs="Times New Roman"/>
          <w:noProof/>
          <w:lang w:val="vi-VN"/>
        </w:rPr>
      </w:pPr>
      <w:r w:rsidRPr="00534549">
        <w:rPr>
          <w:rFonts w:cs="Times New Roman"/>
          <w:noProof/>
          <w:lang w:val="vi-VN"/>
        </w:rPr>
        <w:drawing>
          <wp:inline distT="0" distB="0" distL="0" distR="0" wp14:anchorId="17550960" wp14:editId="34556C10">
            <wp:extent cx="4953000" cy="3431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6075" cy="3433670"/>
                    </a:xfrm>
                    <a:prstGeom prst="rect">
                      <a:avLst/>
                    </a:prstGeom>
                  </pic:spPr>
                </pic:pic>
              </a:graphicData>
            </a:graphic>
          </wp:inline>
        </w:drawing>
      </w:r>
    </w:p>
    <w:p w14:paraId="6A20597A" w14:textId="77777777" w:rsidR="00423B8F" w:rsidRPr="00534549" w:rsidRDefault="00423B8F" w:rsidP="00423B8F">
      <w:pPr>
        <w:jc w:val="center"/>
        <w:rPr>
          <w:rFonts w:cs="Times New Roman"/>
          <w:i/>
          <w:noProof/>
          <w:lang w:val="vi-VN"/>
        </w:rPr>
      </w:pPr>
      <w:ins w:id="264" w:author="NGUYỄN ĐỨC KẾ" w:date="2017-05-18T17:33:00Z">
        <w:r w:rsidRPr="00534549">
          <w:rPr>
            <w:rFonts w:cs="Times New Roman"/>
            <w:i/>
            <w:noProof/>
            <w:lang w:val="vi-VN"/>
          </w:rPr>
          <w:lastRenderedPageBreak/>
          <w:t>Hình 2: Màn hình chính- Hệ thống</w:t>
        </w:r>
      </w:ins>
    </w:p>
    <w:p w14:paraId="76159846" w14:textId="77777777" w:rsidR="00423B8F" w:rsidRPr="00534549" w:rsidRDefault="00423B8F" w:rsidP="00423B8F">
      <w:pPr>
        <w:jc w:val="center"/>
        <w:rPr>
          <w:rFonts w:cs="Times New Roman"/>
          <w:noProof/>
          <w:lang w:val="vi-VN"/>
        </w:rPr>
      </w:pPr>
      <w:r w:rsidRPr="00534549">
        <w:rPr>
          <w:rFonts w:cs="Times New Roman"/>
          <w:noProof/>
          <w:lang w:val="vi-VN"/>
        </w:rPr>
        <w:drawing>
          <wp:inline distT="0" distB="0" distL="0" distR="0" wp14:anchorId="4C1F6087" wp14:editId="6AC6F627">
            <wp:extent cx="495300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7852" cy="3241672"/>
                    </a:xfrm>
                    <a:prstGeom prst="rect">
                      <a:avLst/>
                    </a:prstGeom>
                  </pic:spPr>
                </pic:pic>
              </a:graphicData>
            </a:graphic>
          </wp:inline>
        </w:drawing>
      </w:r>
    </w:p>
    <w:p w14:paraId="357FB868" w14:textId="77777777" w:rsidR="00423B8F" w:rsidRPr="00534549" w:rsidRDefault="00423B8F" w:rsidP="00423B8F">
      <w:pPr>
        <w:jc w:val="center"/>
        <w:rPr>
          <w:ins w:id="265" w:author="NGUYỄN ĐỨC KẾ" w:date="2017-05-18T17:33:00Z"/>
          <w:rFonts w:cs="Times New Roman"/>
          <w:i/>
          <w:noProof/>
          <w:lang w:val="vi-VN"/>
        </w:rPr>
      </w:pPr>
      <w:r w:rsidRPr="00534549">
        <w:rPr>
          <w:rFonts w:cs="Times New Roman"/>
          <w:i/>
          <w:noProof/>
          <w:lang w:val="vi-VN"/>
        </w:rPr>
        <w:t>Hình 3: Màn hình chính- Quản lý người dùng</w:t>
      </w:r>
    </w:p>
    <w:p w14:paraId="7FD234BC" w14:textId="77777777" w:rsidR="00423B8F" w:rsidRPr="00534549" w:rsidRDefault="00423B8F" w:rsidP="00423B8F">
      <w:pPr>
        <w:jc w:val="center"/>
        <w:rPr>
          <w:ins w:id="266" w:author="NGUYỄN ĐỨC KẾ" w:date="2017-05-18T17:33:00Z"/>
          <w:rFonts w:cs="Times New Roman"/>
          <w:noProof/>
          <w:lang w:val="vi-VN"/>
        </w:rPr>
      </w:pPr>
      <w:r w:rsidRPr="00534549">
        <w:rPr>
          <w:rFonts w:cs="Times New Roman"/>
          <w:noProof/>
          <w:lang w:val="vi-VN"/>
        </w:rPr>
        <w:drawing>
          <wp:inline distT="0" distB="0" distL="0" distR="0" wp14:anchorId="6DDE3193" wp14:editId="0020B48A">
            <wp:extent cx="5072380" cy="3431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7076" cy="3434717"/>
                    </a:xfrm>
                    <a:prstGeom prst="rect">
                      <a:avLst/>
                    </a:prstGeom>
                  </pic:spPr>
                </pic:pic>
              </a:graphicData>
            </a:graphic>
          </wp:inline>
        </w:drawing>
      </w:r>
    </w:p>
    <w:p w14:paraId="3E3E1106" w14:textId="77777777" w:rsidR="00423B8F" w:rsidRPr="00534549" w:rsidRDefault="00423B8F" w:rsidP="00423B8F">
      <w:pPr>
        <w:jc w:val="center"/>
        <w:rPr>
          <w:ins w:id="267" w:author="NGUYỄN ĐỨC KẾ" w:date="2017-05-18T17:33:00Z"/>
          <w:rFonts w:cs="Times New Roman"/>
          <w:i/>
          <w:noProof/>
          <w:lang w:val="vi-VN"/>
        </w:rPr>
      </w:pPr>
      <w:ins w:id="268" w:author="NGUYỄN ĐỨC KẾ" w:date="2017-05-18T17:33:00Z">
        <w:r w:rsidRPr="00534549">
          <w:rPr>
            <w:rFonts w:cs="Times New Roman"/>
            <w:i/>
            <w:noProof/>
            <w:lang w:val="vi-VN"/>
          </w:rPr>
          <w:t xml:space="preserve">Hình </w:t>
        </w:r>
      </w:ins>
      <w:r w:rsidRPr="00534549">
        <w:rPr>
          <w:rFonts w:cs="Times New Roman"/>
          <w:i/>
          <w:noProof/>
          <w:lang w:val="vi-VN"/>
        </w:rPr>
        <w:t>4</w:t>
      </w:r>
      <w:ins w:id="269" w:author="NGUYỄN ĐỨC KẾ" w:date="2017-05-18T17:33:00Z">
        <w:r w:rsidRPr="00534549">
          <w:rPr>
            <w:rFonts w:cs="Times New Roman"/>
            <w:i/>
            <w:noProof/>
            <w:lang w:val="vi-VN"/>
          </w:rPr>
          <w:t>: Màn hình chính- Quản lý bệnh nhân</w:t>
        </w:r>
      </w:ins>
    </w:p>
    <w:p w14:paraId="6E1FEF6A" w14:textId="77777777" w:rsidR="00423B8F" w:rsidRPr="00534549" w:rsidRDefault="00423B8F" w:rsidP="00423B8F">
      <w:pPr>
        <w:rPr>
          <w:ins w:id="270" w:author="NGUYỄN ĐỨC KẾ" w:date="2017-05-18T17:33:00Z"/>
          <w:rFonts w:cs="Times New Roman"/>
          <w:noProof/>
          <w:lang w:val="vi-VN"/>
        </w:rPr>
      </w:pPr>
    </w:p>
    <w:p w14:paraId="5A30A659" w14:textId="77777777" w:rsidR="00423B8F" w:rsidRPr="00534549" w:rsidRDefault="00423B8F" w:rsidP="00423B8F">
      <w:pPr>
        <w:jc w:val="center"/>
        <w:rPr>
          <w:ins w:id="271" w:author="NGUYỄN ĐỨC KẾ" w:date="2017-05-18T17:33:00Z"/>
          <w:rFonts w:cs="Times New Roman"/>
          <w:noProof/>
          <w:lang w:val="vi-VN"/>
        </w:rPr>
      </w:pPr>
      <w:r w:rsidRPr="00534549">
        <w:rPr>
          <w:rFonts w:cs="Times New Roman"/>
          <w:noProof/>
          <w:lang w:val="vi-VN"/>
        </w:rPr>
        <w:lastRenderedPageBreak/>
        <w:drawing>
          <wp:inline distT="0" distB="0" distL="0" distR="0" wp14:anchorId="01BAC769" wp14:editId="7580C03D">
            <wp:extent cx="5072743" cy="3431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0868" cy="3436911"/>
                    </a:xfrm>
                    <a:prstGeom prst="rect">
                      <a:avLst/>
                    </a:prstGeom>
                  </pic:spPr>
                </pic:pic>
              </a:graphicData>
            </a:graphic>
          </wp:inline>
        </w:drawing>
      </w:r>
    </w:p>
    <w:p w14:paraId="176A9374" w14:textId="77777777" w:rsidR="00423B8F" w:rsidRPr="00534549" w:rsidRDefault="00423B8F" w:rsidP="00423B8F">
      <w:pPr>
        <w:jc w:val="center"/>
        <w:rPr>
          <w:ins w:id="272" w:author="NGUYỄN ĐỨC KẾ" w:date="2017-05-18T17:33:00Z"/>
          <w:rFonts w:cs="Times New Roman"/>
          <w:i/>
          <w:noProof/>
          <w:lang w:val="vi-VN"/>
        </w:rPr>
      </w:pPr>
      <w:ins w:id="273" w:author="NGUYỄN ĐỨC KẾ" w:date="2017-05-18T17:33:00Z">
        <w:r w:rsidRPr="00534549">
          <w:rPr>
            <w:rFonts w:cs="Times New Roman"/>
            <w:i/>
            <w:noProof/>
            <w:lang w:val="vi-VN"/>
          </w:rPr>
          <w:t xml:space="preserve">Hình </w:t>
        </w:r>
      </w:ins>
      <w:r w:rsidRPr="00534549">
        <w:rPr>
          <w:rFonts w:cs="Times New Roman"/>
          <w:i/>
          <w:noProof/>
          <w:lang w:val="vi-VN"/>
        </w:rPr>
        <w:t>5</w:t>
      </w:r>
      <w:ins w:id="274" w:author="NGUYỄN ĐỨC KẾ" w:date="2017-05-18T17:33:00Z">
        <w:r w:rsidRPr="00534549">
          <w:rPr>
            <w:rFonts w:cs="Times New Roman"/>
            <w:i/>
            <w:noProof/>
            <w:lang w:val="vi-VN"/>
          </w:rPr>
          <w:t>: Màn hình chính- Quản lý thuốc</w:t>
        </w:r>
      </w:ins>
    </w:p>
    <w:p w14:paraId="6EA78AED" w14:textId="77777777" w:rsidR="00423B8F" w:rsidRPr="00534549" w:rsidRDefault="00423B8F" w:rsidP="00423B8F">
      <w:pPr>
        <w:rPr>
          <w:ins w:id="275" w:author="NGUYỄN ĐỨC KẾ" w:date="2017-05-18T17:33:00Z"/>
          <w:rFonts w:cs="Times New Roman"/>
          <w:noProof/>
          <w:lang w:val="vi-VN"/>
        </w:rPr>
      </w:pPr>
    </w:p>
    <w:p w14:paraId="2C89925F" w14:textId="77777777" w:rsidR="00423B8F" w:rsidRPr="00534549" w:rsidRDefault="00423B8F" w:rsidP="00423B8F">
      <w:pPr>
        <w:jc w:val="center"/>
        <w:rPr>
          <w:ins w:id="276" w:author="NGUYỄN ĐỨC KẾ" w:date="2017-05-18T17:33:00Z"/>
          <w:rFonts w:cs="Times New Roman"/>
          <w:noProof/>
          <w:lang w:val="vi-VN"/>
        </w:rPr>
      </w:pPr>
      <w:r w:rsidRPr="00534549">
        <w:rPr>
          <w:rFonts w:cs="Times New Roman"/>
          <w:noProof/>
          <w:lang w:val="vi-VN"/>
        </w:rPr>
        <w:drawing>
          <wp:inline distT="0" distB="0" distL="0" distR="0" wp14:anchorId="675BDC1B" wp14:editId="4A17F0D1">
            <wp:extent cx="5039995" cy="343154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5281" cy="3435139"/>
                    </a:xfrm>
                    <a:prstGeom prst="rect">
                      <a:avLst/>
                    </a:prstGeom>
                  </pic:spPr>
                </pic:pic>
              </a:graphicData>
            </a:graphic>
          </wp:inline>
        </w:drawing>
      </w:r>
    </w:p>
    <w:p w14:paraId="34C10C1F" w14:textId="77777777" w:rsidR="00423B8F" w:rsidRPr="00534549" w:rsidRDefault="00423B8F" w:rsidP="00423B8F">
      <w:pPr>
        <w:jc w:val="center"/>
        <w:rPr>
          <w:ins w:id="277" w:author="NGUYỄN ĐỨC KẾ" w:date="2017-05-18T17:33:00Z"/>
          <w:rFonts w:cs="Times New Roman"/>
          <w:i/>
          <w:noProof/>
          <w:lang w:val="vi-VN"/>
        </w:rPr>
      </w:pPr>
      <w:ins w:id="278" w:author="NGUYỄN ĐỨC KẾ" w:date="2017-05-18T17:33:00Z">
        <w:r w:rsidRPr="00534549">
          <w:rPr>
            <w:rFonts w:cs="Times New Roman"/>
            <w:i/>
            <w:noProof/>
            <w:lang w:val="vi-VN"/>
          </w:rPr>
          <w:t xml:space="preserve">Hình </w:t>
        </w:r>
      </w:ins>
      <w:r w:rsidRPr="00534549">
        <w:rPr>
          <w:rFonts w:cs="Times New Roman"/>
          <w:i/>
          <w:noProof/>
          <w:lang w:val="vi-VN"/>
        </w:rPr>
        <w:t>6</w:t>
      </w:r>
      <w:ins w:id="279" w:author="NGUYỄN ĐỨC KẾ" w:date="2017-05-18T17:33:00Z">
        <w:r w:rsidRPr="00534549">
          <w:rPr>
            <w:rFonts w:cs="Times New Roman"/>
            <w:i/>
            <w:noProof/>
            <w:lang w:val="vi-VN"/>
          </w:rPr>
          <w:t>: Màn hình chính- Báo cáo</w:t>
        </w:r>
      </w:ins>
    </w:p>
    <w:p w14:paraId="6CFAD148" w14:textId="77777777" w:rsidR="00423B8F" w:rsidRPr="00534549" w:rsidRDefault="00423B8F" w:rsidP="00423B8F">
      <w:pPr>
        <w:jc w:val="center"/>
        <w:rPr>
          <w:ins w:id="280" w:author="NGUYỄN ĐỨC KẾ" w:date="2017-05-18T17:33:00Z"/>
          <w:rFonts w:cs="Times New Roman"/>
          <w:noProof/>
          <w:lang w:val="vi-VN"/>
        </w:rPr>
      </w:pPr>
      <w:r w:rsidRPr="00534549">
        <w:rPr>
          <w:rFonts w:cs="Times New Roman"/>
          <w:noProof/>
          <w:lang w:val="vi-VN"/>
        </w:rPr>
        <w:lastRenderedPageBreak/>
        <w:drawing>
          <wp:inline distT="0" distB="0" distL="0" distR="0" wp14:anchorId="137E692E" wp14:editId="7395C8B9">
            <wp:extent cx="5040086" cy="343154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7085" cy="3436305"/>
                    </a:xfrm>
                    <a:prstGeom prst="rect">
                      <a:avLst/>
                    </a:prstGeom>
                  </pic:spPr>
                </pic:pic>
              </a:graphicData>
            </a:graphic>
          </wp:inline>
        </w:drawing>
      </w:r>
    </w:p>
    <w:p w14:paraId="6D3BB70E" w14:textId="77777777" w:rsidR="00423B8F" w:rsidRPr="00534549" w:rsidRDefault="00423B8F" w:rsidP="00423B8F">
      <w:pPr>
        <w:jc w:val="center"/>
        <w:rPr>
          <w:rFonts w:cs="Times New Roman"/>
          <w:i/>
          <w:noProof/>
          <w:lang w:val="vi-VN"/>
        </w:rPr>
      </w:pPr>
      <w:ins w:id="281" w:author="NGUYỄN ĐỨC KẾ" w:date="2017-05-18T17:33:00Z">
        <w:r w:rsidRPr="00534549">
          <w:rPr>
            <w:rFonts w:cs="Times New Roman"/>
            <w:i/>
            <w:noProof/>
            <w:lang w:val="vi-VN"/>
          </w:rPr>
          <w:t xml:space="preserve">Hình </w:t>
        </w:r>
      </w:ins>
      <w:r w:rsidRPr="00534549">
        <w:rPr>
          <w:rFonts w:cs="Times New Roman"/>
          <w:i/>
          <w:noProof/>
          <w:lang w:val="vi-VN"/>
        </w:rPr>
        <w:t>7</w:t>
      </w:r>
      <w:ins w:id="282" w:author="NGUYỄN ĐỨC KẾ" w:date="2017-05-18T17:33:00Z">
        <w:r w:rsidRPr="00534549">
          <w:rPr>
            <w:rFonts w:cs="Times New Roman"/>
            <w:i/>
            <w:noProof/>
            <w:lang w:val="vi-VN"/>
          </w:rPr>
          <w:t>: Màn hình chính- Thông tin sản phẩm và hướng dẫn sử dụng</w:t>
        </w:r>
      </w:ins>
    </w:p>
    <w:p w14:paraId="26EA96B0" w14:textId="77777777" w:rsidR="00423B8F" w:rsidRPr="00534549" w:rsidRDefault="00423B8F" w:rsidP="00F141DB">
      <w:pPr>
        <w:pStyle w:val="Heading3"/>
        <w:rPr>
          <w:noProof/>
          <w:lang w:val="vi-VN"/>
        </w:rPr>
      </w:pPr>
      <w:bookmarkStart w:id="283" w:name="_Toc534701697"/>
      <w:r w:rsidRPr="00534549">
        <w:rPr>
          <w:noProof/>
          <w:lang w:val="vi-VN"/>
        </w:rPr>
        <w:t>Màn hình quản lý người dùng</w:t>
      </w:r>
      <w:bookmarkEnd w:id="283"/>
    </w:p>
    <w:p w14:paraId="10A3A87F" w14:textId="77777777" w:rsidR="00423B8F" w:rsidRPr="00534549" w:rsidRDefault="00423B8F" w:rsidP="00423B8F">
      <w:pPr>
        <w:ind w:left="360" w:firstLine="0"/>
        <w:jc w:val="center"/>
        <w:rPr>
          <w:rFonts w:cs="Times New Roman"/>
          <w:noProof/>
          <w:lang w:val="vi-VN"/>
        </w:rPr>
      </w:pPr>
      <w:r w:rsidRPr="00534549">
        <w:rPr>
          <w:rFonts w:cs="Times New Roman"/>
          <w:noProof/>
          <w:lang w:val="vi-VN"/>
        </w:rPr>
        <w:drawing>
          <wp:inline distT="0" distB="0" distL="0" distR="0" wp14:anchorId="54425831" wp14:editId="103E3ABA">
            <wp:extent cx="5257800" cy="30587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1417" cy="3060899"/>
                    </a:xfrm>
                    <a:prstGeom prst="rect">
                      <a:avLst/>
                    </a:prstGeom>
                    <a:noFill/>
                    <a:ln>
                      <a:noFill/>
                    </a:ln>
                  </pic:spPr>
                </pic:pic>
              </a:graphicData>
            </a:graphic>
          </wp:inline>
        </w:drawing>
      </w:r>
    </w:p>
    <w:p w14:paraId="7183B958" w14:textId="77777777" w:rsidR="00423B8F" w:rsidRPr="00534549" w:rsidRDefault="00423B8F" w:rsidP="00423B8F">
      <w:pPr>
        <w:ind w:left="360" w:firstLine="0"/>
        <w:jc w:val="center"/>
        <w:rPr>
          <w:rFonts w:cs="Times New Roman"/>
          <w:i/>
          <w:noProof/>
          <w:lang w:val="vi-VN"/>
        </w:rPr>
      </w:pPr>
      <w:r w:rsidRPr="00534549">
        <w:rPr>
          <w:rFonts w:cs="Times New Roman"/>
          <w:i/>
          <w:noProof/>
          <w:lang w:val="vi-VN"/>
        </w:rPr>
        <w:t>Hình 8: Màn hình quản lý người dùng</w:t>
      </w:r>
    </w:p>
    <w:tbl>
      <w:tblPr>
        <w:tblStyle w:val="TableGrid"/>
        <w:tblW w:w="0" w:type="auto"/>
        <w:tblLook w:val="04A0" w:firstRow="1" w:lastRow="0" w:firstColumn="1" w:lastColumn="0" w:noHBand="0" w:noVBand="1"/>
      </w:tblPr>
      <w:tblGrid>
        <w:gridCol w:w="805"/>
        <w:gridCol w:w="2160"/>
        <w:gridCol w:w="2880"/>
        <w:gridCol w:w="3171"/>
      </w:tblGrid>
      <w:tr w:rsidR="00423B8F" w:rsidRPr="00534549" w14:paraId="4E47DB5F" w14:textId="77777777" w:rsidTr="00627EF8">
        <w:tc>
          <w:tcPr>
            <w:tcW w:w="805" w:type="dxa"/>
          </w:tcPr>
          <w:p w14:paraId="656A616C"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2160" w:type="dxa"/>
          </w:tcPr>
          <w:p w14:paraId="3D286133"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880" w:type="dxa"/>
          </w:tcPr>
          <w:p w14:paraId="5125A9C2"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171" w:type="dxa"/>
          </w:tcPr>
          <w:p w14:paraId="2CEE5537"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7C76D155" w14:textId="77777777" w:rsidTr="00627EF8">
        <w:tc>
          <w:tcPr>
            <w:tcW w:w="805" w:type="dxa"/>
          </w:tcPr>
          <w:p w14:paraId="35B7B4C9"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2160" w:type="dxa"/>
          </w:tcPr>
          <w:p w14:paraId="639F64B9" w14:textId="77777777" w:rsidR="00423B8F" w:rsidRPr="00534549" w:rsidRDefault="00423B8F" w:rsidP="006C3531">
            <w:pPr>
              <w:ind w:firstLine="0"/>
              <w:rPr>
                <w:rFonts w:cs="Times New Roman"/>
                <w:noProof/>
                <w:lang w:val="vi-VN"/>
              </w:rPr>
            </w:pPr>
            <w:r w:rsidRPr="00534549">
              <w:rPr>
                <w:rFonts w:cs="Times New Roman"/>
                <w:noProof/>
                <w:lang w:val="vi-VN"/>
              </w:rPr>
              <w:t>Tên người dùng</w:t>
            </w:r>
          </w:p>
        </w:tc>
        <w:tc>
          <w:tcPr>
            <w:tcW w:w="2880" w:type="dxa"/>
          </w:tcPr>
          <w:p w14:paraId="74E80803" w14:textId="77777777" w:rsidR="00423B8F" w:rsidRPr="00534549" w:rsidRDefault="00423B8F" w:rsidP="006C3531">
            <w:pPr>
              <w:ind w:firstLine="0"/>
              <w:rPr>
                <w:rFonts w:cs="Times New Roman"/>
                <w:noProof/>
                <w:lang w:val="vi-VN"/>
              </w:rPr>
            </w:pPr>
            <w:r w:rsidRPr="00534549">
              <w:rPr>
                <w:rFonts w:cs="Times New Roman"/>
                <w:noProof/>
                <w:lang w:val="vi-VN"/>
              </w:rPr>
              <w:t>Nhập tên người dùng</w:t>
            </w:r>
          </w:p>
        </w:tc>
        <w:tc>
          <w:tcPr>
            <w:tcW w:w="3171" w:type="dxa"/>
          </w:tcPr>
          <w:p w14:paraId="04885022"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7BDF9BD0" w14:textId="77777777" w:rsidTr="00627EF8">
        <w:tc>
          <w:tcPr>
            <w:tcW w:w="805" w:type="dxa"/>
          </w:tcPr>
          <w:p w14:paraId="7549B7CA"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2160" w:type="dxa"/>
          </w:tcPr>
          <w:p w14:paraId="281CC1C9" w14:textId="77777777" w:rsidR="00423B8F" w:rsidRPr="00534549" w:rsidRDefault="00423B8F" w:rsidP="006C3531">
            <w:pPr>
              <w:ind w:firstLine="0"/>
              <w:rPr>
                <w:rFonts w:cs="Times New Roman"/>
                <w:noProof/>
                <w:lang w:val="vi-VN"/>
              </w:rPr>
            </w:pPr>
            <w:r w:rsidRPr="00534549">
              <w:rPr>
                <w:rFonts w:cs="Times New Roman"/>
                <w:noProof/>
                <w:lang w:val="vi-VN"/>
              </w:rPr>
              <w:t>Địa chỉ</w:t>
            </w:r>
          </w:p>
        </w:tc>
        <w:tc>
          <w:tcPr>
            <w:tcW w:w="2880" w:type="dxa"/>
          </w:tcPr>
          <w:p w14:paraId="72430A2B" w14:textId="77777777" w:rsidR="00423B8F" w:rsidRPr="00534549" w:rsidRDefault="00423B8F" w:rsidP="006C3531">
            <w:pPr>
              <w:ind w:firstLine="0"/>
              <w:rPr>
                <w:rFonts w:cs="Times New Roman"/>
                <w:noProof/>
                <w:lang w:val="vi-VN"/>
              </w:rPr>
            </w:pPr>
            <w:r w:rsidRPr="00534549">
              <w:rPr>
                <w:rFonts w:cs="Times New Roman"/>
                <w:noProof/>
                <w:lang w:val="vi-VN"/>
              </w:rPr>
              <w:t>Nhập địa chỉ</w:t>
            </w:r>
          </w:p>
        </w:tc>
        <w:tc>
          <w:tcPr>
            <w:tcW w:w="3171" w:type="dxa"/>
          </w:tcPr>
          <w:p w14:paraId="10E9FEC6"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7107B9A8" w14:textId="77777777" w:rsidTr="00627EF8">
        <w:tc>
          <w:tcPr>
            <w:tcW w:w="805" w:type="dxa"/>
          </w:tcPr>
          <w:p w14:paraId="4C696902"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2160" w:type="dxa"/>
          </w:tcPr>
          <w:p w14:paraId="02EE41AE" w14:textId="77777777" w:rsidR="00423B8F" w:rsidRPr="00534549" w:rsidRDefault="00423B8F" w:rsidP="006C3531">
            <w:pPr>
              <w:ind w:firstLine="0"/>
              <w:rPr>
                <w:rFonts w:cs="Times New Roman"/>
                <w:noProof/>
                <w:lang w:val="vi-VN"/>
              </w:rPr>
            </w:pPr>
            <w:r w:rsidRPr="00534549">
              <w:rPr>
                <w:rFonts w:cs="Times New Roman"/>
                <w:noProof/>
                <w:lang w:val="vi-VN"/>
              </w:rPr>
              <w:t>Ngày sinh</w:t>
            </w:r>
          </w:p>
        </w:tc>
        <w:tc>
          <w:tcPr>
            <w:tcW w:w="2880" w:type="dxa"/>
          </w:tcPr>
          <w:p w14:paraId="095A5C6C" w14:textId="77777777" w:rsidR="00423B8F" w:rsidRPr="00534549" w:rsidRDefault="00423B8F" w:rsidP="006C3531">
            <w:pPr>
              <w:ind w:firstLine="0"/>
              <w:rPr>
                <w:rFonts w:cs="Times New Roman"/>
                <w:noProof/>
                <w:lang w:val="vi-VN"/>
              </w:rPr>
            </w:pPr>
            <w:r w:rsidRPr="00534549">
              <w:rPr>
                <w:rFonts w:cs="Times New Roman"/>
                <w:noProof/>
                <w:lang w:val="vi-VN"/>
              </w:rPr>
              <w:t>Nhập ngày sinh</w:t>
            </w:r>
          </w:p>
        </w:tc>
        <w:tc>
          <w:tcPr>
            <w:tcW w:w="3171" w:type="dxa"/>
          </w:tcPr>
          <w:p w14:paraId="6A985527" w14:textId="77777777" w:rsidR="00423B8F" w:rsidRPr="00534549" w:rsidRDefault="00423B8F" w:rsidP="006C3531">
            <w:pPr>
              <w:ind w:firstLine="0"/>
              <w:rPr>
                <w:rFonts w:cs="Times New Roman"/>
                <w:noProof/>
                <w:lang w:val="vi-VN"/>
              </w:rPr>
            </w:pPr>
            <w:r w:rsidRPr="00534549">
              <w:rPr>
                <w:rFonts w:cs="Times New Roman"/>
                <w:noProof/>
                <w:lang w:val="vi-VN"/>
              </w:rPr>
              <w:t>Kiểu datetime</w:t>
            </w:r>
          </w:p>
        </w:tc>
      </w:tr>
      <w:tr w:rsidR="00423B8F" w:rsidRPr="00534549" w14:paraId="27DEE8DC" w14:textId="77777777" w:rsidTr="00627EF8">
        <w:tc>
          <w:tcPr>
            <w:tcW w:w="805" w:type="dxa"/>
          </w:tcPr>
          <w:p w14:paraId="506A66A7" w14:textId="77777777" w:rsidR="00423B8F" w:rsidRPr="00534549" w:rsidRDefault="00423B8F" w:rsidP="006C3531">
            <w:pPr>
              <w:ind w:firstLine="0"/>
              <w:rPr>
                <w:rFonts w:cs="Times New Roman"/>
                <w:noProof/>
                <w:lang w:val="vi-VN"/>
              </w:rPr>
            </w:pPr>
            <w:r w:rsidRPr="00534549">
              <w:rPr>
                <w:rFonts w:cs="Times New Roman"/>
                <w:noProof/>
                <w:lang w:val="vi-VN"/>
              </w:rPr>
              <w:lastRenderedPageBreak/>
              <w:t>4</w:t>
            </w:r>
          </w:p>
        </w:tc>
        <w:tc>
          <w:tcPr>
            <w:tcW w:w="2160" w:type="dxa"/>
          </w:tcPr>
          <w:p w14:paraId="1CF101FE" w14:textId="77777777" w:rsidR="00423B8F" w:rsidRPr="00534549" w:rsidRDefault="00423B8F" w:rsidP="006C3531">
            <w:pPr>
              <w:ind w:firstLine="0"/>
              <w:rPr>
                <w:rFonts w:cs="Times New Roman"/>
                <w:noProof/>
                <w:lang w:val="vi-VN"/>
              </w:rPr>
            </w:pPr>
            <w:r w:rsidRPr="00534549">
              <w:rPr>
                <w:rFonts w:cs="Times New Roman"/>
                <w:noProof/>
                <w:lang w:val="vi-VN"/>
              </w:rPr>
              <w:t>Số điện thoại</w:t>
            </w:r>
          </w:p>
        </w:tc>
        <w:tc>
          <w:tcPr>
            <w:tcW w:w="2880" w:type="dxa"/>
          </w:tcPr>
          <w:p w14:paraId="64E62146" w14:textId="77777777" w:rsidR="00423B8F" w:rsidRPr="00534549" w:rsidRDefault="00423B8F" w:rsidP="006C3531">
            <w:pPr>
              <w:ind w:firstLine="0"/>
              <w:rPr>
                <w:rFonts w:cs="Times New Roman"/>
                <w:noProof/>
                <w:lang w:val="vi-VN"/>
              </w:rPr>
            </w:pPr>
            <w:r w:rsidRPr="00534549">
              <w:rPr>
                <w:rFonts w:cs="Times New Roman"/>
                <w:noProof/>
                <w:lang w:val="vi-VN"/>
              </w:rPr>
              <w:t>Nhập số điện thoại</w:t>
            </w:r>
          </w:p>
        </w:tc>
        <w:tc>
          <w:tcPr>
            <w:tcW w:w="3171" w:type="dxa"/>
          </w:tcPr>
          <w:p w14:paraId="6B975684"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5259D79E" w14:textId="77777777" w:rsidTr="00627EF8">
        <w:tc>
          <w:tcPr>
            <w:tcW w:w="805" w:type="dxa"/>
          </w:tcPr>
          <w:p w14:paraId="2D9810C5"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2160" w:type="dxa"/>
          </w:tcPr>
          <w:p w14:paraId="3DC82F08" w14:textId="77777777" w:rsidR="00423B8F" w:rsidRPr="00534549" w:rsidRDefault="00423B8F" w:rsidP="006C3531">
            <w:pPr>
              <w:ind w:firstLine="0"/>
              <w:rPr>
                <w:rFonts w:cs="Times New Roman"/>
                <w:noProof/>
                <w:lang w:val="vi-VN"/>
              </w:rPr>
            </w:pPr>
            <w:r w:rsidRPr="00534549">
              <w:rPr>
                <w:rFonts w:cs="Times New Roman"/>
                <w:noProof/>
                <w:lang w:val="vi-VN"/>
              </w:rPr>
              <w:t>Tên đăng nhập</w:t>
            </w:r>
          </w:p>
        </w:tc>
        <w:tc>
          <w:tcPr>
            <w:tcW w:w="2880" w:type="dxa"/>
          </w:tcPr>
          <w:p w14:paraId="43C11B1A" w14:textId="77777777" w:rsidR="00423B8F" w:rsidRPr="00534549" w:rsidRDefault="00423B8F" w:rsidP="006C3531">
            <w:pPr>
              <w:ind w:firstLine="0"/>
              <w:rPr>
                <w:rFonts w:cs="Times New Roman"/>
                <w:noProof/>
                <w:lang w:val="vi-VN"/>
              </w:rPr>
            </w:pPr>
            <w:r w:rsidRPr="00534549">
              <w:rPr>
                <w:rFonts w:cs="Times New Roman"/>
                <w:noProof/>
                <w:lang w:val="vi-VN"/>
              </w:rPr>
              <w:t>Nhập tên đăng nhập</w:t>
            </w:r>
          </w:p>
        </w:tc>
        <w:tc>
          <w:tcPr>
            <w:tcW w:w="3171" w:type="dxa"/>
          </w:tcPr>
          <w:p w14:paraId="62397C13"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4A47D7EB" w14:textId="77777777" w:rsidTr="00627EF8">
        <w:tc>
          <w:tcPr>
            <w:tcW w:w="805" w:type="dxa"/>
          </w:tcPr>
          <w:p w14:paraId="5BB1A5C2" w14:textId="77777777" w:rsidR="00423B8F" w:rsidRPr="00534549" w:rsidRDefault="00423B8F" w:rsidP="006C3531">
            <w:pPr>
              <w:ind w:firstLine="0"/>
              <w:rPr>
                <w:rFonts w:cs="Times New Roman"/>
                <w:noProof/>
                <w:lang w:val="vi-VN"/>
              </w:rPr>
            </w:pPr>
            <w:r w:rsidRPr="00534549">
              <w:rPr>
                <w:rFonts w:cs="Times New Roman"/>
                <w:noProof/>
                <w:lang w:val="vi-VN"/>
              </w:rPr>
              <w:t>6</w:t>
            </w:r>
          </w:p>
        </w:tc>
        <w:tc>
          <w:tcPr>
            <w:tcW w:w="2160" w:type="dxa"/>
          </w:tcPr>
          <w:p w14:paraId="4930E9C1" w14:textId="77777777" w:rsidR="00423B8F" w:rsidRPr="00534549" w:rsidRDefault="00423B8F" w:rsidP="006C3531">
            <w:pPr>
              <w:ind w:firstLine="0"/>
              <w:rPr>
                <w:rFonts w:cs="Times New Roman"/>
                <w:noProof/>
                <w:lang w:val="vi-VN"/>
              </w:rPr>
            </w:pPr>
            <w:r w:rsidRPr="00534549">
              <w:rPr>
                <w:rFonts w:cs="Times New Roman"/>
                <w:noProof/>
                <w:lang w:val="vi-VN"/>
              </w:rPr>
              <w:t>Mật khẩu</w:t>
            </w:r>
          </w:p>
        </w:tc>
        <w:tc>
          <w:tcPr>
            <w:tcW w:w="2880" w:type="dxa"/>
          </w:tcPr>
          <w:p w14:paraId="748468A0" w14:textId="77777777" w:rsidR="00423B8F" w:rsidRPr="00534549" w:rsidRDefault="00423B8F" w:rsidP="006C3531">
            <w:pPr>
              <w:ind w:firstLine="0"/>
              <w:rPr>
                <w:rFonts w:cs="Times New Roman"/>
                <w:noProof/>
                <w:lang w:val="vi-VN"/>
              </w:rPr>
            </w:pPr>
            <w:r w:rsidRPr="00534549">
              <w:rPr>
                <w:rFonts w:cs="Times New Roman"/>
                <w:noProof/>
                <w:lang w:val="vi-VN"/>
              </w:rPr>
              <w:t>Nhập mậy khẩu</w:t>
            </w:r>
          </w:p>
        </w:tc>
        <w:tc>
          <w:tcPr>
            <w:tcW w:w="3171" w:type="dxa"/>
          </w:tcPr>
          <w:p w14:paraId="16AEC853"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054E91B7" w14:textId="77777777" w:rsidTr="00627EF8">
        <w:tc>
          <w:tcPr>
            <w:tcW w:w="805" w:type="dxa"/>
          </w:tcPr>
          <w:p w14:paraId="41331BF3" w14:textId="77777777" w:rsidR="00423B8F" w:rsidRPr="00534549" w:rsidRDefault="00423B8F" w:rsidP="006C3531">
            <w:pPr>
              <w:ind w:firstLine="0"/>
              <w:rPr>
                <w:rFonts w:cs="Times New Roman"/>
                <w:noProof/>
                <w:lang w:val="vi-VN"/>
              </w:rPr>
            </w:pPr>
            <w:r w:rsidRPr="00534549">
              <w:rPr>
                <w:rFonts w:cs="Times New Roman"/>
                <w:noProof/>
                <w:lang w:val="vi-VN"/>
              </w:rPr>
              <w:t>7</w:t>
            </w:r>
          </w:p>
        </w:tc>
        <w:tc>
          <w:tcPr>
            <w:tcW w:w="2160" w:type="dxa"/>
          </w:tcPr>
          <w:p w14:paraId="60C4215A" w14:textId="77777777" w:rsidR="00423B8F" w:rsidRPr="00534549" w:rsidRDefault="00423B8F" w:rsidP="006C3531">
            <w:pPr>
              <w:ind w:firstLine="0"/>
              <w:rPr>
                <w:rFonts w:cs="Times New Roman"/>
                <w:noProof/>
                <w:lang w:val="vi-VN"/>
              </w:rPr>
            </w:pPr>
            <w:r w:rsidRPr="00534549">
              <w:rPr>
                <w:rFonts w:cs="Times New Roman"/>
                <w:noProof/>
                <w:lang w:val="vi-VN"/>
              </w:rPr>
              <w:t>Chức vụ</w:t>
            </w:r>
          </w:p>
        </w:tc>
        <w:tc>
          <w:tcPr>
            <w:tcW w:w="2880" w:type="dxa"/>
          </w:tcPr>
          <w:p w14:paraId="5F405EFF" w14:textId="77777777" w:rsidR="00423B8F" w:rsidRPr="00534549" w:rsidRDefault="00423B8F" w:rsidP="006C3531">
            <w:pPr>
              <w:ind w:firstLine="0"/>
              <w:rPr>
                <w:rFonts w:cs="Times New Roman"/>
                <w:noProof/>
                <w:lang w:val="vi-VN"/>
              </w:rPr>
            </w:pPr>
            <w:r w:rsidRPr="00534549">
              <w:rPr>
                <w:rFonts w:cs="Times New Roman"/>
                <w:noProof/>
                <w:lang w:val="vi-VN"/>
              </w:rPr>
              <w:t xml:space="preserve">Chọn chức vụ </w:t>
            </w:r>
          </w:p>
        </w:tc>
        <w:tc>
          <w:tcPr>
            <w:tcW w:w="3171" w:type="dxa"/>
          </w:tcPr>
          <w:p w14:paraId="43894CA8" w14:textId="77777777" w:rsidR="00423B8F" w:rsidRPr="00534549" w:rsidRDefault="00423B8F" w:rsidP="006C3531">
            <w:pPr>
              <w:ind w:firstLine="0"/>
              <w:rPr>
                <w:rFonts w:cs="Times New Roman"/>
                <w:noProof/>
                <w:lang w:val="vi-VN"/>
              </w:rPr>
            </w:pPr>
            <w:r w:rsidRPr="00534549">
              <w:rPr>
                <w:rFonts w:cs="Times New Roman"/>
                <w:noProof/>
                <w:lang w:val="vi-VN"/>
              </w:rPr>
              <w:t>Admin or Nhân viên</w:t>
            </w:r>
          </w:p>
        </w:tc>
      </w:tr>
      <w:tr w:rsidR="00423B8F" w:rsidRPr="00534549" w14:paraId="15DCA7E2" w14:textId="77777777" w:rsidTr="00627EF8">
        <w:tc>
          <w:tcPr>
            <w:tcW w:w="805" w:type="dxa"/>
          </w:tcPr>
          <w:p w14:paraId="3238D44D" w14:textId="77777777" w:rsidR="00423B8F" w:rsidRPr="00534549" w:rsidRDefault="00423B8F" w:rsidP="006C3531">
            <w:pPr>
              <w:ind w:firstLine="0"/>
              <w:rPr>
                <w:rFonts w:cs="Times New Roman"/>
                <w:noProof/>
                <w:lang w:val="vi-VN"/>
              </w:rPr>
            </w:pPr>
            <w:r w:rsidRPr="00534549">
              <w:rPr>
                <w:rFonts w:cs="Times New Roman"/>
                <w:noProof/>
                <w:lang w:val="vi-VN"/>
              </w:rPr>
              <w:t>8</w:t>
            </w:r>
          </w:p>
        </w:tc>
        <w:tc>
          <w:tcPr>
            <w:tcW w:w="2160" w:type="dxa"/>
          </w:tcPr>
          <w:p w14:paraId="49355800" w14:textId="77777777" w:rsidR="00423B8F" w:rsidRPr="00534549" w:rsidRDefault="00423B8F" w:rsidP="006C3531">
            <w:pPr>
              <w:ind w:firstLine="0"/>
              <w:rPr>
                <w:rFonts w:cs="Times New Roman"/>
                <w:noProof/>
                <w:lang w:val="vi-VN"/>
              </w:rPr>
            </w:pPr>
            <w:r w:rsidRPr="00534549">
              <w:rPr>
                <w:rFonts w:cs="Times New Roman"/>
                <w:noProof/>
                <w:lang w:val="vi-VN"/>
              </w:rPr>
              <w:t>Giới tính</w:t>
            </w:r>
          </w:p>
        </w:tc>
        <w:tc>
          <w:tcPr>
            <w:tcW w:w="2880" w:type="dxa"/>
          </w:tcPr>
          <w:p w14:paraId="1E7DE386" w14:textId="77777777" w:rsidR="00423B8F" w:rsidRPr="00534549" w:rsidRDefault="00423B8F" w:rsidP="006C3531">
            <w:pPr>
              <w:ind w:firstLine="0"/>
              <w:rPr>
                <w:rFonts w:cs="Times New Roman"/>
                <w:noProof/>
                <w:lang w:val="vi-VN"/>
              </w:rPr>
            </w:pPr>
            <w:r w:rsidRPr="00534549">
              <w:rPr>
                <w:rFonts w:cs="Times New Roman"/>
                <w:noProof/>
                <w:lang w:val="vi-VN"/>
              </w:rPr>
              <w:t>Check vào danh tính Nam or Nữ</w:t>
            </w:r>
          </w:p>
        </w:tc>
        <w:tc>
          <w:tcPr>
            <w:tcW w:w="3171" w:type="dxa"/>
          </w:tcPr>
          <w:p w14:paraId="5E8E5841" w14:textId="77777777" w:rsidR="00423B8F" w:rsidRPr="00534549" w:rsidRDefault="00423B8F" w:rsidP="006C3531">
            <w:pPr>
              <w:ind w:firstLine="0"/>
              <w:rPr>
                <w:rFonts w:cs="Times New Roman"/>
                <w:noProof/>
                <w:lang w:val="vi-VN"/>
              </w:rPr>
            </w:pPr>
            <w:r w:rsidRPr="00534549">
              <w:rPr>
                <w:rFonts w:cs="Times New Roman"/>
                <w:noProof/>
                <w:lang w:val="vi-VN"/>
              </w:rPr>
              <w:t>Nam or Nữ</w:t>
            </w:r>
          </w:p>
        </w:tc>
      </w:tr>
      <w:tr w:rsidR="00423B8F" w:rsidRPr="00534549" w14:paraId="3AF726F8" w14:textId="77777777" w:rsidTr="00627EF8">
        <w:tc>
          <w:tcPr>
            <w:tcW w:w="805" w:type="dxa"/>
          </w:tcPr>
          <w:p w14:paraId="4D213CA7" w14:textId="77777777" w:rsidR="00423B8F" w:rsidRPr="00534549" w:rsidRDefault="00423B8F" w:rsidP="006C3531">
            <w:pPr>
              <w:ind w:firstLine="0"/>
              <w:rPr>
                <w:rFonts w:cs="Times New Roman"/>
                <w:noProof/>
                <w:lang w:val="vi-VN"/>
              </w:rPr>
            </w:pPr>
            <w:r w:rsidRPr="00534549">
              <w:rPr>
                <w:rFonts w:cs="Times New Roman"/>
                <w:noProof/>
                <w:lang w:val="vi-VN"/>
              </w:rPr>
              <w:t>9</w:t>
            </w:r>
          </w:p>
        </w:tc>
        <w:tc>
          <w:tcPr>
            <w:tcW w:w="2160" w:type="dxa"/>
          </w:tcPr>
          <w:p w14:paraId="0F20AB50" w14:textId="77777777" w:rsidR="00423B8F" w:rsidRPr="00534549" w:rsidRDefault="00423B8F" w:rsidP="006C3531">
            <w:pPr>
              <w:ind w:firstLine="0"/>
              <w:rPr>
                <w:rFonts w:cs="Times New Roman"/>
                <w:noProof/>
                <w:lang w:val="vi-VN"/>
              </w:rPr>
            </w:pPr>
            <w:r w:rsidRPr="00534549">
              <w:rPr>
                <w:rFonts w:cs="Times New Roman"/>
                <w:noProof/>
                <w:lang w:val="vi-VN"/>
              </w:rPr>
              <w:t>Thêm</w:t>
            </w:r>
          </w:p>
        </w:tc>
        <w:tc>
          <w:tcPr>
            <w:tcW w:w="2880" w:type="dxa"/>
          </w:tcPr>
          <w:p w14:paraId="7358CAF7"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171" w:type="dxa"/>
          </w:tcPr>
          <w:p w14:paraId="306F5AB2" w14:textId="77777777" w:rsidR="00423B8F" w:rsidRPr="00534549" w:rsidRDefault="00423B8F" w:rsidP="006C3531">
            <w:pPr>
              <w:ind w:firstLine="0"/>
              <w:rPr>
                <w:rFonts w:cs="Times New Roman"/>
                <w:noProof/>
                <w:lang w:val="vi-VN"/>
              </w:rPr>
            </w:pPr>
            <w:r w:rsidRPr="00534549">
              <w:rPr>
                <w:rFonts w:cs="Times New Roman"/>
                <w:noProof/>
                <w:lang w:val="vi-VN"/>
              </w:rPr>
              <w:t>Thêm 1 người dùng mới</w:t>
            </w:r>
          </w:p>
        </w:tc>
      </w:tr>
      <w:tr w:rsidR="00423B8F" w:rsidRPr="00534549" w14:paraId="7CEED852" w14:textId="77777777" w:rsidTr="00627EF8">
        <w:tc>
          <w:tcPr>
            <w:tcW w:w="805" w:type="dxa"/>
          </w:tcPr>
          <w:p w14:paraId="369EDCCC" w14:textId="77777777" w:rsidR="00423B8F" w:rsidRPr="00534549" w:rsidRDefault="00423B8F" w:rsidP="006C3531">
            <w:pPr>
              <w:ind w:firstLine="0"/>
              <w:rPr>
                <w:rFonts w:cs="Times New Roman"/>
                <w:noProof/>
                <w:lang w:val="vi-VN"/>
              </w:rPr>
            </w:pPr>
            <w:r w:rsidRPr="00534549">
              <w:rPr>
                <w:rFonts w:cs="Times New Roman"/>
                <w:noProof/>
                <w:lang w:val="vi-VN"/>
              </w:rPr>
              <w:t>10</w:t>
            </w:r>
          </w:p>
        </w:tc>
        <w:tc>
          <w:tcPr>
            <w:tcW w:w="2160" w:type="dxa"/>
          </w:tcPr>
          <w:p w14:paraId="07895CBF" w14:textId="77777777" w:rsidR="00423B8F" w:rsidRPr="00534549" w:rsidRDefault="00423B8F" w:rsidP="006C3531">
            <w:pPr>
              <w:ind w:firstLine="0"/>
              <w:rPr>
                <w:rFonts w:cs="Times New Roman"/>
                <w:noProof/>
                <w:lang w:val="vi-VN"/>
              </w:rPr>
            </w:pPr>
            <w:r w:rsidRPr="00534549">
              <w:rPr>
                <w:rFonts w:cs="Times New Roman"/>
                <w:noProof/>
                <w:lang w:val="vi-VN"/>
              </w:rPr>
              <w:t>Xoá</w:t>
            </w:r>
          </w:p>
        </w:tc>
        <w:tc>
          <w:tcPr>
            <w:tcW w:w="2880" w:type="dxa"/>
          </w:tcPr>
          <w:p w14:paraId="3BB7CEAC"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171" w:type="dxa"/>
          </w:tcPr>
          <w:p w14:paraId="15807AAC" w14:textId="77777777" w:rsidR="00423B8F" w:rsidRPr="00534549" w:rsidRDefault="00423B8F" w:rsidP="006C3531">
            <w:pPr>
              <w:ind w:firstLine="0"/>
              <w:rPr>
                <w:rFonts w:cs="Times New Roman"/>
                <w:noProof/>
                <w:lang w:val="vi-VN"/>
              </w:rPr>
            </w:pPr>
            <w:r w:rsidRPr="00534549">
              <w:rPr>
                <w:rFonts w:cs="Times New Roman"/>
                <w:noProof/>
                <w:lang w:val="vi-VN"/>
              </w:rPr>
              <w:t>Xoá 1 người dùng</w:t>
            </w:r>
          </w:p>
        </w:tc>
      </w:tr>
      <w:tr w:rsidR="00423B8F" w:rsidRPr="00534549" w14:paraId="16E74968" w14:textId="77777777" w:rsidTr="00627EF8">
        <w:tc>
          <w:tcPr>
            <w:tcW w:w="805" w:type="dxa"/>
          </w:tcPr>
          <w:p w14:paraId="71EDB8B3" w14:textId="77777777" w:rsidR="00423B8F" w:rsidRPr="00534549" w:rsidRDefault="00423B8F" w:rsidP="006C3531">
            <w:pPr>
              <w:ind w:firstLine="0"/>
              <w:rPr>
                <w:rFonts w:cs="Times New Roman"/>
                <w:noProof/>
                <w:lang w:val="vi-VN"/>
              </w:rPr>
            </w:pPr>
            <w:r w:rsidRPr="00534549">
              <w:rPr>
                <w:rFonts w:cs="Times New Roman"/>
                <w:noProof/>
                <w:lang w:val="vi-VN"/>
              </w:rPr>
              <w:t>11</w:t>
            </w:r>
          </w:p>
        </w:tc>
        <w:tc>
          <w:tcPr>
            <w:tcW w:w="2160" w:type="dxa"/>
          </w:tcPr>
          <w:p w14:paraId="47D38F0E" w14:textId="77777777" w:rsidR="00423B8F" w:rsidRPr="00534549" w:rsidRDefault="00423B8F" w:rsidP="006C3531">
            <w:pPr>
              <w:ind w:firstLine="0"/>
              <w:rPr>
                <w:rFonts w:cs="Times New Roman"/>
                <w:noProof/>
                <w:lang w:val="vi-VN"/>
              </w:rPr>
            </w:pPr>
            <w:r w:rsidRPr="00534549">
              <w:rPr>
                <w:rFonts w:cs="Times New Roman"/>
                <w:noProof/>
                <w:lang w:val="vi-VN"/>
              </w:rPr>
              <w:t>Sửa</w:t>
            </w:r>
          </w:p>
        </w:tc>
        <w:tc>
          <w:tcPr>
            <w:tcW w:w="2880" w:type="dxa"/>
          </w:tcPr>
          <w:p w14:paraId="1A23F8CF"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171" w:type="dxa"/>
          </w:tcPr>
          <w:p w14:paraId="710CE62D" w14:textId="77777777" w:rsidR="00423B8F" w:rsidRPr="00534549" w:rsidRDefault="00423B8F" w:rsidP="006C3531">
            <w:pPr>
              <w:ind w:firstLine="0"/>
              <w:rPr>
                <w:rFonts w:cs="Times New Roman"/>
                <w:noProof/>
                <w:lang w:val="vi-VN"/>
              </w:rPr>
            </w:pPr>
            <w:r w:rsidRPr="00534549">
              <w:rPr>
                <w:rFonts w:cs="Times New Roman"/>
                <w:noProof/>
                <w:lang w:val="vi-VN"/>
              </w:rPr>
              <w:t>Sửa thông tin người dùng</w:t>
            </w:r>
          </w:p>
        </w:tc>
      </w:tr>
      <w:tr w:rsidR="00423B8F" w:rsidRPr="00534549" w14:paraId="68653CD6" w14:textId="77777777" w:rsidTr="00627EF8">
        <w:tc>
          <w:tcPr>
            <w:tcW w:w="805" w:type="dxa"/>
          </w:tcPr>
          <w:p w14:paraId="41F7D467" w14:textId="77777777" w:rsidR="00423B8F" w:rsidRPr="00534549" w:rsidRDefault="00423B8F" w:rsidP="006C3531">
            <w:pPr>
              <w:ind w:firstLine="0"/>
              <w:rPr>
                <w:rFonts w:cs="Times New Roman"/>
                <w:noProof/>
                <w:lang w:val="vi-VN"/>
              </w:rPr>
            </w:pPr>
            <w:r w:rsidRPr="00534549">
              <w:rPr>
                <w:rFonts w:cs="Times New Roman"/>
                <w:noProof/>
                <w:lang w:val="vi-VN"/>
              </w:rPr>
              <w:t>12</w:t>
            </w:r>
          </w:p>
        </w:tc>
        <w:tc>
          <w:tcPr>
            <w:tcW w:w="2160" w:type="dxa"/>
          </w:tcPr>
          <w:p w14:paraId="5B9C410B" w14:textId="77777777" w:rsidR="00423B8F" w:rsidRPr="00534549" w:rsidRDefault="00423B8F" w:rsidP="006C3531">
            <w:pPr>
              <w:ind w:firstLine="0"/>
              <w:rPr>
                <w:rFonts w:cs="Times New Roman"/>
                <w:noProof/>
                <w:lang w:val="vi-VN"/>
              </w:rPr>
            </w:pPr>
            <w:r w:rsidRPr="00534549">
              <w:rPr>
                <w:rFonts w:cs="Times New Roman"/>
                <w:noProof/>
                <w:lang w:val="vi-VN"/>
              </w:rPr>
              <w:t>Huỷ</w:t>
            </w:r>
          </w:p>
        </w:tc>
        <w:tc>
          <w:tcPr>
            <w:tcW w:w="2880" w:type="dxa"/>
          </w:tcPr>
          <w:p w14:paraId="147823BB"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171" w:type="dxa"/>
          </w:tcPr>
          <w:p w14:paraId="5FFF8384" w14:textId="77777777" w:rsidR="00423B8F" w:rsidRPr="00534549" w:rsidRDefault="00423B8F" w:rsidP="006C3531">
            <w:pPr>
              <w:ind w:firstLine="0"/>
              <w:rPr>
                <w:rFonts w:cs="Times New Roman"/>
                <w:noProof/>
                <w:lang w:val="vi-VN"/>
              </w:rPr>
            </w:pPr>
            <w:r w:rsidRPr="00534549">
              <w:rPr>
                <w:rFonts w:cs="Times New Roman"/>
                <w:noProof/>
                <w:lang w:val="vi-VN"/>
              </w:rPr>
              <w:t>Làm mới các nhập liệu</w:t>
            </w:r>
          </w:p>
        </w:tc>
      </w:tr>
      <w:tr w:rsidR="00423B8F" w:rsidRPr="00534549" w14:paraId="4352B9F6" w14:textId="77777777" w:rsidTr="00627EF8">
        <w:tc>
          <w:tcPr>
            <w:tcW w:w="805" w:type="dxa"/>
          </w:tcPr>
          <w:p w14:paraId="0EDBCE70" w14:textId="77777777" w:rsidR="00423B8F" w:rsidRPr="00534549" w:rsidRDefault="00423B8F" w:rsidP="006C3531">
            <w:pPr>
              <w:ind w:firstLine="0"/>
              <w:rPr>
                <w:rFonts w:cs="Times New Roman"/>
                <w:noProof/>
                <w:lang w:val="vi-VN"/>
              </w:rPr>
            </w:pPr>
            <w:r w:rsidRPr="00534549">
              <w:rPr>
                <w:rFonts w:cs="Times New Roman"/>
                <w:noProof/>
                <w:lang w:val="vi-VN"/>
              </w:rPr>
              <w:t>13</w:t>
            </w:r>
          </w:p>
        </w:tc>
        <w:tc>
          <w:tcPr>
            <w:tcW w:w="2160" w:type="dxa"/>
          </w:tcPr>
          <w:p w14:paraId="218B595C"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880" w:type="dxa"/>
          </w:tcPr>
          <w:p w14:paraId="79EFDA83"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171" w:type="dxa"/>
          </w:tcPr>
          <w:p w14:paraId="019EC75C"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 quản lý danh sách người dùng</w:t>
            </w:r>
          </w:p>
        </w:tc>
      </w:tr>
    </w:tbl>
    <w:p w14:paraId="57B4EC48" w14:textId="77777777" w:rsidR="00423B8F" w:rsidRPr="00534549" w:rsidRDefault="00423B8F" w:rsidP="00423B8F">
      <w:pPr>
        <w:ind w:left="360" w:firstLine="0"/>
        <w:rPr>
          <w:rFonts w:cs="Times New Roman"/>
          <w:noProof/>
          <w:lang w:val="vi-VN"/>
        </w:rPr>
      </w:pPr>
    </w:p>
    <w:p w14:paraId="52D96A42" w14:textId="77777777" w:rsidR="00423B8F" w:rsidRPr="00534549" w:rsidRDefault="00423B8F" w:rsidP="00F141DB">
      <w:pPr>
        <w:pStyle w:val="Heading3"/>
        <w:rPr>
          <w:noProof/>
          <w:lang w:val="vi-VN"/>
        </w:rPr>
      </w:pPr>
      <w:bookmarkStart w:id="284" w:name="_Toc534701698"/>
      <w:r w:rsidRPr="00534549">
        <w:rPr>
          <w:noProof/>
          <w:lang w:val="vi-VN"/>
        </w:rPr>
        <w:t>Màn hình đổi mật khẩu</w:t>
      </w:r>
      <w:bookmarkEnd w:id="284"/>
    </w:p>
    <w:p w14:paraId="79CE5996" w14:textId="77777777" w:rsidR="00423B8F" w:rsidRPr="00534549" w:rsidRDefault="00423B8F" w:rsidP="00423B8F">
      <w:pPr>
        <w:ind w:left="360" w:firstLine="0"/>
        <w:jc w:val="center"/>
        <w:rPr>
          <w:rFonts w:cs="Times New Roman"/>
          <w:noProof/>
          <w:lang w:val="vi-VN"/>
        </w:rPr>
      </w:pPr>
      <w:r w:rsidRPr="00534549">
        <w:rPr>
          <w:rFonts w:cs="Times New Roman"/>
          <w:noProof/>
          <w:lang w:val="vi-VN"/>
        </w:rPr>
        <w:drawing>
          <wp:inline distT="0" distB="0" distL="0" distR="0" wp14:anchorId="3E5FACC4" wp14:editId="7773A1B5">
            <wp:extent cx="3810000"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000" cy="2457450"/>
                    </a:xfrm>
                    <a:prstGeom prst="rect">
                      <a:avLst/>
                    </a:prstGeom>
                  </pic:spPr>
                </pic:pic>
              </a:graphicData>
            </a:graphic>
          </wp:inline>
        </w:drawing>
      </w:r>
    </w:p>
    <w:p w14:paraId="7C4FDA1B" w14:textId="77777777" w:rsidR="00423B8F" w:rsidRPr="00534549" w:rsidRDefault="00423B8F" w:rsidP="00423B8F">
      <w:pPr>
        <w:ind w:left="360" w:firstLine="0"/>
        <w:jc w:val="center"/>
        <w:rPr>
          <w:rFonts w:cs="Times New Roman"/>
          <w:i/>
          <w:noProof/>
          <w:lang w:val="vi-VN"/>
        </w:rPr>
      </w:pPr>
      <w:r w:rsidRPr="00534549">
        <w:rPr>
          <w:rFonts w:cs="Times New Roman"/>
          <w:i/>
          <w:noProof/>
          <w:lang w:val="vi-VN"/>
        </w:rPr>
        <w:t>Hình 9: Màn hình quản lý mật khẩu</w:t>
      </w:r>
    </w:p>
    <w:tbl>
      <w:tblPr>
        <w:tblStyle w:val="TableGrid"/>
        <w:tblW w:w="0" w:type="auto"/>
        <w:tblLook w:val="04A0" w:firstRow="1" w:lastRow="0" w:firstColumn="1" w:lastColumn="0" w:noHBand="0" w:noVBand="1"/>
      </w:tblPr>
      <w:tblGrid>
        <w:gridCol w:w="805"/>
        <w:gridCol w:w="1710"/>
        <w:gridCol w:w="2610"/>
        <w:gridCol w:w="3891"/>
      </w:tblGrid>
      <w:tr w:rsidR="00423B8F" w:rsidRPr="00534549" w14:paraId="4CD647BB" w14:textId="77777777" w:rsidTr="00627EF8">
        <w:tc>
          <w:tcPr>
            <w:tcW w:w="805" w:type="dxa"/>
          </w:tcPr>
          <w:p w14:paraId="1E6F3F83"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1710" w:type="dxa"/>
          </w:tcPr>
          <w:p w14:paraId="2CE44840"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610" w:type="dxa"/>
          </w:tcPr>
          <w:p w14:paraId="4CB499EA"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891" w:type="dxa"/>
          </w:tcPr>
          <w:p w14:paraId="4781779B"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542B4373" w14:textId="77777777" w:rsidTr="00627EF8">
        <w:tc>
          <w:tcPr>
            <w:tcW w:w="805" w:type="dxa"/>
          </w:tcPr>
          <w:p w14:paraId="538AA347"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1710" w:type="dxa"/>
          </w:tcPr>
          <w:p w14:paraId="08A6CC8A" w14:textId="77777777" w:rsidR="00423B8F" w:rsidRPr="00534549" w:rsidRDefault="00423B8F" w:rsidP="006C3531">
            <w:pPr>
              <w:ind w:firstLine="0"/>
              <w:rPr>
                <w:rFonts w:cs="Times New Roman"/>
                <w:noProof/>
                <w:lang w:val="vi-VN"/>
              </w:rPr>
            </w:pPr>
            <w:r w:rsidRPr="00534549">
              <w:rPr>
                <w:rFonts w:cs="Times New Roman"/>
                <w:noProof/>
                <w:lang w:val="vi-VN"/>
              </w:rPr>
              <w:t>Mật khẩu cũ</w:t>
            </w:r>
          </w:p>
        </w:tc>
        <w:tc>
          <w:tcPr>
            <w:tcW w:w="2610" w:type="dxa"/>
          </w:tcPr>
          <w:p w14:paraId="02017346" w14:textId="77777777" w:rsidR="00423B8F" w:rsidRPr="00534549" w:rsidRDefault="00423B8F" w:rsidP="006C3531">
            <w:pPr>
              <w:ind w:firstLine="0"/>
              <w:rPr>
                <w:rFonts w:cs="Times New Roman"/>
                <w:noProof/>
                <w:lang w:val="vi-VN"/>
              </w:rPr>
            </w:pPr>
            <w:r w:rsidRPr="00534549">
              <w:rPr>
                <w:rFonts w:cs="Times New Roman"/>
                <w:noProof/>
                <w:lang w:val="vi-VN"/>
              </w:rPr>
              <w:t>Nhập mật khẩu cũ</w:t>
            </w:r>
          </w:p>
        </w:tc>
        <w:tc>
          <w:tcPr>
            <w:tcW w:w="3891" w:type="dxa"/>
          </w:tcPr>
          <w:p w14:paraId="0CAFED32"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6E33D50B" w14:textId="77777777" w:rsidTr="00627EF8">
        <w:tc>
          <w:tcPr>
            <w:tcW w:w="805" w:type="dxa"/>
          </w:tcPr>
          <w:p w14:paraId="1AC76AA9"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1710" w:type="dxa"/>
          </w:tcPr>
          <w:p w14:paraId="6F53A26B" w14:textId="77777777" w:rsidR="00423B8F" w:rsidRPr="00534549" w:rsidRDefault="00423B8F" w:rsidP="006C3531">
            <w:pPr>
              <w:ind w:firstLine="0"/>
              <w:rPr>
                <w:rFonts w:cs="Times New Roman"/>
                <w:noProof/>
                <w:lang w:val="vi-VN"/>
              </w:rPr>
            </w:pPr>
            <w:r w:rsidRPr="00534549">
              <w:rPr>
                <w:rFonts w:cs="Times New Roman"/>
                <w:noProof/>
                <w:lang w:val="vi-VN"/>
              </w:rPr>
              <w:t>Mật khẩu mới</w:t>
            </w:r>
          </w:p>
        </w:tc>
        <w:tc>
          <w:tcPr>
            <w:tcW w:w="2610" w:type="dxa"/>
          </w:tcPr>
          <w:p w14:paraId="768AD895" w14:textId="77777777" w:rsidR="00423B8F" w:rsidRPr="00534549" w:rsidRDefault="00423B8F" w:rsidP="006C3531">
            <w:pPr>
              <w:ind w:firstLine="0"/>
              <w:rPr>
                <w:rFonts w:cs="Times New Roman"/>
                <w:noProof/>
                <w:lang w:val="vi-VN"/>
              </w:rPr>
            </w:pPr>
            <w:r w:rsidRPr="00534549">
              <w:rPr>
                <w:rFonts w:cs="Times New Roman"/>
                <w:noProof/>
                <w:lang w:val="vi-VN"/>
              </w:rPr>
              <w:t>Nhập mật khẩu mới</w:t>
            </w:r>
          </w:p>
        </w:tc>
        <w:tc>
          <w:tcPr>
            <w:tcW w:w="3891" w:type="dxa"/>
          </w:tcPr>
          <w:p w14:paraId="47A3B3C1"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4168BD32" w14:textId="77777777" w:rsidTr="00627EF8">
        <w:tc>
          <w:tcPr>
            <w:tcW w:w="805" w:type="dxa"/>
          </w:tcPr>
          <w:p w14:paraId="5580F058"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1710" w:type="dxa"/>
          </w:tcPr>
          <w:p w14:paraId="4E9148CB" w14:textId="77777777" w:rsidR="00423B8F" w:rsidRPr="00534549" w:rsidRDefault="00423B8F" w:rsidP="006C3531">
            <w:pPr>
              <w:ind w:firstLine="0"/>
              <w:rPr>
                <w:rFonts w:cs="Times New Roman"/>
                <w:noProof/>
                <w:lang w:val="vi-VN"/>
              </w:rPr>
            </w:pPr>
            <w:r w:rsidRPr="00534549">
              <w:rPr>
                <w:rFonts w:cs="Times New Roman"/>
                <w:noProof/>
                <w:lang w:val="vi-VN"/>
              </w:rPr>
              <w:t>Nhập lại mật khẩu mới</w:t>
            </w:r>
          </w:p>
        </w:tc>
        <w:tc>
          <w:tcPr>
            <w:tcW w:w="2610" w:type="dxa"/>
          </w:tcPr>
          <w:p w14:paraId="36A27202" w14:textId="77777777" w:rsidR="00423B8F" w:rsidRPr="00534549" w:rsidRDefault="00423B8F" w:rsidP="006C3531">
            <w:pPr>
              <w:ind w:firstLine="0"/>
              <w:rPr>
                <w:rFonts w:cs="Times New Roman"/>
                <w:noProof/>
                <w:lang w:val="vi-VN"/>
              </w:rPr>
            </w:pPr>
            <w:r w:rsidRPr="00534549">
              <w:rPr>
                <w:rFonts w:cs="Times New Roman"/>
                <w:noProof/>
                <w:lang w:val="vi-VN"/>
              </w:rPr>
              <w:t>Nhập lại mật khẩu mới</w:t>
            </w:r>
          </w:p>
        </w:tc>
        <w:tc>
          <w:tcPr>
            <w:tcW w:w="3891" w:type="dxa"/>
          </w:tcPr>
          <w:p w14:paraId="10FC7D89"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12B14F2D" w14:textId="77777777" w:rsidTr="00627EF8">
        <w:tc>
          <w:tcPr>
            <w:tcW w:w="805" w:type="dxa"/>
          </w:tcPr>
          <w:p w14:paraId="6A2F0B7E"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1710" w:type="dxa"/>
          </w:tcPr>
          <w:p w14:paraId="29D8C2EE" w14:textId="77777777" w:rsidR="00423B8F" w:rsidRPr="00534549" w:rsidRDefault="00423B8F" w:rsidP="006C3531">
            <w:pPr>
              <w:ind w:firstLine="0"/>
              <w:rPr>
                <w:rFonts w:cs="Times New Roman"/>
                <w:noProof/>
                <w:lang w:val="vi-VN"/>
              </w:rPr>
            </w:pPr>
            <w:r w:rsidRPr="00534549">
              <w:rPr>
                <w:rFonts w:cs="Times New Roman"/>
                <w:noProof/>
                <w:lang w:val="vi-VN"/>
              </w:rPr>
              <w:t>Lưu</w:t>
            </w:r>
          </w:p>
        </w:tc>
        <w:tc>
          <w:tcPr>
            <w:tcW w:w="2610" w:type="dxa"/>
          </w:tcPr>
          <w:p w14:paraId="7BBAFC59"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891" w:type="dxa"/>
          </w:tcPr>
          <w:p w14:paraId="4F6FE502" w14:textId="77777777" w:rsidR="00423B8F" w:rsidRPr="00534549" w:rsidRDefault="00423B8F" w:rsidP="006C3531">
            <w:pPr>
              <w:ind w:firstLine="0"/>
              <w:rPr>
                <w:rFonts w:cs="Times New Roman"/>
                <w:noProof/>
                <w:lang w:val="vi-VN"/>
              </w:rPr>
            </w:pPr>
            <w:r w:rsidRPr="00534549">
              <w:rPr>
                <w:rFonts w:cs="Times New Roman"/>
                <w:noProof/>
                <w:lang w:val="vi-VN"/>
              </w:rPr>
              <w:t>Cập nhật mật khẩu mới cho người dùng</w:t>
            </w:r>
          </w:p>
        </w:tc>
      </w:tr>
      <w:tr w:rsidR="00423B8F" w:rsidRPr="00534549" w14:paraId="10A93CBA" w14:textId="77777777" w:rsidTr="00627EF8">
        <w:tc>
          <w:tcPr>
            <w:tcW w:w="805" w:type="dxa"/>
          </w:tcPr>
          <w:p w14:paraId="373735D5"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1710" w:type="dxa"/>
          </w:tcPr>
          <w:p w14:paraId="5C1906F7"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610" w:type="dxa"/>
          </w:tcPr>
          <w:p w14:paraId="472D22B9"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891" w:type="dxa"/>
          </w:tcPr>
          <w:p w14:paraId="2999E9C0"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 đổi mật khẩu</w:t>
            </w:r>
          </w:p>
        </w:tc>
      </w:tr>
    </w:tbl>
    <w:p w14:paraId="478B541B" w14:textId="77777777" w:rsidR="00423B8F" w:rsidRPr="00534549" w:rsidRDefault="00423B8F" w:rsidP="00423B8F">
      <w:pPr>
        <w:ind w:firstLine="0"/>
        <w:rPr>
          <w:rFonts w:cs="Times New Roman"/>
          <w:noProof/>
          <w:lang w:val="vi-VN"/>
        </w:rPr>
      </w:pPr>
    </w:p>
    <w:p w14:paraId="472673EA" w14:textId="77777777" w:rsidR="00423B8F" w:rsidRPr="00534549" w:rsidRDefault="00423B8F" w:rsidP="00F141DB">
      <w:pPr>
        <w:pStyle w:val="Heading3"/>
        <w:rPr>
          <w:noProof/>
          <w:lang w:val="vi-VN"/>
        </w:rPr>
      </w:pPr>
      <w:bookmarkStart w:id="285" w:name="_Toc534701699"/>
      <w:r w:rsidRPr="00534549">
        <w:rPr>
          <w:noProof/>
          <w:lang w:val="vi-VN"/>
        </w:rPr>
        <w:lastRenderedPageBreak/>
        <w:t>Màn hình thay đổi thông tin cá nhân</w:t>
      </w:r>
      <w:bookmarkEnd w:id="285"/>
    </w:p>
    <w:p w14:paraId="2939A543" w14:textId="77777777" w:rsidR="00423B8F" w:rsidRPr="00534549" w:rsidRDefault="00423B8F" w:rsidP="00423B8F">
      <w:pPr>
        <w:jc w:val="center"/>
        <w:rPr>
          <w:rFonts w:cs="Times New Roman"/>
          <w:noProof/>
          <w:lang w:val="vi-VN"/>
        </w:rPr>
      </w:pPr>
      <w:r w:rsidRPr="00534549">
        <w:rPr>
          <w:rFonts w:cs="Times New Roman"/>
          <w:noProof/>
          <w:lang w:val="vi-VN"/>
        </w:rPr>
        <w:drawing>
          <wp:inline distT="0" distB="0" distL="0" distR="0" wp14:anchorId="2A0F9A09" wp14:editId="339519B8">
            <wp:extent cx="4082415" cy="3152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82415" cy="3152775"/>
                    </a:xfrm>
                    <a:prstGeom prst="rect">
                      <a:avLst/>
                    </a:prstGeom>
                    <a:noFill/>
                    <a:ln>
                      <a:noFill/>
                    </a:ln>
                  </pic:spPr>
                </pic:pic>
              </a:graphicData>
            </a:graphic>
          </wp:inline>
        </w:drawing>
      </w:r>
    </w:p>
    <w:p w14:paraId="2385B93C" w14:textId="77777777" w:rsidR="00423B8F" w:rsidRPr="00534549" w:rsidRDefault="00423B8F" w:rsidP="00423B8F">
      <w:pPr>
        <w:jc w:val="center"/>
        <w:rPr>
          <w:rFonts w:cs="Times New Roman"/>
          <w:i/>
          <w:noProof/>
          <w:lang w:val="vi-VN"/>
        </w:rPr>
      </w:pPr>
      <w:r w:rsidRPr="00534549">
        <w:rPr>
          <w:rFonts w:cs="Times New Roman"/>
          <w:i/>
          <w:noProof/>
          <w:lang w:val="vi-VN"/>
        </w:rPr>
        <w:t>Hình 10: Màn hình thay đổi thông tin cá nhân</w:t>
      </w:r>
    </w:p>
    <w:tbl>
      <w:tblPr>
        <w:tblStyle w:val="TableGrid"/>
        <w:tblW w:w="0" w:type="auto"/>
        <w:tblLook w:val="04A0" w:firstRow="1" w:lastRow="0" w:firstColumn="1" w:lastColumn="0" w:noHBand="0" w:noVBand="1"/>
      </w:tblPr>
      <w:tblGrid>
        <w:gridCol w:w="805"/>
        <w:gridCol w:w="1980"/>
        <w:gridCol w:w="2520"/>
        <w:gridCol w:w="3711"/>
      </w:tblGrid>
      <w:tr w:rsidR="00423B8F" w:rsidRPr="00534549" w14:paraId="1F149C7E" w14:textId="77777777" w:rsidTr="00627EF8">
        <w:tc>
          <w:tcPr>
            <w:tcW w:w="805" w:type="dxa"/>
          </w:tcPr>
          <w:p w14:paraId="5C1FE79F"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1980" w:type="dxa"/>
          </w:tcPr>
          <w:p w14:paraId="4F059AC6"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520" w:type="dxa"/>
          </w:tcPr>
          <w:p w14:paraId="250F79DE"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711" w:type="dxa"/>
          </w:tcPr>
          <w:p w14:paraId="5DC30E9E"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3DA81F4E" w14:textId="77777777" w:rsidTr="00627EF8">
        <w:tc>
          <w:tcPr>
            <w:tcW w:w="805" w:type="dxa"/>
          </w:tcPr>
          <w:p w14:paraId="74C4401F"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1980" w:type="dxa"/>
          </w:tcPr>
          <w:p w14:paraId="27DCE7DD" w14:textId="77777777" w:rsidR="00423B8F" w:rsidRPr="00534549" w:rsidRDefault="00423B8F" w:rsidP="006C3531">
            <w:pPr>
              <w:ind w:firstLine="0"/>
              <w:rPr>
                <w:rFonts w:cs="Times New Roman"/>
                <w:noProof/>
                <w:lang w:val="vi-VN"/>
              </w:rPr>
            </w:pPr>
            <w:r w:rsidRPr="00534549">
              <w:rPr>
                <w:rFonts w:cs="Times New Roman"/>
                <w:noProof/>
                <w:lang w:val="vi-VN"/>
              </w:rPr>
              <w:t>Tên người dùng</w:t>
            </w:r>
          </w:p>
        </w:tc>
        <w:tc>
          <w:tcPr>
            <w:tcW w:w="2520" w:type="dxa"/>
          </w:tcPr>
          <w:p w14:paraId="60B7D3D6" w14:textId="77777777" w:rsidR="00423B8F" w:rsidRPr="00534549" w:rsidRDefault="00423B8F" w:rsidP="006C3531">
            <w:pPr>
              <w:ind w:firstLine="0"/>
              <w:rPr>
                <w:rFonts w:cs="Times New Roman"/>
                <w:noProof/>
                <w:lang w:val="vi-VN"/>
              </w:rPr>
            </w:pPr>
            <w:r w:rsidRPr="00534549">
              <w:rPr>
                <w:rFonts w:cs="Times New Roman"/>
                <w:noProof/>
                <w:lang w:val="vi-VN"/>
              </w:rPr>
              <w:t>Nhập tên người dùng</w:t>
            </w:r>
          </w:p>
        </w:tc>
        <w:tc>
          <w:tcPr>
            <w:tcW w:w="3711" w:type="dxa"/>
          </w:tcPr>
          <w:p w14:paraId="0746AEAF"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55E54C9B" w14:textId="77777777" w:rsidTr="00627EF8">
        <w:tc>
          <w:tcPr>
            <w:tcW w:w="805" w:type="dxa"/>
          </w:tcPr>
          <w:p w14:paraId="75C5C1DC"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1980" w:type="dxa"/>
          </w:tcPr>
          <w:p w14:paraId="3EAAFC8C" w14:textId="77777777" w:rsidR="00423B8F" w:rsidRPr="00534549" w:rsidRDefault="00423B8F" w:rsidP="006C3531">
            <w:pPr>
              <w:ind w:firstLine="0"/>
              <w:rPr>
                <w:rFonts w:cs="Times New Roman"/>
                <w:noProof/>
                <w:lang w:val="vi-VN"/>
              </w:rPr>
            </w:pPr>
            <w:r w:rsidRPr="00534549">
              <w:rPr>
                <w:rFonts w:cs="Times New Roman"/>
                <w:noProof/>
                <w:lang w:val="vi-VN"/>
              </w:rPr>
              <w:t>Ngày sinh</w:t>
            </w:r>
          </w:p>
        </w:tc>
        <w:tc>
          <w:tcPr>
            <w:tcW w:w="2520" w:type="dxa"/>
          </w:tcPr>
          <w:p w14:paraId="40A768CA" w14:textId="77777777" w:rsidR="00423B8F" w:rsidRPr="00534549" w:rsidRDefault="00423B8F" w:rsidP="006C3531">
            <w:pPr>
              <w:ind w:firstLine="0"/>
              <w:rPr>
                <w:rFonts w:cs="Times New Roman"/>
                <w:noProof/>
                <w:lang w:val="vi-VN"/>
              </w:rPr>
            </w:pPr>
            <w:r w:rsidRPr="00534549">
              <w:rPr>
                <w:rFonts w:cs="Times New Roman"/>
                <w:noProof/>
                <w:lang w:val="vi-VN"/>
              </w:rPr>
              <w:t>Nhập ngày sinh</w:t>
            </w:r>
          </w:p>
        </w:tc>
        <w:tc>
          <w:tcPr>
            <w:tcW w:w="3711" w:type="dxa"/>
          </w:tcPr>
          <w:p w14:paraId="716BF6BB" w14:textId="77777777" w:rsidR="00423B8F" w:rsidRPr="00534549" w:rsidRDefault="00423B8F" w:rsidP="006C3531">
            <w:pPr>
              <w:ind w:firstLine="0"/>
              <w:rPr>
                <w:rFonts w:cs="Times New Roman"/>
                <w:noProof/>
                <w:lang w:val="vi-VN"/>
              </w:rPr>
            </w:pPr>
            <w:r w:rsidRPr="00534549">
              <w:rPr>
                <w:rFonts w:cs="Times New Roman"/>
                <w:noProof/>
                <w:lang w:val="vi-VN"/>
              </w:rPr>
              <w:t>Kiểu DateTime</w:t>
            </w:r>
          </w:p>
        </w:tc>
      </w:tr>
      <w:tr w:rsidR="00423B8F" w:rsidRPr="00534549" w14:paraId="04402428" w14:textId="77777777" w:rsidTr="00627EF8">
        <w:tc>
          <w:tcPr>
            <w:tcW w:w="805" w:type="dxa"/>
          </w:tcPr>
          <w:p w14:paraId="58B8CD12"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1980" w:type="dxa"/>
          </w:tcPr>
          <w:p w14:paraId="44A0018F" w14:textId="77777777" w:rsidR="00423B8F" w:rsidRPr="00534549" w:rsidRDefault="00423B8F" w:rsidP="006C3531">
            <w:pPr>
              <w:ind w:firstLine="0"/>
              <w:rPr>
                <w:rFonts w:cs="Times New Roman"/>
                <w:noProof/>
                <w:lang w:val="vi-VN"/>
              </w:rPr>
            </w:pPr>
            <w:r w:rsidRPr="00534549">
              <w:rPr>
                <w:rFonts w:cs="Times New Roman"/>
                <w:noProof/>
                <w:lang w:val="vi-VN"/>
              </w:rPr>
              <w:t>Địa chỉ</w:t>
            </w:r>
          </w:p>
        </w:tc>
        <w:tc>
          <w:tcPr>
            <w:tcW w:w="2520" w:type="dxa"/>
          </w:tcPr>
          <w:p w14:paraId="49689281" w14:textId="77777777" w:rsidR="00423B8F" w:rsidRPr="00534549" w:rsidRDefault="00423B8F" w:rsidP="006C3531">
            <w:pPr>
              <w:ind w:firstLine="0"/>
              <w:rPr>
                <w:rFonts w:cs="Times New Roman"/>
                <w:noProof/>
                <w:lang w:val="vi-VN"/>
              </w:rPr>
            </w:pPr>
            <w:r w:rsidRPr="00534549">
              <w:rPr>
                <w:rFonts w:cs="Times New Roman"/>
                <w:noProof/>
                <w:lang w:val="vi-VN"/>
              </w:rPr>
              <w:t>Nhập địa chỉ</w:t>
            </w:r>
          </w:p>
        </w:tc>
        <w:tc>
          <w:tcPr>
            <w:tcW w:w="3711" w:type="dxa"/>
          </w:tcPr>
          <w:p w14:paraId="4BC94A9C"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5E6F36D0" w14:textId="77777777" w:rsidTr="00627EF8">
        <w:tc>
          <w:tcPr>
            <w:tcW w:w="805" w:type="dxa"/>
          </w:tcPr>
          <w:p w14:paraId="2BB7D212"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1980" w:type="dxa"/>
          </w:tcPr>
          <w:p w14:paraId="4602D794" w14:textId="77777777" w:rsidR="00423B8F" w:rsidRPr="00534549" w:rsidRDefault="00423B8F" w:rsidP="006C3531">
            <w:pPr>
              <w:ind w:firstLine="0"/>
              <w:rPr>
                <w:rFonts w:cs="Times New Roman"/>
                <w:noProof/>
                <w:lang w:val="vi-VN"/>
              </w:rPr>
            </w:pPr>
            <w:r w:rsidRPr="00534549">
              <w:rPr>
                <w:rFonts w:cs="Times New Roman"/>
                <w:noProof/>
                <w:lang w:val="vi-VN"/>
              </w:rPr>
              <w:t>Số điện thoại</w:t>
            </w:r>
          </w:p>
        </w:tc>
        <w:tc>
          <w:tcPr>
            <w:tcW w:w="2520" w:type="dxa"/>
          </w:tcPr>
          <w:p w14:paraId="761516D7" w14:textId="77777777" w:rsidR="00423B8F" w:rsidRPr="00534549" w:rsidRDefault="00423B8F" w:rsidP="006C3531">
            <w:pPr>
              <w:ind w:firstLine="0"/>
              <w:rPr>
                <w:rFonts w:cs="Times New Roman"/>
                <w:noProof/>
                <w:lang w:val="vi-VN"/>
              </w:rPr>
            </w:pPr>
            <w:r w:rsidRPr="00534549">
              <w:rPr>
                <w:rFonts w:cs="Times New Roman"/>
                <w:noProof/>
                <w:lang w:val="vi-VN"/>
              </w:rPr>
              <w:t>Nhấp số điện thoại</w:t>
            </w:r>
          </w:p>
        </w:tc>
        <w:tc>
          <w:tcPr>
            <w:tcW w:w="3711" w:type="dxa"/>
          </w:tcPr>
          <w:p w14:paraId="221A1A49"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5DE978FD" w14:textId="77777777" w:rsidTr="00627EF8">
        <w:tc>
          <w:tcPr>
            <w:tcW w:w="805" w:type="dxa"/>
          </w:tcPr>
          <w:p w14:paraId="6B96B0A9"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1980" w:type="dxa"/>
          </w:tcPr>
          <w:p w14:paraId="0F044134" w14:textId="77777777" w:rsidR="00423B8F" w:rsidRPr="00534549" w:rsidRDefault="00423B8F" w:rsidP="006C3531">
            <w:pPr>
              <w:ind w:firstLine="0"/>
              <w:rPr>
                <w:rFonts w:cs="Times New Roman"/>
                <w:noProof/>
                <w:lang w:val="vi-VN"/>
              </w:rPr>
            </w:pPr>
            <w:r w:rsidRPr="00534549">
              <w:rPr>
                <w:rFonts w:cs="Times New Roman"/>
                <w:noProof/>
                <w:lang w:val="vi-VN"/>
              </w:rPr>
              <w:t>Lưu</w:t>
            </w:r>
          </w:p>
        </w:tc>
        <w:tc>
          <w:tcPr>
            <w:tcW w:w="2520" w:type="dxa"/>
          </w:tcPr>
          <w:p w14:paraId="31461A78"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711" w:type="dxa"/>
          </w:tcPr>
          <w:p w14:paraId="6972385F" w14:textId="77777777" w:rsidR="00423B8F" w:rsidRPr="00534549" w:rsidRDefault="00423B8F" w:rsidP="006C3531">
            <w:pPr>
              <w:ind w:firstLine="0"/>
              <w:rPr>
                <w:rFonts w:cs="Times New Roman"/>
                <w:noProof/>
                <w:lang w:val="vi-VN"/>
              </w:rPr>
            </w:pPr>
            <w:r w:rsidRPr="00534549">
              <w:rPr>
                <w:rFonts w:cs="Times New Roman"/>
                <w:noProof/>
                <w:lang w:val="vi-VN"/>
              </w:rPr>
              <w:t>Cập nhật thông tin mới của người dùng</w:t>
            </w:r>
          </w:p>
        </w:tc>
      </w:tr>
      <w:tr w:rsidR="00423B8F" w:rsidRPr="00534549" w14:paraId="3F66530A" w14:textId="77777777" w:rsidTr="00627EF8">
        <w:tc>
          <w:tcPr>
            <w:tcW w:w="805" w:type="dxa"/>
          </w:tcPr>
          <w:p w14:paraId="60D37200" w14:textId="77777777" w:rsidR="00423B8F" w:rsidRPr="00534549" w:rsidRDefault="00423B8F" w:rsidP="006C3531">
            <w:pPr>
              <w:ind w:firstLine="0"/>
              <w:rPr>
                <w:rFonts w:cs="Times New Roman"/>
                <w:noProof/>
                <w:lang w:val="vi-VN"/>
              </w:rPr>
            </w:pPr>
            <w:r w:rsidRPr="00534549">
              <w:rPr>
                <w:rFonts w:cs="Times New Roman"/>
                <w:noProof/>
                <w:lang w:val="vi-VN"/>
              </w:rPr>
              <w:t>6</w:t>
            </w:r>
          </w:p>
        </w:tc>
        <w:tc>
          <w:tcPr>
            <w:tcW w:w="1980" w:type="dxa"/>
          </w:tcPr>
          <w:p w14:paraId="2AC96004"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520" w:type="dxa"/>
          </w:tcPr>
          <w:p w14:paraId="0A753028"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711" w:type="dxa"/>
          </w:tcPr>
          <w:p w14:paraId="4CC51292"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w:t>
            </w:r>
          </w:p>
        </w:tc>
      </w:tr>
    </w:tbl>
    <w:p w14:paraId="538C84F7" w14:textId="77777777" w:rsidR="00423B8F" w:rsidRPr="00534549" w:rsidRDefault="00423B8F" w:rsidP="00423B8F">
      <w:pPr>
        <w:ind w:left="360" w:firstLine="0"/>
        <w:rPr>
          <w:ins w:id="286" w:author="NGUYỄN ĐỨC KẾ" w:date="2017-05-18T17:33:00Z"/>
          <w:rFonts w:cs="Times New Roman"/>
          <w:noProof/>
          <w:lang w:val="vi-VN"/>
        </w:rPr>
      </w:pPr>
    </w:p>
    <w:p w14:paraId="50D5EBDE" w14:textId="77777777" w:rsidR="00423B8F" w:rsidRPr="00534549" w:rsidRDefault="00423B8F" w:rsidP="00F141DB">
      <w:pPr>
        <w:pStyle w:val="Heading3"/>
        <w:rPr>
          <w:ins w:id="287" w:author="NGUYỄN ĐỨC KẾ" w:date="2017-05-18T17:33:00Z"/>
          <w:noProof/>
          <w:lang w:val="vi-VN"/>
        </w:rPr>
      </w:pPr>
      <w:bookmarkStart w:id="288" w:name="_Toc534701700"/>
      <w:ins w:id="289" w:author="NGUYỄN ĐỨC KẾ" w:date="2017-05-18T17:33:00Z">
        <w:r w:rsidRPr="00534549">
          <w:rPr>
            <w:noProof/>
            <w:lang w:val="vi-VN"/>
          </w:rPr>
          <w:lastRenderedPageBreak/>
          <w:t>Màn hình danh sách khám bệnh</w:t>
        </w:r>
        <w:bookmarkEnd w:id="288"/>
      </w:ins>
    </w:p>
    <w:p w14:paraId="39C69251" w14:textId="5B12BFCA" w:rsidR="00423B8F" w:rsidRPr="00534549" w:rsidRDefault="00961FC1" w:rsidP="00423B8F">
      <w:pPr>
        <w:rPr>
          <w:rFonts w:cs="Times New Roman"/>
          <w:noProof/>
          <w:lang w:val="vi-VN"/>
        </w:rPr>
      </w:pPr>
      <w:r>
        <w:rPr>
          <w:noProof/>
        </w:rPr>
        <w:drawing>
          <wp:inline distT="0" distB="0" distL="0" distR="0" wp14:anchorId="795496AD" wp14:editId="0A40D15A">
            <wp:extent cx="5731510" cy="3096260"/>
            <wp:effectExtent l="0" t="0" r="254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96260"/>
                    </a:xfrm>
                    <a:prstGeom prst="rect">
                      <a:avLst/>
                    </a:prstGeom>
                  </pic:spPr>
                </pic:pic>
              </a:graphicData>
            </a:graphic>
          </wp:inline>
        </w:drawing>
      </w:r>
    </w:p>
    <w:p w14:paraId="11E81222" w14:textId="77777777" w:rsidR="00423B8F" w:rsidRPr="00534549" w:rsidRDefault="00423B8F" w:rsidP="00423B8F">
      <w:pPr>
        <w:jc w:val="center"/>
        <w:rPr>
          <w:rFonts w:cs="Times New Roman"/>
          <w:i/>
          <w:noProof/>
          <w:lang w:val="vi-VN"/>
        </w:rPr>
      </w:pPr>
      <w:r w:rsidRPr="00534549">
        <w:rPr>
          <w:rFonts w:cs="Times New Roman"/>
          <w:i/>
          <w:noProof/>
          <w:lang w:val="vi-VN"/>
        </w:rPr>
        <w:t>Hình 11: Màn hình danh sách khám bệnh</w:t>
      </w:r>
    </w:p>
    <w:tbl>
      <w:tblPr>
        <w:tblStyle w:val="TableGrid"/>
        <w:tblW w:w="0" w:type="auto"/>
        <w:tblLook w:val="04A0" w:firstRow="1" w:lastRow="0" w:firstColumn="1" w:lastColumn="0" w:noHBand="0" w:noVBand="1"/>
      </w:tblPr>
      <w:tblGrid>
        <w:gridCol w:w="708"/>
        <w:gridCol w:w="1987"/>
        <w:gridCol w:w="2340"/>
        <w:gridCol w:w="3981"/>
      </w:tblGrid>
      <w:tr w:rsidR="00423B8F" w:rsidRPr="00534549" w14:paraId="0CA48465" w14:textId="77777777" w:rsidTr="00627EF8">
        <w:tc>
          <w:tcPr>
            <w:tcW w:w="708" w:type="dxa"/>
          </w:tcPr>
          <w:p w14:paraId="0F0C5AA0"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1987" w:type="dxa"/>
          </w:tcPr>
          <w:p w14:paraId="67FD6F69"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340" w:type="dxa"/>
          </w:tcPr>
          <w:p w14:paraId="00A7ED55"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981" w:type="dxa"/>
          </w:tcPr>
          <w:p w14:paraId="454895B8"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0A4CD306" w14:textId="77777777" w:rsidTr="00627EF8">
        <w:tc>
          <w:tcPr>
            <w:tcW w:w="708" w:type="dxa"/>
          </w:tcPr>
          <w:p w14:paraId="1E77DFC0"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1987" w:type="dxa"/>
          </w:tcPr>
          <w:p w14:paraId="77CF800B" w14:textId="77777777" w:rsidR="00423B8F" w:rsidRPr="00534549" w:rsidRDefault="00423B8F" w:rsidP="006C3531">
            <w:pPr>
              <w:ind w:firstLine="0"/>
              <w:rPr>
                <w:rFonts w:cs="Times New Roman"/>
                <w:noProof/>
                <w:lang w:val="vi-VN"/>
              </w:rPr>
            </w:pPr>
            <w:r w:rsidRPr="00534549">
              <w:rPr>
                <w:rFonts w:cs="Times New Roman"/>
                <w:noProof/>
                <w:lang w:val="vi-VN"/>
              </w:rPr>
              <w:t>Ngày khám</w:t>
            </w:r>
          </w:p>
        </w:tc>
        <w:tc>
          <w:tcPr>
            <w:tcW w:w="2340" w:type="dxa"/>
          </w:tcPr>
          <w:p w14:paraId="6E702825" w14:textId="77777777" w:rsidR="00423B8F" w:rsidRPr="00534549" w:rsidRDefault="00423B8F" w:rsidP="006C3531">
            <w:pPr>
              <w:ind w:firstLine="0"/>
              <w:rPr>
                <w:rFonts w:cs="Times New Roman"/>
                <w:noProof/>
                <w:lang w:val="vi-VN"/>
              </w:rPr>
            </w:pPr>
            <w:r w:rsidRPr="00534549">
              <w:rPr>
                <w:rFonts w:cs="Times New Roman"/>
                <w:noProof/>
                <w:lang w:val="vi-VN"/>
              </w:rPr>
              <w:t>Nhập vào ngày khám</w:t>
            </w:r>
          </w:p>
        </w:tc>
        <w:tc>
          <w:tcPr>
            <w:tcW w:w="3981" w:type="dxa"/>
          </w:tcPr>
          <w:p w14:paraId="5FC100E9" w14:textId="77777777" w:rsidR="00423B8F" w:rsidRPr="00534549" w:rsidRDefault="00423B8F" w:rsidP="006C3531">
            <w:pPr>
              <w:ind w:firstLine="0"/>
              <w:rPr>
                <w:rFonts w:cs="Times New Roman"/>
                <w:noProof/>
                <w:lang w:val="vi-VN"/>
              </w:rPr>
            </w:pPr>
            <w:r w:rsidRPr="00534549">
              <w:rPr>
                <w:rFonts w:cs="Times New Roman"/>
                <w:noProof/>
                <w:lang w:val="vi-VN"/>
              </w:rPr>
              <w:t>Kiểu DateTime (Bảng danh sách bệnh nhân sẽ hiển thị dữ liệu theo ngày khám)</w:t>
            </w:r>
          </w:p>
        </w:tc>
      </w:tr>
      <w:tr w:rsidR="00423B8F" w:rsidRPr="00534549" w14:paraId="2C7F9FA7" w14:textId="77777777" w:rsidTr="00627EF8">
        <w:tc>
          <w:tcPr>
            <w:tcW w:w="708" w:type="dxa"/>
          </w:tcPr>
          <w:p w14:paraId="404841A1"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1987" w:type="dxa"/>
          </w:tcPr>
          <w:p w14:paraId="2F0A9D06" w14:textId="77777777" w:rsidR="00423B8F" w:rsidRPr="00534549" w:rsidRDefault="00423B8F" w:rsidP="006C3531">
            <w:pPr>
              <w:ind w:firstLine="0"/>
              <w:rPr>
                <w:rFonts w:cs="Times New Roman"/>
                <w:noProof/>
                <w:lang w:val="vi-VN"/>
              </w:rPr>
            </w:pPr>
            <w:r w:rsidRPr="00534549">
              <w:rPr>
                <w:rFonts w:cs="Times New Roman"/>
                <w:noProof/>
                <w:lang w:val="vi-VN"/>
              </w:rPr>
              <w:t>Số bệnh nhân tối đa trong ngày</w:t>
            </w:r>
          </w:p>
        </w:tc>
        <w:tc>
          <w:tcPr>
            <w:tcW w:w="2340" w:type="dxa"/>
          </w:tcPr>
          <w:p w14:paraId="4536B95C" w14:textId="77777777" w:rsidR="00423B8F" w:rsidRPr="00534549" w:rsidRDefault="00423B8F" w:rsidP="006C3531">
            <w:pPr>
              <w:ind w:firstLine="0"/>
              <w:rPr>
                <w:rFonts w:cs="Times New Roman"/>
                <w:noProof/>
                <w:lang w:val="vi-VN"/>
              </w:rPr>
            </w:pPr>
            <w:r w:rsidRPr="00534549">
              <w:rPr>
                <w:rFonts w:cs="Times New Roman"/>
                <w:noProof/>
                <w:lang w:val="vi-VN"/>
              </w:rPr>
              <w:t>Nhập số bệnh nhân tối đa trong ngày</w:t>
            </w:r>
          </w:p>
        </w:tc>
        <w:tc>
          <w:tcPr>
            <w:tcW w:w="3981" w:type="dxa"/>
          </w:tcPr>
          <w:p w14:paraId="5F71D184" w14:textId="77777777" w:rsidR="00423B8F" w:rsidRPr="00534549" w:rsidRDefault="00423B8F" w:rsidP="006C3531">
            <w:pPr>
              <w:ind w:firstLine="0"/>
              <w:rPr>
                <w:rFonts w:cs="Times New Roman"/>
                <w:noProof/>
                <w:lang w:val="vi-VN"/>
              </w:rPr>
            </w:pPr>
            <w:r w:rsidRPr="00534549">
              <w:rPr>
                <w:rFonts w:cs="Times New Roman"/>
                <w:noProof/>
                <w:lang w:val="vi-VN"/>
              </w:rPr>
              <w:t>Kiểu số nguyên, nếu số bệnh nhân nhập vào trong ngày đó nhiều hơn thì sẽ không được thêm mới bệnh nhân.</w:t>
            </w:r>
          </w:p>
        </w:tc>
      </w:tr>
      <w:tr w:rsidR="00423B8F" w:rsidRPr="00534549" w14:paraId="772B08E2" w14:textId="77777777" w:rsidTr="00627EF8">
        <w:tc>
          <w:tcPr>
            <w:tcW w:w="708" w:type="dxa"/>
          </w:tcPr>
          <w:p w14:paraId="371C9652"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1987" w:type="dxa"/>
          </w:tcPr>
          <w:p w14:paraId="5EBF9AA9" w14:textId="77777777" w:rsidR="00423B8F" w:rsidRPr="00534549" w:rsidRDefault="00423B8F" w:rsidP="006C3531">
            <w:pPr>
              <w:ind w:firstLine="0"/>
              <w:rPr>
                <w:rFonts w:cs="Times New Roman"/>
                <w:noProof/>
                <w:lang w:val="vi-VN"/>
              </w:rPr>
            </w:pPr>
            <w:r w:rsidRPr="00534549">
              <w:rPr>
                <w:rFonts w:cs="Times New Roman"/>
                <w:noProof/>
                <w:lang w:val="vi-VN"/>
              </w:rPr>
              <w:t>Họ tên, Địa chỉ</w:t>
            </w:r>
          </w:p>
        </w:tc>
        <w:tc>
          <w:tcPr>
            <w:tcW w:w="2340" w:type="dxa"/>
          </w:tcPr>
          <w:p w14:paraId="779D1B2F" w14:textId="77777777" w:rsidR="00423B8F" w:rsidRPr="00534549" w:rsidRDefault="00423B8F" w:rsidP="006C3531">
            <w:pPr>
              <w:ind w:firstLine="0"/>
              <w:rPr>
                <w:rFonts w:cs="Times New Roman"/>
                <w:noProof/>
                <w:lang w:val="vi-VN"/>
              </w:rPr>
            </w:pPr>
            <w:r w:rsidRPr="00534549">
              <w:rPr>
                <w:rFonts w:cs="Times New Roman"/>
                <w:noProof/>
                <w:lang w:val="vi-VN"/>
              </w:rPr>
              <w:t>Nhập Họ tên, địa chỉ</w:t>
            </w:r>
          </w:p>
        </w:tc>
        <w:tc>
          <w:tcPr>
            <w:tcW w:w="3981" w:type="dxa"/>
          </w:tcPr>
          <w:p w14:paraId="6128D973"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11C167E4" w14:textId="77777777" w:rsidTr="00627EF8">
        <w:tc>
          <w:tcPr>
            <w:tcW w:w="708" w:type="dxa"/>
          </w:tcPr>
          <w:p w14:paraId="4900CCD3"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1987" w:type="dxa"/>
          </w:tcPr>
          <w:p w14:paraId="3EBE84E8" w14:textId="77777777" w:rsidR="00423B8F" w:rsidRPr="00534549" w:rsidRDefault="00423B8F" w:rsidP="006C3531">
            <w:pPr>
              <w:ind w:firstLine="0"/>
              <w:rPr>
                <w:rFonts w:cs="Times New Roman"/>
                <w:noProof/>
                <w:lang w:val="vi-VN"/>
              </w:rPr>
            </w:pPr>
            <w:r w:rsidRPr="00534549">
              <w:rPr>
                <w:rFonts w:cs="Times New Roman"/>
                <w:noProof/>
                <w:lang w:val="vi-VN"/>
              </w:rPr>
              <w:t>Ngày sinh</w:t>
            </w:r>
          </w:p>
        </w:tc>
        <w:tc>
          <w:tcPr>
            <w:tcW w:w="2340" w:type="dxa"/>
          </w:tcPr>
          <w:p w14:paraId="2DFD9259" w14:textId="77777777" w:rsidR="00423B8F" w:rsidRPr="00534549" w:rsidRDefault="00423B8F" w:rsidP="006C3531">
            <w:pPr>
              <w:ind w:firstLine="0"/>
              <w:rPr>
                <w:rFonts w:cs="Times New Roman"/>
                <w:noProof/>
                <w:lang w:val="vi-VN"/>
              </w:rPr>
            </w:pPr>
            <w:r w:rsidRPr="00534549">
              <w:rPr>
                <w:rFonts w:cs="Times New Roman"/>
                <w:noProof/>
                <w:lang w:val="vi-VN"/>
              </w:rPr>
              <w:t>Nhập vào ngày sinh</w:t>
            </w:r>
          </w:p>
        </w:tc>
        <w:tc>
          <w:tcPr>
            <w:tcW w:w="3981" w:type="dxa"/>
          </w:tcPr>
          <w:p w14:paraId="73E4208B" w14:textId="77777777" w:rsidR="00423B8F" w:rsidRPr="00534549" w:rsidRDefault="00423B8F" w:rsidP="006C3531">
            <w:pPr>
              <w:ind w:firstLine="0"/>
              <w:rPr>
                <w:rFonts w:cs="Times New Roman"/>
                <w:noProof/>
                <w:lang w:val="vi-VN"/>
              </w:rPr>
            </w:pPr>
            <w:r w:rsidRPr="00534549">
              <w:rPr>
                <w:rFonts w:cs="Times New Roman"/>
                <w:noProof/>
                <w:lang w:val="vi-VN"/>
              </w:rPr>
              <w:t>Kiểu DayTime</w:t>
            </w:r>
          </w:p>
        </w:tc>
      </w:tr>
      <w:tr w:rsidR="00423B8F" w:rsidRPr="00534549" w14:paraId="4783CD38" w14:textId="77777777" w:rsidTr="00627EF8">
        <w:tc>
          <w:tcPr>
            <w:tcW w:w="708" w:type="dxa"/>
          </w:tcPr>
          <w:p w14:paraId="43BB3ED0"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1987" w:type="dxa"/>
          </w:tcPr>
          <w:p w14:paraId="0165991E" w14:textId="77777777" w:rsidR="00423B8F" w:rsidRPr="00534549" w:rsidRDefault="00423B8F" w:rsidP="006C3531">
            <w:pPr>
              <w:ind w:firstLine="0"/>
              <w:rPr>
                <w:rFonts w:cs="Times New Roman"/>
                <w:noProof/>
                <w:lang w:val="vi-VN"/>
              </w:rPr>
            </w:pPr>
            <w:r w:rsidRPr="00534549">
              <w:rPr>
                <w:rFonts w:cs="Times New Roman"/>
                <w:noProof/>
                <w:lang w:val="vi-VN"/>
              </w:rPr>
              <w:t>Giới tính</w:t>
            </w:r>
          </w:p>
        </w:tc>
        <w:tc>
          <w:tcPr>
            <w:tcW w:w="2340" w:type="dxa"/>
          </w:tcPr>
          <w:p w14:paraId="31AFC86D" w14:textId="77777777" w:rsidR="00423B8F" w:rsidRPr="00534549" w:rsidRDefault="00423B8F" w:rsidP="006C3531">
            <w:pPr>
              <w:ind w:firstLine="0"/>
              <w:rPr>
                <w:rFonts w:cs="Times New Roman"/>
                <w:noProof/>
                <w:lang w:val="vi-VN"/>
              </w:rPr>
            </w:pPr>
            <w:r w:rsidRPr="00534549">
              <w:rPr>
                <w:rFonts w:cs="Times New Roman"/>
                <w:noProof/>
                <w:lang w:val="vi-VN"/>
              </w:rPr>
              <w:t>Chọn Giới tính</w:t>
            </w:r>
          </w:p>
        </w:tc>
        <w:tc>
          <w:tcPr>
            <w:tcW w:w="3981" w:type="dxa"/>
          </w:tcPr>
          <w:p w14:paraId="3FA8BDBD" w14:textId="77777777" w:rsidR="00423B8F" w:rsidRPr="00534549" w:rsidRDefault="00423B8F" w:rsidP="006C3531">
            <w:pPr>
              <w:ind w:firstLine="0"/>
              <w:rPr>
                <w:rFonts w:cs="Times New Roman"/>
                <w:noProof/>
                <w:lang w:val="vi-VN"/>
              </w:rPr>
            </w:pPr>
            <w:r w:rsidRPr="00534549">
              <w:rPr>
                <w:rFonts w:cs="Times New Roman"/>
                <w:noProof/>
                <w:lang w:val="vi-VN"/>
              </w:rPr>
              <w:t>Nam True of False</w:t>
            </w:r>
          </w:p>
        </w:tc>
      </w:tr>
      <w:tr w:rsidR="00423B8F" w:rsidRPr="00534549" w14:paraId="435F3E08" w14:textId="77777777" w:rsidTr="00627EF8">
        <w:tc>
          <w:tcPr>
            <w:tcW w:w="708" w:type="dxa"/>
          </w:tcPr>
          <w:p w14:paraId="2664BF80" w14:textId="77777777" w:rsidR="00423B8F" w:rsidRPr="00534549" w:rsidRDefault="00423B8F" w:rsidP="006C3531">
            <w:pPr>
              <w:ind w:firstLine="0"/>
              <w:rPr>
                <w:rFonts w:cs="Times New Roman"/>
                <w:noProof/>
                <w:lang w:val="vi-VN"/>
              </w:rPr>
            </w:pPr>
            <w:r w:rsidRPr="00534549">
              <w:rPr>
                <w:rFonts w:cs="Times New Roman"/>
                <w:noProof/>
                <w:lang w:val="vi-VN"/>
              </w:rPr>
              <w:t>6</w:t>
            </w:r>
          </w:p>
        </w:tc>
        <w:tc>
          <w:tcPr>
            <w:tcW w:w="1987" w:type="dxa"/>
          </w:tcPr>
          <w:p w14:paraId="02136965" w14:textId="77777777" w:rsidR="00423B8F" w:rsidRPr="00534549" w:rsidRDefault="00423B8F" w:rsidP="006C3531">
            <w:pPr>
              <w:ind w:firstLine="0"/>
              <w:rPr>
                <w:rFonts w:cs="Times New Roman"/>
                <w:noProof/>
                <w:lang w:val="vi-VN"/>
              </w:rPr>
            </w:pPr>
            <w:r w:rsidRPr="00534549">
              <w:rPr>
                <w:rFonts w:cs="Times New Roman"/>
                <w:noProof/>
                <w:lang w:val="vi-VN"/>
              </w:rPr>
              <w:t>Thêm, xoá, sửa</w:t>
            </w:r>
          </w:p>
        </w:tc>
        <w:tc>
          <w:tcPr>
            <w:tcW w:w="2340" w:type="dxa"/>
          </w:tcPr>
          <w:p w14:paraId="3DBEFDA4"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981" w:type="dxa"/>
          </w:tcPr>
          <w:p w14:paraId="63154E07" w14:textId="77777777" w:rsidR="00423B8F" w:rsidRPr="00534549" w:rsidRDefault="00423B8F" w:rsidP="006C3531">
            <w:pPr>
              <w:ind w:firstLine="0"/>
              <w:rPr>
                <w:rFonts w:cs="Times New Roman"/>
                <w:noProof/>
                <w:lang w:val="vi-VN"/>
              </w:rPr>
            </w:pPr>
            <w:r w:rsidRPr="00534549">
              <w:rPr>
                <w:rFonts w:cs="Times New Roman"/>
                <w:noProof/>
                <w:lang w:val="vi-VN"/>
              </w:rPr>
              <w:t>Thêm, xoá, sửa thông tin các bệnh nhân</w:t>
            </w:r>
          </w:p>
        </w:tc>
      </w:tr>
      <w:tr w:rsidR="00423B8F" w:rsidRPr="00534549" w14:paraId="524A536A" w14:textId="77777777" w:rsidTr="00627EF8">
        <w:tc>
          <w:tcPr>
            <w:tcW w:w="708" w:type="dxa"/>
          </w:tcPr>
          <w:p w14:paraId="37DB8A6E" w14:textId="77777777" w:rsidR="00423B8F" w:rsidRPr="00534549" w:rsidRDefault="00423B8F" w:rsidP="006C3531">
            <w:pPr>
              <w:ind w:firstLine="0"/>
              <w:rPr>
                <w:rFonts w:cs="Times New Roman"/>
                <w:noProof/>
                <w:lang w:val="vi-VN"/>
              </w:rPr>
            </w:pPr>
            <w:r w:rsidRPr="00534549">
              <w:rPr>
                <w:rFonts w:cs="Times New Roman"/>
                <w:noProof/>
                <w:lang w:val="vi-VN"/>
              </w:rPr>
              <w:t>7</w:t>
            </w:r>
          </w:p>
        </w:tc>
        <w:tc>
          <w:tcPr>
            <w:tcW w:w="1987" w:type="dxa"/>
          </w:tcPr>
          <w:p w14:paraId="7C5A6969" w14:textId="19968A9A" w:rsidR="00423B8F" w:rsidRPr="00961FC1" w:rsidRDefault="00961FC1" w:rsidP="006C3531">
            <w:pPr>
              <w:ind w:firstLine="0"/>
              <w:rPr>
                <w:rFonts w:cs="Times New Roman"/>
                <w:noProof/>
              </w:rPr>
            </w:pPr>
            <w:r>
              <w:rPr>
                <w:rFonts w:cs="Times New Roman"/>
                <w:noProof/>
              </w:rPr>
              <w:t>Xoá trắng</w:t>
            </w:r>
          </w:p>
        </w:tc>
        <w:tc>
          <w:tcPr>
            <w:tcW w:w="2340" w:type="dxa"/>
          </w:tcPr>
          <w:p w14:paraId="338ADDFA"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981" w:type="dxa"/>
          </w:tcPr>
          <w:p w14:paraId="71728AF8" w14:textId="77777777" w:rsidR="00423B8F" w:rsidRPr="00534549" w:rsidRDefault="00423B8F" w:rsidP="006C3531">
            <w:pPr>
              <w:ind w:firstLine="0"/>
              <w:rPr>
                <w:rFonts w:cs="Times New Roman"/>
                <w:noProof/>
                <w:lang w:val="vi-VN"/>
              </w:rPr>
            </w:pPr>
            <w:r w:rsidRPr="00534549">
              <w:rPr>
                <w:rFonts w:cs="Times New Roman"/>
                <w:noProof/>
                <w:lang w:val="vi-VN"/>
              </w:rPr>
              <w:t>Làm mới các nhập liệu</w:t>
            </w:r>
          </w:p>
        </w:tc>
      </w:tr>
      <w:tr w:rsidR="00423B8F" w:rsidRPr="00534549" w14:paraId="2F08EA37" w14:textId="77777777" w:rsidTr="00627EF8">
        <w:tc>
          <w:tcPr>
            <w:tcW w:w="708" w:type="dxa"/>
          </w:tcPr>
          <w:p w14:paraId="086EE526" w14:textId="77777777" w:rsidR="00423B8F" w:rsidRPr="00534549" w:rsidRDefault="00423B8F" w:rsidP="006C3531">
            <w:pPr>
              <w:ind w:firstLine="0"/>
              <w:rPr>
                <w:rFonts w:cs="Times New Roman"/>
                <w:noProof/>
                <w:lang w:val="vi-VN"/>
              </w:rPr>
            </w:pPr>
            <w:r w:rsidRPr="00534549">
              <w:rPr>
                <w:rFonts w:cs="Times New Roman"/>
                <w:noProof/>
                <w:lang w:val="vi-VN"/>
              </w:rPr>
              <w:t>8</w:t>
            </w:r>
          </w:p>
        </w:tc>
        <w:tc>
          <w:tcPr>
            <w:tcW w:w="1987" w:type="dxa"/>
          </w:tcPr>
          <w:p w14:paraId="21599BE7"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340" w:type="dxa"/>
          </w:tcPr>
          <w:p w14:paraId="05BEB022"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981" w:type="dxa"/>
          </w:tcPr>
          <w:p w14:paraId="7F77B934"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w:t>
            </w:r>
          </w:p>
        </w:tc>
      </w:tr>
    </w:tbl>
    <w:p w14:paraId="040E103C" w14:textId="77777777" w:rsidR="00423B8F" w:rsidRPr="00534549" w:rsidRDefault="00423B8F" w:rsidP="00423B8F">
      <w:pPr>
        <w:rPr>
          <w:ins w:id="290" w:author="NGUYỄN ĐỨC KẾ" w:date="2017-05-18T17:33:00Z"/>
          <w:rFonts w:cs="Times New Roman"/>
          <w:noProof/>
          <w:lang w:val="vi-VN"/>
        </w:rPr>
      </w:pPr>
    </w:p>
    <w:p w14:paraId="2A916F84" w14:textId="77777777" w:rsidR="00423B8F" w:rsidRPr="00534549" w:rsidRDefault="00423B8F" w:rsidP="00F141DB">
      <w:pPr>
        <w:pStyle w:val="Heading3"/>
        <w:rPr>
          <w:ins w:id="291" w:author="NGUYỄN ĐỨC KẾ" w:date="2017-05-18T17:33:00Z"/>
          <w:noProof/>
          <w:lang w:val="vi-VN"/>
        </w:rPr>
      </w:pPr>
      <w:bookmarkStart w:id="292" w:name="_Toc534701701"/>
      <w:ins w:id="293" w:author="NGUYỄN ĐỨC KẾ" w:date="2017-05-18T17:33:00Z">
        <w:r w:rsidRPr="00534549">
          <w:rPr>
            <w:noProof/>
            <w:lang w:val="vi-VN"/>
          </w:rPr>
          <w:lastRenderedPageBreak/>
          <w:t>Màn hình danh sách bệnh nhân (Tra cứu bệnh nhân):</w:t>
        </w:r>
        <w:bookmarkEnd w:id="292"/>
      </w:ins>
    </w:p>
    <w:p w14:paraId="286FEAC1" w14:textId="6E1D4230" w:rsidR="00423B8F" w:rsidRPr="00534549" w:rsidRDefault="000D6A37" w:rsidP="00423B8F">
      <w:pPr>
        <w:jc w:val="center"/>
        <w:rPr>
          <w:rFonts w:cs="Times New Roman"/>
          <w:noProof/>
          <w:lang w:val="vi-VN"/>
        </w:rPr>
      </w:pPr>
      <w:r>
        <w:rPr>
          <w:noProof/>
        </w:rPr>
        <w:drawing>
          <wp:inline distT="0" distB="0" distL="0" distR="0" wp14:anchorId="73810F50" wp14:editId="557CEB27">
            <wp:extent cx="5731510" cy="3096260"/>
            <wp:effectExtent l="0" t="0" r="2540" b="88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96260"/>
                    </a:xfrm>
                    <a:prstGeom prst="rect">
                      <a:avLst/>
                    </a:prstGeom>
                  </pic:spPr>
                </pic:pic>
              </a:graphicData>
            </a:graphic>
          </wp:inline>
        </w:drawing>
      </w:r>
    </w:p>
    <w:p w14:paraId="688DB2BF" w14:textId="77777777" w:rsidR="00423B8F" w:rsidRPr="00534549" w:rsidRDefault="00423B8F" w:rsidP="00423B8F">
      <w:pPr>
        <w:jc w:val="center"/>
        <w:rPr>
          <w:rFonts w:cs="Times New Roman"/>
          <w:i/>
          <w:noProof/>
          <w:lang w:val="vi-VN"/>
        </w:rPr>
      </w:pPr>
      <w:r w:rsidRPr="00534549">
        <w:rPr>
          <w:rFonts w:cs="Times New Roman"/>
          <w:i/>
          <w:noProof/>
          <w:lang w:val="vi-VN"/>
        </w:rPr>
        <w:t>Hình 12: Màn hình danh sách bệnh nhân</w:t>
      </w:r>
    </w:p>
    <w:tbl>
      <w:tblPr>
        <w:tblStyle w:val="TableGrid"/>
        <w:tblW w:w="0" w:type="auto"/>
        <w:tblLook w:val="04A0" w:firstRow="1" w:lastRow="0" w:firstColumn="1" w:lastColumn="0" w:noHBand="0" w:noVBand="1"/>
      </w:tblPr>
      <w:tblGrid>
        <w:gridCol w:w="805"/>
        <w:gridCol w:w="1530"/>
        <w:gridCol w:w="2700"/>
        <w:gridCol w:w="3981"/>
      </w:tblGrid>
      <w:tr w:rsidR="00423B8F" w:rsidRPr="00534549" w14:paraId="1A414B60" w14:textId="77777777" w:rsidTr="00627EF8">
        <w:tc>
          <w:tcPr>
            <w:tcW w:w="805" w:type="dxa"/>
          </w:tcPr>
          <w:p w14:paraId="1F0F31EA"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1530" w:type="dxa"/>
          </w:tcPr>
          <w:p w14:paraId="24FAA065"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700" w:type="dxa"/>
          </w:tcPr>
          <w:p w14:paraId="3DE819FC"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981" w:type="dxa"/>
          </w:tcPr>
          <w:p w14:paraId="0C39A37B"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22B38541" w14:textId="77777777" w:rsidTr="00627EF8">
        <w:tc>
          <w:tcPr>
            <w:tcW w:w="805" w:type="dxa"/>
          </w:tcPr>
          <w:p w14:paraId="55F5635C"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1530" w:type="dxa"/>
          </w:tcPr>
          <w:p w14:paraId="41F1B72F" w14:textId="0563331B" w:rsidR="00423B8F" w:rsidRPr="000D6A37" w:rsidRDefault="000D6A37" w:rsidP="000D6A37">
            <w:pPr>
              <w:ind w:firstLine="0"/>
              <w:jc w:val="left"/>
              <w:rPr>
                <w:rFonts w:cs="Times New Roman"/>
                <w:noProof/>
              </w:rPr>
            </w:pPr>
            <w:r>
              <w:rPr>
                <w:rFonts w:cs="Times New Roman"/>
                <w:noProof/>
              </w:rPr>
              <w:t>Tên bệnh nhân</w:t>
            </w:r>
          </w:p>
        </w:tc>
        <w:tc>
          <w:tcPr>
            <w:tcW w:w="2700" w:type="dxa"/>
          </w:tcPr>
          <w:p w14:paraId="710D5C17" w14:textId="2A8D22A9" w:rsidR="00423B8F" w:rsidRPr="00534549" w:rsidRDefault="00423B8F" w:rsidP="006C3531">
            <w:pPr>
              <w:ind w:firstLine="0"/>
              <w:rPr>
                <w:rFonts w:cs="Times New Roman"/>
                <w:noProof/>
                <w:lang w:val="vi-VN"/>
              </w:rPr>
            </w:pPr>
            <w:r w:rsidRPr="00534549">
              <w:rPr>
                <w:rFonts w:cs="Times New Roman"/>
                <w:noProof/>
                <w:lang w:val="vi-VN"/>
              </w:rPr>
              <w:t xml:space="preserve">Nhập vào </w:t>
            </w:r>
            <w:r w:rsidR="000D6A37">
              <w:rPr>
                <w:rFonts w:cs="Times New Roman"/>
                <w:noProof/>
              </w:rPr>
              <w:t xml:space="preserve">tên </w:t>
            </w:r>
            <w:r w:rsidRPr="00534549">
              <w:rPr>
                <w:rFonts w:cs="Times New Roman"/>
                <w:noProof/>
                <w:lang w:val="vi-VN"/>
              </w:rPr>
              <w:t>của bệnh nhân</w:t>
            </w:r>
          </w:p>
        </w:tc>
        <w:tc>
          <w:tcPr>
            <w:tcW w:w="3981" w:type="dxa"/>
          </w:tcPr>
          <w:p w14:paraId="2892CC47" w14:textId="4343054A" w:rsidR="00423B8F" w:rsidRPr="00534549" w:rsidRDefault="00423B8F" w:rsidP="006C3531">
            <w:pPr>
              <w:ind w:firstLine="0"/>
              <w:rPr>
                <w:rFonts w:cs="Times New Roman"/>
                <w:noProof/>
                <w:lang w:val="vi-VN"/>
              </w:rPr>
            </w:pPr>
            <w:r w:rsidRPr="00534549">
              <w:rPr>
                <w:rFonts w:cs="Times New Roman"/>
                <w:noProof/>
                <w:lang w:val="vi-VN"/>
              </w:rPr>
              <w:t xml:space="preserve">Kiểu </w:t>
            </w:r>
            <w:r w:rsidR="000D6A37">
              <w:rPr>
                <w:rFonts w:cs="Times New Roman"/>
                <w:noProof/>
              </w:rPr>
              <w:t>String</w:t>
            </w:r>
            <w:r w:rsidRPr="00534549">
              <w:rPr>
                <w:rFonts w:cs="Times New Roman"/>
                <w:noProof/>
                <w:lang w:val="vi-VN"/>
              </w:rPr>
              <w:t>, danh sách các bệnh nhân được lưu trong đó sẽ hiện ra</w:t>
            </w:r>
          </w:p>
        </w:tc>
      </w:tr>
    </w:tbl>
    <w:p w14:paraId="5C0BD0B3" w14:textId="77777777" w:rsidR="00423B8F" w:rsidRPr="00534549" w:rsidRDefault="00423B8F" w:rsidP="00423B8F">
      <w:pPr>
        <w:rPr>
          <w:ins w:id="294" w:author="NGUYỄN ĐỨC KẾ" w:date="2017-05-18T17:33:00Z"/>
          <w:rFonts w:cs="Times New Roman"/>
          <w:noProof/>
          <w:lang w:val="vi-VN"/>
        </w:rPr>
      </w:pPr>
    </w:p>
    <w:p w14:paraId="4C5244CF" w14:textId="77777777" w:rsidR="00423B8F" w:rsidRPr="00534549" w:rsidRDefault="00423B8F" w:rsidP="00F141DB">
      <w:pPr>
        <w:pStyle w:val="Heading3"/>
        <w:rPr>
          <w:ins w:id="295" w:author="NGUYỄN ĐỨC KẾ" w:date="2017-05-18T17:33:00Z"/>
          <w:noProof/>
          <w:lang w:val="vi-VN"/>
        </w:rPr>
      </w:pPr>
      <w:bookmarkStart w:id="296" w:name="_Toc534701702"/>
      <w:ins w:id="297" w:author="NGUYỄN ĐỨC KẾ" w:date="2017-05-18T17:33:00Z">
        <w:r w:rsidRPr="00534549">
          <w:rPr>
            <w:noProof/>
            <w:lang w:val="vi-VN"/>
          </w:rPr>
          <w:t>Màn hình hoá đơn thanh toán</w:t>
        </w:r>
        <w:bookmarkEnd w:id="296"/>
      </w:ins>
    </w:p>
    <w:p w14:paraId="0B26949E" w14:textId="525A81F7" w:rsidR="00423B8F" w:rsidRPr="00534549" w:rsidRDefault="009866E0" w:rsidP="00423B8F">
      <w:pPr>
        <w:jc w:val="center"/>
        <w:rPr>
          <w:rFonts w:cs="Times New Roman"/>
          <w:noProof/>
          <w:lang w:val="vi-VN"/>
        </w:rPr>
      </w:pPr>
      <w:r>
        <w:rPr>
          <w:noProof/>
        </w:rPr>
        <w:drawing>
          <wp:inline distT="0" distB="0" distL="0" distR="0" wp14:anchorId="7538BF70" wp14:editId="1BF69590">
            <wp:extent cx="5731510" cy="25711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571115"/>
                    </a:xfrm>
                    <a:prstGeom prst="rect">
                      <a:avLst/>
                    </a:prstGeom>
                  </pic:spPr>
                </pic:pic>
              </a:graphicData>
            </a:graphic>
          </wp:inline>
        </w:drawing>
      </w:r>
    </w:p>
    <w:p w14:paraId="62201596" w14:textId="77777777" w:rsidR="00423B8F" w:rsidRPr="00534549" w:rsidRDefault="00423B8F" w:rsidP="00423B8F">
      <w:pPr>
        <w:jc w:val="center"/>
        <w:rPr>
          <w:rFonts w:cs="Times New Roman"/>
          <w:i/>
          <w:noProof/>
          <w:lang w:val="vi-VN"/>
        </w:rPr>
      </w:pPr>
      <w:r w:rsidRPr="00534549">
        <w:rPr>
          <w:rFonts w:cs="Times New Roman"/>
          <w:i/>
          <w:noProof/>
          <w:lang w:val="vi-VN"/>
        </w:rPr>
        <w:t>Hình 13: Màn hình hoá đơn thanh toán</w:t>
      </w:r>
    </w:p>
    <w:tbl>
      <w:tblPr>
        <w:tblStyle w:val="TableGrid"/>
        <w:tblW w:w="0" w:type="auto"/>
        <w:tblLook w:val="04A0" w:firstRow="1" w:lastRow="0" w:firstColumn="1" w:lastColumn="0" w:noHBand="0" w:noVBand="1"/>
      </w:tblPr>
      <w:tblGrid>
        <w:gridCol w:w="805"/>
        <w:gridCol w:w="2070"/>
        <w:gridCol w:w="3240"/>
        <w:gridCol w:w="2901"/>
      </w:tblGrid>
      <w:tr w:rsidR="00423B8F" w:rsidRPr="00534549" w14:paraId="0EF54778" w14:textId="77777777" w:rsidTr="00627EF8">
        <w:tc>
          <w:tcPr>
            <w:tcW w:w="805" w:type="dxa"/>
          </w:tcPr>
          <w:p w14:paraId="03E9116F"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2070" w:type="dxa"/>
          </w:tcPr>
          <w:p w14:paraId="1F4E7F0E"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3240" w:type="dxa"/>
          </w:tcPr>
          <w:p w14:paraId="216D0A9D"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2901" w:type="dxa"/>
          </w:tcPr>
          <w:p w14:paraId="6F3CEA4C"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50B69FFA" w14:textId="77777777" w:rsidTr="00627EF8">
        <w:tc>
          <w:tcPr>
            <w:tcW w:w="805" w:type="dxa"/>
          </w:tcPr>
          <w:p w14:paraId="72C382C2"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2070" w:type="dxa"/>
          </w:tcPr>
          <w:p w14:paraId="517C4735" w14:textId="77777777" w:rsidR="00423B8F" w:rsidRPr="00534549" w:rsidRDefault="00423B8F" w:rsidP="006C3531">
            <w:pPr>
              <w:ind w:firstLine="0"/>
              <w:rPr>
                <w:rFonts w:cs="Times New Roman"/>
                <w:noProof/>
                <w:lang w:val="vi-VN"/>
              </w:rPr>
            </w:pPr>
            <w:r w:rsidRPr="00534549">
              <w:rPr>
                <w:rFonts w:cs="Times New Roman"/>
                <w:noProof/>
                <w:lang w:val="vi-VN"/>
              </w:rPr>
              <w:t>Có sử dụng thuốc</w:t>
            </w:r>
          </w:p>
        </w:tc>
        <w:tc>
          <w:tcPr>
            <w:tcW w:w="3240" w:type="dxa"/>
          </w:tcPr>
          <w:p w14:paraId="27C4AA7A" w14:textId="77777777" w:rsidR="00423B8F" w:rsidRPr="00534549" w:rsidRDefault="00423B8F" w:rsidP="006C3531">
            <w:pPr>
              <w:ind w:firstLine="0"/>
              <w:rPr>
                <w:rFonts w:cs="Times New Roman"/>
                <w:noProof/>
                <w:lang w:val="vi-VN"/>
              </w:rPr>
            </w:pPr>
            <w:r w:rsidRPr="00534549">
              <w:rPr>
                <w:rFonts w:cs="Times New Roman"/>
                <w:noProof/>
                <w:lang w:val="vi-VN"/>
              </w:rPr>
              <w:t>Chọn True or Fasle</w:t>
            </w:r>
          </w:p>
        </w:tc>
        <w:tc>
          <w:tcPr>
            <w:tcW w:w="2901" w:type="dxa"/>
          </w:tcPr>
          <w:p w14:paraId="3ECCC537"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6C09A075" w14:textId="77777777" w:rsidTr="00627EF8">
        <w:tc>
          <w:tcPr>
            <w:tcW w:w="805" w:type="dxa"/>
          </w:tcPr>
          <w:p w14:paraId="0924213A" w14:textId="77777777" w:rsidR="00423B8F" w:rsidRPr="00534549" w:rsidRDefault="00423B8F" w:rsidP="006C3531">
            <w:pPr>
              <w:ind w:firstLine="0"/>
              <w:rPr>
                <w:rFonts w:cs="Times New Roman"/>
                <w:noProof/>
                <w:lang w:val="vi-VN"/>
              </w:rPr>
            </w:pPr>
            <w:r w:rsidRPr="00534549">
              <w:rPr>
                <w:rFonts w:cs="Times New Roman"/>
                <w:noProof/>
                <w:lang w:val="vi-VN"/>
              </w:rPr>
              <w:lastRenderedPageBreak/>
              <w:t>2</w:t>
            </w:r>
          </w:p>
        </w:tc>
        <w:tc>
          <w:tcPr>
            <w:tcW w:w="2070" w:type="dxa"/>
          </w:tcPr>
          <w:p w14:paraId="4A1B54A8" w14:textId="77777777" w:rsidR="00423B8F" w:rsidRPr="00534549" w:rsidRDefault="00423B8F" w:rsidP="006C3531">
            <w:pPr>
              <w:ind w:firstLine="0"/>
              <w:rPr>
                <w:rFonts w:cs="Times New Roman"/>
                <w:noProof/>
                <w:lang w:val="vi-VN"/>
              </w:rPr>
            </w:pPr>
            <w:r w:rsidRPr="00534549">
              <w:rPr>
                <w:rFonts w:cs="Times New Roman"/>
                <w:noProof/>
                <w:lang w:val="vi-VN"/>
              </w:rPr>
              <w:t>Họ tên</w:t>
            </w:r>
          </w:p>
        </w:tc>
        <w:tc>
          <w:tcPr>
            <w:tcW w:w="3240" w:type="dxa"/>
          </w:tcPr>
          <w:p w14:paraId="158B9FC7" w14:textId="77777777" w:rsidR="00423B8F" w:rsidRPr="00534549" w:rsidRDefault="00423B8F" w:rsidP="006C3531">
            <w:pPr>
              <w:ind w:firstLine="0"/>
              <w:rPr>
                <w:rFonts w:cs="Times New Roman"/>
                <w:noProof/>
                <w:lang w:val="vi-VN"/>
              </w:rPr>
            </w:pPr>
            <w:r w:rsidRPr="00534549">
              <w:rPr>
                <w:rFonts w:cs="Times New Roman"/>
                <w:noProof/>
                <w:lang w:val="vi-VN"/>
              </w:rPr>
              <w:t>Nhập họ tên của bệnh nhân</w:t>
            </w:r>
          </w:p>
        </w:tc>
        <w:tc>
          <w:tcPr>
            <w:tcW w:w="2901" w:type="dxa"/>
          </w:tcPr>
          <w:p w14:paraId="287D5A9A"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261F2873" w14:textId="77777777" w:rsidTr="00627EF8">
        <w:tc>
          <w:tcPr>
            <w:tcW w:w="805" w:type="dxa"/>
          </w:tcPr>
          <w:p w14:paraId="485D9287"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2070" w:type="dxa"/>
          </w:tcPr>
          <w:p w14:paraId="48CB1FC8" w14:textId="77777777" w:rsidR="00423B8F" w:rsidRPr="00534549" w:rsidRDefault="00423B8F" w:rsidP="006C3531">
            <w:pPr>
              <w:ind w:firstLine="0"/>
              <w:rPr>
                <w:rFonts w:cs="Times New Roman"/>
                <w:noProof/>
                <w:lang w:val="vi-VN"/>
              </w:rPr>
            </w:pPr>
            <w:r w:rsidRPr="00534549">
              <w:rPr>
                <w:rFonts w:cs="Times New Roman"/>
                <w:noProof/>
                <w:lang w:val="vi-VN"/>
              </w:rPr>
              <w:t>Tiền khám</w:t>
            </w:r>
          </w:p>
        </w:tc>
        <w:tc>
          <w:tcPr>
            <w:tcW w:w="3240" w:type="dxa"/>
          </w:tcPr>
          <w:p w14:paraId="338F1439" w14:textId="77777777" w:rsidR="00423B8F" w:rsidRPr="00534549" w:rsidRDefault="00423B8F" w:rsidP="006C3531">
            <w:pPr>
              <w:ind w:firstLine="0"/>
              <w:rPr>
                <w:rFonts w:cs="Times New Roman"/>
                <w:noProof/>
                <w:lang w:val="vi-VN"/>
              </w:rPr>
            </w:pPr>
            <w:r w:rsidRPr="00534549">
              <w:rPr>
                <w:rFonts w:cs="Times New Roman"/>
                <w:noProof/>
                <w:lang w:val="vi-VN"/>
              </w:rPr>
              <w:t>Chọn ngày khám</w:t>
            </w:r>
          </w:p>
        </w:tc>
        <w:tc>
          <w:tcPr>
            <w:tcW w:w="2901" w:type="dxa"/>
          </w:tcPr>
          <w:p w14:paraId="13079D03" w14:textId="77777777" w:rsidR="00423B8F" w:rsidRPr="00534549" w:rsidRDefault="00423B8F" w:rsidP="006C3531">
            <w:pPr>
              <w:ind w:firstLine="0"/>
              <w:rPr>
                <w:rFonts w:cs="Times New Roman"/>
                <w:noProof/>
                <w:lang w:val="vi-VN"/>
              </w:rPr>
            </w:pPr>
            <w:r w:rsidRPr="00534549">
              <w:rPr>
                <w:rFonts w:cs="Times New Roman"/>
                <w:noProof/>
                <w:lang w:val="vi-VN"/>
              </w:rPr>
              <w:t>Kiểu DateTime</w:t>
            </w:r>
          </w:p>
        </w:tc>
      </w:tr>
      <w:tr w:rsidR="00423B8F" w:rsidRPr="00534549" w14:paraId="56C4A621" w14:textId="77777777" w:rsidTr="00627EF8">
        <w:tc>
          <w:tcPr>
            <w:tcW w:w="805" w:type="dxa"/>
          </w:tcPr>
          <w:p w14:paraId="145F8BA3"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2070" w:type="dxa"/>
          </w:tcPr>
          <w:p w14:paraId="307CA71C" w14:textId="77777777" w:rsidR="00423B8F" w:rsidRPr="00534549" w:rsidRDefault="00423B8F" w:rsidP="006C3531">
            <w:pPr>
              <w:ind w:firstLine="0"/>
              <w:rPr>
                <w:rFonts w:cs="Times New Roman"/>
                <w:noProof/>
                <w:lang w:val="vi-VN"/>
              </w:rPr>
            </w:pPr>
            <w:r w:rsidRPr="00534549">
              <w:rPr>
                <w:rFonts w:cs="Times New Roman"/>
                <w:noProof/>
                <w:lang w:val="vi-VN"/>
              </w:rPr>
              <w:t>Tiền khám</w:t>
            </w:r>
          </w:p>
        </w:tc>
        <w:tc>
          <w:tcPr>
            <w:tcW w:w="3240" w:type="dxa"/>
          </w:tcPr>
          <w:p w14:paraId="3923AE2C" w14:textId="77777777" w:rsidR="00423B8F" w:rsidRPr="00534549" w:rsidRDefault="00423B8F" w:rsidP="006C3531">
            <w:pPr>
              <w:ind w:firstLine="0"/>
              <w:rPr>
                <w:rFonts w:cs="Times New Roman"/>
                <w:noProof/>
                <w:lang w:val="vi-VN"/>
              </w:rPr>
            </w:pPr>
            <w:r w:rsidRPr="00534549">
              <w:rPr>
                <w:rFonts w:cs="Times New Roman"/>
                <w:noProof/>
                <w:lang w:val="vi-VN"/>
              </w:rPr>
              <w:t>Nhập tiền khám</w:t>
            </w:r>
          </w:p>
        </w:tc>
        <w:tc>
          <w:tcPr>
            <w:tcW w:w="2901" w:type="dxa"/>
          </w:tcPr>
          <w:p w14:paraId="28DD8F06"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729E68B9" w14:textId="77777777" w:rsidTr="00627EF8">
        <w:tc>
          <w:tcPr>
            <w:tcW w:w="805" w:type="dxa"/>
          </w:tcPr>
          <w:p w14:paraId="51262EBB"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2070" w:type="dxa"/>
          </w:tcPr>
          <w:p w14:paraId="40DBA79B" w14:textId="77777777" w:rsidR="00423B8F" w:rsidRPr="00534549" w:rsidRDefault="00423B8F" w:rsidP="006C3531">
            <w:pPr>
              <w:ind w:firstLine="0"/>
              <w:rPr>
                <w:rFonts w:cs="Times New Roman"/>
                <w:noProof/>
                <w:lang w:val="vi-VN"/>
              </w:rPr>
            </w:pPr>
            <w:r w:rsidRPr="00534549">
              <w:rPr>
                <w:rFonts w:cs="Times New Roman"/>
                <w:noProof/>
                <w:lang w:val="vi-VN"/>
              </w:rPr>
              <w:t>Tiền thuốc</w:t>
            </w:r>
          </w:p>
        </w:tc>
        <w:tc>
          <w:tcPr>
            <w:tcW w:w="3240" w:type="dxa"/>
          </w:tcPr>
          <w:p w14:paraId="45B9BFD2" w14:textId="77777777" w:rsidR="00423B8F" w:rsidRPr="00534549" w:rsidRDefault="00423B8F" w:rsidP="006C3531">
            <w:pPr>
              <w:ind w:firstLine="0"/>
              <w:rPr>
                <w:rFonts w:cs="Times New Roman"/>
                <w:noProof/>
                <w:lang w:val="vi-VN"/>
              </w:rPr>
            </w:pPr>
            <w:r w:rsidRPr="00534549">
              <w:rPr>
                <w:rFonts w:cs="Times New Roman"/>
                <w:noProof/>
                <w:lang w:val="vi-VN"/>
              </w:rPr>
              <w:t>Nhập tiền thuốc</w:t>
            </w:r>
          </w:p>
        </w:tc>
        <w:tc>
          <w:tcPr>
            <w:tcW w:w="2901" w:type="dxa"/>
          </w:tcPr>
          <w:p w14:paraId="0200C551"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9866E0" w:rsidRPr="00534549" w14:paraId="515FEAB2" w14:textId="77777777" w:rsidTr="00627EF8">
        <w:tc>
          <w:tcPr>
            <w:tcW w:w="805" w:type="dxa"/>
          </w:tcPr>
          <w:p w14:paraId="5EEEBBFC" w14:textId="67BB886D" w:rsidR="009866E0" w:rsidRPr="009866E0" w:rsidRDefault="009866E0" w:rsidP="006C3531">
            <w:pPr>
              <w:ind w:firstLine="0"/>
              <w:rPr>
                <w:rFonts w:cs="Times New Roman"/>
                <w:noProof/>
              </w:rPr>
            </w:pPr>
            <w:r>
              <w:rPr>
                <w:rFonts w:cs="Times New Roman"/>
                <w:noProof/>
              </w:rPr>
              <w:t>6</w:t>
            </w:r>
          </w:p>
        </w:tc>
        <w:tc>
          <w:tcPr>
            <w:tcW w:w="2070" w:type="dxa"/>
          </w:tcPr>
          <w:p w14:paraId="07AE9B9A" w14:textId="6CEBFBB6" w:rsidR="009866E0" w:rsidRPr="009866E0" w:rsidRDefault="009866E0" w:rsidP="006C3531">
            <w:pPr>
              <w:ind w:firstLine="0"/>
              <w:rPr>
                <w:rFonts w:cs="Times New Roman"/>
                <w:noProof/>
              </w:rPr>
            </w:pPr>
            <w:r>
              <w:rPr>
                <w:rFonts w:cs="Times New Roman"/>
                <w:noProof/>
              </w:rPr>
              <w:t>Lưu</w:t>
            </w:r>
          </w:p>
        </w:tc>
        <w:tc>
          <w:tcPr>
            <w:tcW w:w="3240" w:type="dxa"/>
          </w:tcPr>
          <w:p w14:paraId="50940962" w14:textId="056629A5" w:rsidR="009866E0" w:rsidRPr="009866E0" w:rsidRDefault="009866E0" w:rsidP="006C3531">
            <w:pPr>
              <w:ind w:firstLine="0"/>
              <w:rPr>
                <w:rFonts w:cs="Times New Roman"/>
                <w:noProof/>
              </w:rPr>
            </w:pPr>
            <w:r>
              <w:rPr>
                <w:rFonts w:cs="Times New Roman"/>
                <w:noProof/>
              </w:rPr>
              <w:t>Lưu lại hoá đơn thuốc</w:t>
            </w:r>
          </w:p>
        </w:tc>
        <w:tc>
          <w:tcPr>
            <w:tcW w:w="2901" w:type="dxa"/>
          </w:tcPr>
          <w:p w14:paraId="5A38D568" w14:textId="45848BB0" w:rsidR="009866E0" w:rsidRPr="009866E0" w:rsidRDefault="009866E0" w:rsidP="006C3531">
            <w:pPr>
              <w:ind w:firstLine="0"/>
              <w:rPr>
                <w:rFonts w:cs="Times New Roman"/>
                <w:noProof/>
              </w:rPr>
            </w:pPr>
            <w:r>
              <w:rPr>
                <w:rFonts w:cs="Times New Roman"/>
                <w:noProof/>
              </w:rPr>
              <w:t>Button</w:t>
            </w:r>
          </w:p>
        </w:tc>
      </w:tr>
      <w:tr w:rsidR="009866E0" w:rsidRPr="00534549" w14:paraId="3862B562" w14:textId="77777777" w:rsidTr="00627EF8">
        <w:tc>
          <w:tcPr>
            <w:tcW w:w="805" w:type="dxa"/>
          </w:tcPr>
          <w:p w14:paraId="74E152D6" w14:textId="3DD545DF" w:rsidR="009866E0" w:rsidRDefault="009866E0" w:rsidP="006C3531">
            <w:pPr>
              <w:ind w:firstLine="0"/>
              <w:rPr>
                <w:rFonts w:cs="Times New Roman"/>
                <w:noProof/>
              </w:rPr>
            </w:pPr>
            <w:r>
              <w:rPr>
                <w:rFonts w:cs="Times New Roman"/>
                <w:noProof/>
              </w:rPr>
              <w:t>7</w:t>
            </w:r>
          </w:p>
        </w:tc>
        <w:tc>
          <w:tcPr>
            <w:tcW w:w="2070" w:type="dxa"/>
          </w:tcPr>
          <w:p w14:paraId="0333C339" w14:textId="63E96FE7" w:rsidR="009866E0" w:rsidRDefault="009866E0" w:rsidP="006C3531">
            <w:pPr>
              <w:ind w:firstLine="0"/>
              <w:rPr>
                <w:rFonts w:cs="Times New Roman"/>
                <w:noProof/>
              </w:rPr>
            </w:pPr>
            <w:r>
              <w:rPr>
                <w:rFonts w:cs="Times New Roman"/>
                <w:noProof/>
              </w:rPr>
              <w:t>Thoát</w:t>
            </w:r>
          </w:p>
        </w:tc>
        <w:tc>
          <w:tcPr>
            <w:tcW w:w="3240" w:type="dxa"/>
          </w:tcPr>
          <w:p w14:paraId="73D50F56" w14:textId="724B09CF" w:rsidR="009866E0" w:rsidRDefault="009866E0" w:rsidP="006C3531">
            <w:pPr>
              <w:ind w:firstLine="0"/>
              <w:rPr>
                <w:rFonts w:cs="Times New Roman"/>
                <w:noProof/>
              </w:rPr>
            </w:pPr>
            <w:r>
              <w:rPr>
                <w:rFonts w:cs="Times New Roman"/>
                <w:noProof/>
              </w:rPr>
              <w:t>Thoát khỏi màn hình xem hoá đơn</w:t>
            </w:r>
          </w:p>
        </w:tc>
        <w:tc>
          <w:tcPr>
            <w:tcW w:w="2901" w:type="dxa"/>
          </w:tcPr>
          <w:p w14:paraId="4FBA47D6" w14:textId="67CE359F" w:rsidR="009866E0" w:rsidRDefault="009866E0" w:rsidP="006C3531">
            <w:pPr>
              <w:ind w:firstLine="0"/>
              <w:rPr>
                <w:rFonts w:cs="Times New Roman"/>
                <w:noProof/>
              </w:rPr>
            </w:pPr>
            <w:r>
              <w:rPr>
                <w:rFonts w:cs="Times New Roman"/>
                <w:noProof/>
              </w:rPr>
              <w:t>Button</w:t>
            </w:r>
          </w:p>
        </w:tc>
      </w:tr>
      <w:tr w:rsidR="009866E0" w:rsidRPr="00534549" w14:paraId="2E21DAA2" w14:textId="77777777" w:rsidTr="00627EF8">
        <w:tc>
          <w:tcPr>
            <w:tcW w:w="805" w:type="dxa"/>
          </w:tcPr>
          <w:p w14:paraId="3EE0FE7B" w14:textId="63CD45CD" w:rsidR="009866E0" w:rsidRDefault="009866E0" w:rsidP="006C3531">
            <w:pPr>
              <w:ind w:firstLine="0"/>
              <w:rPr>
                <w:rFonts w:cs="Times New Roman"/>
                <w:noProof/>
              </w:rPr>
            </w:pPr>
            <w:r>
              <w:rPr>
                <w:rFonts w:cs="Times New Roman"/>
                <w:noProof/>
              </w:rPr>
              <w:t>8</w:t>
            </w:r>
          </w:p>
        </w:tc>
        <w:tc>
          <w:tcPr>
            <w:tcW w:w="2070" w:type="dxa"/>
          </w:tcPr>
          <w:p w14:paraId="588F878E" w14:textId="2A3DE180" w:rsidR="009866E0" w:rsidRDefault="009866E0" w:rsidP="006C3531">
            <w:pPr>
              <w:ind w:firstLine="0"/>
              <w:rPr>
                <w:rFonts w:cs="Times New Roman"/>
                <w:noProof/>
              </w:rPr>
            </w:pPr>
            <w:r>
              <w:rPr>
                <w:rFonts w:cs="Times New Roman"/>
                <w:noProof/>
              </w:rPr>
              <w:t>In hoá đơn</w:t>
            </w:r>
          </w:p>
        </w:tc>
        <w:tc>
          <w:tcPr>
            <w:tcW w:w="3240" w:type="dxa"/>
          </w:tcPr>
          <w:p w14:paraId="155033D9" w14:textId="5157495D" w:rsidR="009866E0" w:rsidRDefault="009866E0" w:rsidP="006C3531">
            <w:pPr>
              <w:ind w:firstLine="0"/>
              <w:rPr>
                <w:rFonts w:cs="Times New Roman"/>
                <w:noProof/>
              </w:rPr>
            </w:pPr>
            <w:r>
              <w:rPr>
                <w:rFonts w:cs="Times New Roman"/>
                <w:noProof/>
              </w:rPr>
              <w:t>In hoá đơn khám bệnh của bệnh nhân</w:t>
            </w:r>
          </w:p>
        </w:tc>
        <w:tc>
          <w:tcPr>
            <w:tcW w:w="2901" w:type="dxa"/>
          </w:tcPr>
          <w:p w14:paraId="40E1B677" w14:textId="03D3B679" w:rsidR="009866E0" w:rsidRDefault="009866E0" w:rsidP="006C3531">
            <w:pPr>
              <w:ind w:firstLine="0"/>
              <w:rPr>
                <w:rFonts w:cs="Times New Roman"/>
                <w:noProof/>
              </w:rPr>
            </w:pPr>
            <w:r>
              <w:rPr>
                <w:rFonts w:cs="Times New Roman"/>
                <w:noProof/>
              </w:rPr>
              <w:t>Button</w:t>
            </w:r>
          </w:p>
        </w:tc>
      </w:tr>
    </w:tbl>
    <w:p w14:paraId="4224792B" w14:textId="77777777" w:rsidR="00423B8F" w:rsidRPr="00534549" w:rsidRDefault="00423B8F" w:rsidP="00423B8F">
      <w:pPr>
        <w:rPr>
          <w:ins w:id="298" w:author="NGUYỄN ĐỨC KẾ" w:date="2017-05-18T17:33:00Z"/>
          <w:rFonts w:cs="Times New Roman"/>
          <w:noProof/>
          <w:lang w:val="vi-VN"/>
        </w:rPr>
      </w:pPr>
    </w:p>
    <w:p w14:paraId="0C49500C" w14:textId="77777777" w:rsidR="00423B8F" w:rsidRPr="00534549" w:rsidRDefault="00423B8F" w:rsidP="00F141DB">
      <w:pPr>
        <w:pStyle w:val="Heading3"/>
        <w:rPr>
          <w:ins w:id="299" w:author="NGUYỄN ĐỨC KẾ" w:date="2017-05-18T17:33:00Z"/>
          <w:noProof/>
          <w:lang w:val="vi-VN"/>
        </w:rPr>
      </w:pPr>
      <w:bookmarkStart w:id="300" w:name="_Toc534701703"/>
      <w:ins w:id="301" w:author="NGUYỄN ĐỨC KẾ" w:date="2017-05-18T17:33:00Z">
        <w:r w:rsidRPr="00534549">
          <w:rPr>
            <w:noProof/>
            <w:lang w:val="vi-VN"/>
          </w:rPr>
          <w:t>Màn hình Phiếu khám bệnh</w:t>
        </w:r>
        <w:bookmarkEnd w:id="300"/>
      </w:ins>
    </w:p>
    <w:p w14:paraId="7390A5A3" w14:textId="77777777" w:rsidR="00423B8F" w:rsidRPr="00534549" w:rsidRDefault="00423B8F" w:rsidP="00423B8F">
      <w:pPr>
        <w:jc w:val="center"/>
        <w:rPr>
          <w:rFonts w:cs="Times New Roman"/>
          <w:noProof/>
          <w:lang w:val="vi-VN"/>
        </w:rPr>
      </w:pPr>
      <w:ins w:id="302" w:author="NGUYỄN ĐỨC KẾ" w:date="2017-05-18T17:33:00Z">
        <w:r w:rsidRPr="00534549">
          <w:rPr>
            <w:rFonts w:cs="Times New Roman"/>
            <w:noProof/>
            <w:lang w:val="vi-VN"/>
          </w:rPr>
          <w:drawing>
            <wp:inline distT="0" distB="0" distL="0" distR="0" wp14:anchorId="1AF207EA" wp14:editId="52264C69">
              <wp:extent cx="5204222" cy="494414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5096" cy="4954470"/>
                      </a:xfrm>
                      <a:prstGeom prst="rect">
                        <a:avLst/>
                      </a:prstGeom>
                    </pic:spPr>
                  </pic:pic>
                </a:graphicData>
              </a:graphic>
            </wp:inline>
          </w:drawing>
        </w:r>
      </w:ins>
    </w:p>
    <w:p w14:paraId="0F2F50C9" w14:textId="77777777" w:rsidR="00423B8F" w:rsidRPr="00534549" w:rsidRDefault="00423B8F" w:rsidP="00423B8F">
      <w:pPr>
        <w:jc w:val="center"/>
        <w:rPr>
          <w:rFonts w:cs="Times New Roman"/>
          <w:i/>
          <w:noProof/>
          <w:lang w:val="vi-VN"/>
        </w:rPr>
      </w:pPr>
      <w:r w:rsidRPr="00534549">
        <w:rPr>
          <w:rFonts w:cs="Times New Roman"/>
          <w:i/>
          <w:noProof/>
          <w:lang w:val="vi-VN"/>
        </w:rPr>
        <w:t>Hình 14: Màn hình phiếu khám bệnh</w:t>
      </w:r>
    </w:p>
    <w:tbl>
      <w:tblPr>
        <w:tblStyle w:val="TableGrid"/>
        <w:tblW w:w="0" w:type="auto"/>
        <w:tblLook w:val="04A0" w:firstRow="1" w:lastRow="0" w:firstColumn="1" w:lastColumn="0" w:noHBand="0" w:noVBand="1"/>
      </w:tblPr>
      <w:tblGrid>
        <w:gridCol w:w="805"/>
        <w:gridCol w:w="2160"/>
        <w:gridCol w:w="2970"/>
        <w:gridCol w:w="3081"/>
      </w:tblGrid>
      <w:tr w:rsidR="00423B8F" w:rsidRPr="00534549" w14:paraId="1B343876" w14:textId="77777777" w:rsidTr="00627EF8">
        <w:tc>
          <w:tcPr>
            <w:tcW w:w="805" w:type="dxa"/>
          </w:tcPr>
          <w:p w14:paraId="253AD828"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2160" w:type="dxa"/>
          </w:tcPr>
          <w:p w14:paraId="5D8345A7"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970" w:type="dxa"/>
          </w:tcPr>
          <w:p w14:paraId="101410AE"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081" w:type="dxa"/>
          </w:tcPr>
          <w:p w14:paraId="6CD0A419"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6633F273" w14:textId="77777777" w:rsidTr="00627EF8">
        <w:tc>
          <w:tcPr>
            <w:tcW w:w="805" w:type="dxa"/>
          </w:tcPr>
          <w:p w14:paraId="3D66D791"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2160" w:type="dxa"/>
          </w:tcPr>
          <w:p w14:paraId="2D68A134" w14:textId="77777777" w:rsidR="00423B8F" w:rsidRPr="00534549" w:rsidRDefault="00423B8F" w:rsidP="006C3531">
            <w:pPr>
              <w:ind w:firstLine="0"/>
              <w:rPr>
                <w:rFonts w:cs="Times New Roman"/>
                <w:noProof/>
                <w:lang w:val="vi-VN"/>
              </w:rPr>
            </w:pPr>
            <w:r w:rsidRPr="00534549">
              <w:rPr>
                <w:rFonts w:cs="Times New Roman"/>
                <w:noProof/>
                <w:lang w:val="vi-VN"/>
              </w:rPr>
              <w:t>Họ tên</w:t>
            </w:r>
          </w:p>
        </w:tc>
        <w:tc>
          <w:tcPr>
            <w:tcW w:w="2970" w:type="dxa"/>
          </w:tcPr>
          <w:p w14:paraId="21FD2554" w14:textId="77777777" w:rsidR="00423B8F" w:rsidRPr="00534549" w:rsidRDefault="00423B8F" w:rsidP="006C3531">
            <w:pPr>
              <w:ind w:firstLine="0"/>
              <w:rPr>
                <w:rFonts w:cs="Times New Roman"/>
                <w:noProof/>
                <w:lang w:val="vi-VN"/>
              </w:rPr>
            </w:pPr>
            <w:r w:rsidRPr="00534549">
              <w:rPr>
                <w:rFonts w:cs="Times New Roman"/>
                <w:noProof/>
                <w:lang w:val="vi-VN"/>
              </w:rPr>
              <w:t>Nhập họ tên</w:t>
            </w:r>
          </w:p>
        </w:tc>
        <w:tc>
          <w:tcPr>
            <w:tcW w:w="3081" w:type="dxa"/>
          </w:tcPr>
          <w:p w14:paraId="078DCE67" w14:textId="77777777" w:rsidR="00423B8F" w:rsidRPr="00534549" w:rsidRDefault="00423B8F" w:rsidP="006C3531">
            <w:pPr>
              <w:ind w:firstLine="0"/>
              <w:rPr>
                <w:rFonts w:cs="Times New Roman"/>
                <w:noProof/>
                <w:lang w:val="vi-VN"/>
              </w:rPr>
            </w:pPr>
            <w:r w:rsidRPr="00534549">
              <w:rPr>
                <w:rFonts w:cs="Times New Roman"/>
                <w:noProof/>
                <w:lang w:val="vi-VN"/>
              </w:rPr>
              <w:t xml:space="preserve"> Kiểu chuỗi</w:t>
            </w:r>
          </w:p>
        </w:tc>
      </w:tr>
      <w:tr w:rsidR="00423B8F" w:rsidRPr="00534549" w14:paraId="12D37CF3" w14:textId="77777777" w:rsidTr="00627EF8">
        <w:tc>
          <w:tcPr>
            <w:tcW w:w="805" w:type="dxa"/>
          </w:tcPr>
          <w:p w14:paraId="71E905FC" w14:textId="77777777" w:rsidR="00423B8F" w:rsidRPr="00534549" w:rsidRDefault="00423B8F" w:rsidP="006C3531">
            <w:pPr>
              <w:ind w:firstLine="0"/>
              <w:rPr>
                <w:rFonts w:cs="Times New Roman"/>
                <w:noProof/>
                <w:lang w:val="vi-VN"/>
              </w:rPr>
            </w:pPr>
            <w:r w:rsidRPr="00534549">
              <w:rPr>
                <w:rFonts w:cs="Times New Roman"/>
                <w:noProof/>
                <w:lang w:val="vi-VN"/>
              </w:rPr>
              <w:lastRenderedPageBreak/>
              <w:t>2</w:t>
            </w:r>
          </w:p>
        </w:tc>
        <w:tc>
          <w:tcPr>
            <w:tcW w:w="2160" w:type="dxa"/>
          </w:tcPr>
          <w:p w14:paraId="13977715" w14:textId="77777777" w:rsidR="00423B8F" w:rsidRPr="00534549" w:rsidRDefault="00423B8F" w:rsidP="006C3531">
            <w:pPr>
              <w:ind w:firstLine="0"/>
              <w:rPr>
                <w:rFonts w:cs="Times New Roman"/>
                <w:noProof/>
                <w:lang w:val="vi-VN"/>
              </w:rPr>
            </w:pPr>
            <w:r w:rsidRPr="00534549">
              <w:rPr>
                <w:rFonts w:cs="Times New Roman"/>
                <w:noProof/>
                <w:lang w:val="vi-VN"/>
              </w:rPr>
              <w:t>Triệu chứng</w:t>
            </w:r>
          </w:p>
        </w:tc>
        <w:tc>
          <w:tcPr>
            <w:tcW w:w="2970" w:type="dxa"/>
          </w:tcPr>
          <w:p w14:paraId="34C00EB6" w14:textId="77777777" w:rsidR="00423B8F" w:rsidRPr="00534549" w:rsidRDefault="00423B8F" w:rsidP="006C3531">
            <w:pPr>
              <w:ind w:firstLine="0"/>
              <w:rPr>
                <w:rFonts w:cs="Times New Roman"/>
                <w:noProof/>
                <w:lang w:val="vi-VN"/>
              </w:rPr>
            </w:pPr>
            <w:r w:rsidRPr="00534549">
              <w:rPr>
                <w:rFonts w:cs="Times New Roman"/>
                <w:noProof/>
                <w:lang w:val="vi-VN"/>
              </w:rPr>
              <w:t>Nhập triệu chứng</w:t>
            </w:r>
          </w:p>
        </w:tc>
        <w:tc>
          <w:tcPr>
            <w:tcW w:w="3081" w:type="dxa"/>
          </w:tcPr>
          <w:p w14:paraId="47012ACB"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37FD8628" w14:textId="77777777" w:rsidTr="00627EF8">
        <w:tc>
          <w:tcPr>
            <w:tcW w:w="805" w:type="dxa"/>
          </w:tcPr>
          <w:p w14:paraId="566D2987"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2160" w:type="dxa"/>
          </w:tcPr>
          <w:p w14:paraId="34DF032D" w14:textId="77777777" w:rsidR="00423B8F" w:rsidRPr="00534549" w:rsidRDefault="00423B8F" w:rsidP="006C3531">
            <w:pPr>
              <w:ind w:firstLine="0"/>
              <w:rPr>
                <w:rFonts w:cs="Times New Roman"/>
                <w:noProof/>
                <w:lang w:val="vi-VN"/>
              </w:rPr>
            </w:pPr>
            <w:r w:rsidRPr="00534549">
              <w:rPr>
                <w:rFonts w:cs="Times New Roman"/>
                <w:noProof/>
                <w:lang w:val="vi-VN"/>
              </w:rPr>
              <w:t>Ngày khám</w:t>
            </w:r>
          </w:p>
        </w:tc>
        <w:tc>
          <w:tcPr>
            <w:tcW w:w="2970" w:type="dxa"/>
          </w:tcPr>
          <w:p w14:paraId="6A8994BC" w14:textId="77777777" w:rsidR="00423B8F" w:rsidRPr="00534549" w:rsidRDefault="00423B8F" w:rsidP="006C3531">
            <w:pPr>
              <w:ind w:firstLine="0"/>
              <w:rPr>
                <w:rFonts w:cs="Times New Roman"/>
                <w:noProof/>
                <w:lang w:val="vi-VN"/>
              </w:rPr>
            </w:pPr>
            <w:r w:rsidRPr="00534549">
              <w:rPr>
                <w:rFonts w:cs="Times New Roman"/>
                <w:noProof/>
                <w:lang w:val="vi-VN"/>
              </w:rPr>
              <w:t>Chọn ngày khám (ban đầu sẽ mặc định là ngày của hệ thống)</w:t>
            </w:r>
          </w:p>
        </w:tc>
        <w:tc>
          <w:tcPr>
            <w:tcW w:w="3081" w:type="dxa"/>
          </w:tcPr>
          <w:p w14:paraId="3B1BE3C3" w14:textId="77777777" w:rsidR="00423B8F" w:rsidRPr="00534549" w:rsidRDefault="00423B8F" w:rsidP="006C3531">
            <w:pPr>
              <w:ind w:firstLine="0"/>
              <w:rPr>
                <w:rFonts w:cs="Times New Roman"/>
                <w:noProof/>
                <w:lang w:val="vi-VN"/>
              </w:rPr>
            </w:pPr>
            <w:r w:rsidRPr="00534549">
              <w:rPr>
                <w:rFonts w:cs="Times New Roman"/>
                <w:noProof/>
                <w:lang w:val="vi-VN"/>
              </w:rPr>
              <w:t>Kiểu DateTime</w:t>
            </w:r>
          </w:p>
        </w:tc>
      </w:tr>
      <w:tr w:rsidR="00423B8F" w:rsidRPr="00534549" w14:paraId="5BADEA7D" w14:textId="77777777" w:rsidTr="00627EF8">
        <w:tc>
          <w:tcPr>
            <w:tcW w:w="805" w:type="dxa"/>
          </w:tcPr>
          <w:p w14:paraId="14108FF7"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2160" w:type="dxa"/>
          </w:tcPr>
          <w:p w14:paraId="5A6FABA1" w14:textId="77777777" w:rsidR="00423B8F" w:rsidRPr="00534549" w:rsidRDefault="00423B8F" w:rsidP="006C3531">
            <w:pPr>
              <w:ind w:firstLine="0"/>
              <w:rPr>
                <w:rFonts w:cs="Times New Roman"/>
                <w:noProof/>
                <w:lang w:val="vi-VN"/>
              </w:rPr>
            </w:pPr>
            <w:r w:rsidRPr="00534549">
              <w:rPr>
                <w:rFonts w:cs="Times New Roman"/>
                <w:noProof/>
                <w:lang w:val="vi-VN"/>
              </w:rPr>
              <w:t>Dự đoán loại bệnh</w:t>
            </w:r>
          </w:p>
        </w:tc>
        <w:tc>
          <w:tcPr>
            <w:tcW w:w="2970" w:type="dxa"/>
          </w:tcPr>
          <w:p w14:paraId="09182279" w14:textId="77777777" w:rsidR="00423B8F" w:rsidRPr="00534549" w:rsidRDefault="00423B8F" w:rsidP="006C3531">
            <w:pPr>
              <w:ind w:firstLine="0"/>
              <w:rPr>
                <w:rFonts w:cs="Times New Roman"/>
                <w:noProof/>
                <w:lang w:val="vi-VN"/>
              </w:rPr>
            </w:pPr>
            <w:r w:rsidRPr="00534549">
              <w:rPr>
                <w:rFonts w:cs="Times New Roman"/>
                <w:noProof/>
                <w:lang w:val="vi-VN"/>
              </w:rPr>
              <w:t>Nhập tên loại bệnh</w:t>
            </w:r>
          </w:p>
        </w:tc>
        <w:tc>
          <w:tcPr>
            <w:tcW w:w="3081" w:type="dxa"/>
          </w:tcPr>
          <w:p w14:paraId="7DEF2D68"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72D46D48" w14:textId="77777777" w:rsidTr="00627EF8">
        <w:tc>
          <w:tcPr>
            <w:tcW w:w="805" w:type="dxa"/>
          </w:tcPr>
          <w:p w14:paraId="3A09930E"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2160" w:type="dxa"/>
          </w:tcPr>
          <w:p w14:paraId="1C5B4B2B" w14:textId="77777777" w:rsidR="00423B8F" w:rsidRPr="00534549" w:rsidRDefault="00423B8F" w:rsidP="006C3531">
            <w:pPr>
              <w:ind w:firstLine="0"/>
              <w:rPr>
                <w:rFonts w:cs="Times New Roman"/>
                <w:noProof/>
                <w:lang w:val="vi-VN"/>
              </w:rPr>
            </w:pPr>
            <w:r w:rsidRPr="00534549">
              <w:rPr>
                <w:rFonts w:cs="Times New Roman"/>
                <w:noProof/>
                <w:lang w:val="vi-VN"/>
              </w:rPr>
              <w:t>Thêm, sửa, xoá</w:t>
            </w:r>
          </w:p>
        </w:tc>
        <w:tc>
          <w:tcPr>
            <w:tcW w:w="2970" w:type="dxa"/>
          </w:tcPr>
          <w:p w14:paraId="755F643E"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081" w:type="dxa"/>
          </w:tcPr>
          <w:p w14:paraId="6795A47E" w14:textId="77777777" w:rsidR="00423B8F" w:rsidRPr="00534549" w:rsidRDefault="00423B8F" w:rsidP="006C3531">
            <w:pPr>
              <w:ind w:firstLine="0"/>
              <w:rPr>
                <w:rFonts w:cs="Times New Roman"/>
                <w:noProof/>
                <w:lang w:val="vi-VN"/>
              </w:rPr>
            </w:pPr>
            <w:r w:rsidRPr="00534549">
              <w:rPr>
                <w:rFonts w:cs="Times New Roman"/>
                <w:noProof/>
                <w:lang w:val="vi-VN"/>
              </w:rPr>
              <w:t>Thêm, sửa or xoá dữ liệ thông tin phiếu khám bệnh</w:t>
            </w:r>
          </w:p>
        </w:tc>
      </w:tr>
      <w:tr w:rsidR="00423B8F" w:rsidRPr="00534549" w14:paraId="14DF14B6" w14:textId="77777777" w:rsidTr="00627EF8">
        <w:tc>
          <w:tcPr>
            <w:tcW w:w="805" w:type="dxa"/>
          </w:tcPr>
          <w:p w14:paraId="5A71587E" w14:textId="77777777" w:rsidR="00423B8F" w:rsidRPr="00534549" w:rsidRDefault="00423B8F" w:rsidP="006C3531">
            <w:pPr>
              <w:ind w:firstLine="0"/>
              <w:rPr>
                <w:rFonts w:cs="Times New Roman"/>
                <w:noProof/>
                <w:lang w:val="vi-VN"/>
              </w:rPr>
            </w:pPr>
            <w:r w:rsidRPr="00534549">
              <w:rPr>
                <w:rFonts w:cs="Times New Roman"/>
                <w:noProof/>
                <w:lang w:val="vi-VN"/>
              </w:rPr>
              <w:t>6</w:t>
            </w:r>
          </w:p>
        </w:tc>
        <w:tc>
          <w:tcPr>
            <w:tcW w:w="2160" w:type="dxa"/>
          </w:tcPr>
          <w:p w14:paraId="495CC4FF" w14:textId="77777777" w:rsidR="00423B8F" w:rsidRPr="00534549" w:rsidRDefault="00423B8F" w:rsidP="006C3531">
            <w:pPr>
              <w:ind w:firstLine="0"/>
              <w:rPr>
                <w:rFonts w:cs="Times New Roman"/>
                <w:noProof/>
                <w:lang w:val="vi-VN"/>
              </w:rPr>
            </w:pPr>
            <w:r w:rsidRPr="00534549">
              <w:rPr>
                <w:rFonts w:cs="Times New Roman"/>
                <w:noProof/>
                <w:lang w:val="vi-VN"/>
              </w:rPr>
              <w:t>Huỷ</w:t>
            </w:r>
          </w:p>
        </w:tc>
        <w:tc>
          <w:tcPr>
            <w:tcW w:w="2970" w:type="dxa"/>
          </w:tcPr>
          <w:p w14:paraId="06FE41B5"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081" w:type="dxa"/>
          </w:tcPr>
          <w:p w14:paraId="632B72C6" w14:textId="77777777" w:rsidR="00423B8F" w:rsidRPr="00534549" w:rsidRDefault="00423B8F" w:rsidP="006C3531">
            <w:pPr>
              <w:ind w:firstLine="0"/>
              <w:rPr>
                <w:rFonts w:cs="Times New Roman"/>
                <w:noProof/>
                <w:lang w:val="vi-VN"/>
              </w:rPr>
            </w:pPr>
            <w:r w:rsidRPr="00534549">
              <w:rPr>
                <w:rFonts w:cs="Times New Roman"/>
                <w:noProof/>
                <w:lang w:val="vi-VN"/>
              </w:rPr>
              <w:t>Làm mới các nhập liệu</w:t>
            </w:r>
          </w:p>
        </w:tc>
      </w:tr>
      <w:tr w:rsidR="00423B8F" w:rsidRPr="00534549" w14:paraId="51A97342" w14:textId="77777777" w:rsidTr="00627EF8">
        <w:tc>
          <w:tcPr>
            <w:tcW w:w="805" w:type="dxa"/>
          </w:tcPr>
          <w:p w14:paraId="4D2A4A7B" w14:textId="77777777" w:rsidR="00423B8F" w:rsidRPr="00534549" w:rsidRDefault="00423B8F" w:rsidP="006C3531">
            <w:pPr>
              <w:ind w:firstLine="0"/>
              <w:rPr>
                <w:rFonts w:cs="Times New Roman"/>
                <w:noProof/>
                <w:lang w:val="vi-VN"/>
              </w:rPr>
            </w:pPr>
            <w:r w:rsidRPr="00534549">
              <w:rPr>
                <w:rFonts w:cs="Times New Roman"/>
                <w:noProof/>
                <w:lang w:val="vi-VN"/>
              </w:rPr>
              <w:t>7</w:t>
            </w:r>
          </w:p>
        </w:tc>
        <w:tc>
          <w:tcPr>
            <w:tcW w:w="2160" w:type="dxa"/>
          </w:tcPr>
          <w:p w14:paraId="6A782BA5" w14:textId="77777777" w:rsidR="00423B8F" w:rsidRPr="00534549" w:rsidRDefault="00423B8F" w:rsidP="006C3531">
            <w:pPr>
              <w:ind w:firstLine="0"/>
              <w:rPr>
                <w:rFonts w:cs="Times New Roman"/>
                <w:noProof/>
                <w:lang w:val="vi-VN"/>
              </w:rPr>
            </w:pPr>
            <w:r w:rsidRPr="00534549">
              <w:rPr>
                <w:rFonts w:cs="Times New Roman"/>
                <w:noProof/>
                <w:lang w:val="vi-VN"/>
              </w:rPr>
              <w:t>Lập hoá đơn</w:t>
            </w:r>
          </w:p>
        </w:tc>
        <w:tc>
          <w:tcPr>
            <w:tcW w:w="2970" w:type="dxa"/>
          </w:tcPr>
          <w:p w14:paraId="1F2F466A"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081" w:type="dxa"/>
          </w:tcPr>
          <w:p w14:paraId="73AD1271" w14:textId="77777777" w:rsidR="00423B8F" w:rsidRPr="00534549" w:rsidRDefault="00423B8F" w:rsidP="006C3531">
            <w:pPr>
              <w:ind w:firstLine="0"/>
              <w:rPr>
                <w:rFonts w:cs="Times New Roman"/>
                <w:noProof/>
                <w:lang w:val="vi-VN"/>
              </w:rPr>
            </w:pPr>
            <w:r w:rsidRPr="00534549">
              <w:rPr>
                <w:rFonts w:cs="Times New Roman"/>
                <w:noProof/>
                <w:lang w:val="vi-VN"/>
              </w:rPr>
              <w:t>Mở ra màn hình Lập hoá đơn, xuất hoá đơn cho bệnh nhân</w:t>
            </w:r>
          </w:p>
        </w:tc>
      </w:tr>
      <w:tr w:rsidR="00423B8F" w:rsidRPr="00534549" w14:paraId="1AB3B4D1" w14:textId="77777777" w:rsidTr="00627EF8">
        <w:tc>
          <w:tcPr>
            <w:tcW w:w="805" w:type="dxa"/>
          </w:tcPr>
          <w:p w14:paraId="6CB78EB4" w14:textId="77777777" w:rsidR="00423B8F" w:rsidRPr="00534549" w:rsidRDefault="00423B8F" w:rsidP="006C3531">
            <w:pPr>
              <w:ind w:firstLine="0"/>
              <w:rPr>
                <w:rFonts w:cs="Times New Roman"/>
                <w:noProof/>
                <w:lang w:val="vi-VN"/>
              </w:rPr>
            </w:pPr>
            <w:r w:rsidRPr="00534549">
              <w:rPr>
                <w:rFonts w:cs="Times New Roman"/>
                <w:noProof/>
                <w:lang w:val="vi-VN"/>
              </w:rPr>
              <w:t>8</w:t>
            </w:r>
          </w:p>
        </w:tc>
        <w:tc>
          <w:tcPr>
            <w:tcW w:w="2160" w:type="dxa"/>
          </w:tcPr>
          <w:p w14:paraId="58EA8687"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970" w:type="dxa"/>
          </w:tcPr>
          <w:p w14:paraId="3837BBB1"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081" w:type="dxa"/>
          </w:tcPr>
          <w:p w14:paraId="4D283630"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 Phiếu khám bệnh</w:t>
            </w:r>
          </w:p>
        </w:tc>
      </w:tr>
    </w:tbl>
    <w:p w14:paraId="7B2C868C" w14:textId="77777777" w:rsidR="00423B8F" w:rsidRPr="00534549" w:rsidRDefault="00423B8F" w:rsidP="00423B8F">
      <w:pPr>
        <w:ind w:firstLine="0"/>
        <w:rPr>
          <w:ins w:id="303" w:author="NGUYỄN ĐỨC KẾ" w:date="2017-05-18T17:33:00Z"/>
          <w:rFonts w:cs="Times New Roman"/>
          <w:noProof/>
          <w:lang w:val="vi-VN"/>
        </w:rPr>
      </w:pPr>
    </w:p>
    <w:p w14:paraId="763293C7" w14:textId="77777777" w:rsidR="00423B8F" w:rsidRPr="00534549" w:rsidRDefault="00423B8F" w:rsidP="00F141DB">
      <w:pPr>
        <w:pStyle w:val="Heading3"/>
        <w:rPr>
          <w:ins w:id="304" w:author="NGUYỄN ĐỨC KẾ" w:date="2017-05-18T17:33:00Z"/>
          <w:noProof/>
          <w:lang w:val="vi-VN"/>
        </w:rPr>
      </w:pPr>
      <w:bookmarkStart w:id="305" w:name="_Toc534701704"/>
      <w:ins w:id="306" w:author="NGUYỄN ĐỨC KẾ" w:date="2017-05-18T17:33:00Z">
        <w:r w:rsidRPr="00534549">
          <w:rPr>
            <w:noProof/>
            <w:lang w:val="vi-VN"/>
          </w:rPr>
          <w:t>Màn hình báo cáo doanh thu</w:t>
        </w:r>
        <w:bookmarkEnd w:id="305"/>
      </w:ins>
    </w:p>
    <w:p w14:paraId="0D5C414B" w14:textId="77777777" w:rsidR="00423B8F" w:rsidRPr="00534549" w:rsidRDefault="00423B8F" w:rsidP="00423B8F">
      <w:pPr>
        <w:jc w:val="center"/>
        <w:rPr>
          <w:rFonts w:cs="Times New Roman"/>
          <w:noProof/>
          <w:lang w:val="vi-VN"/>
        </w:rPr>
      </w:pPr>
      <w:ins w:id="307" w:author="NGUYỄN ĐỨC KẾ" w:date="2017-05-18T17:33:00Z">
        <w:r w:rsidRPr="00534549">
          <w:rPr>
            <w:rFonts w:cs="Times New Roman"/>
            <w:noProof/>
            <w:lang w:val="vi-VN"/>
          </w:rPr>
          <w:drawing>
            <wp:inline distT="0" distB="0" distL="0" distR="0" wp14:anchorId="224E3F06" wp14:editId="2ED48BB8">
              <wp:extent cx="5457434" cy="34981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73654" cy="3508509"/>
                      </a:xfrm>
                      <a:prstGeom prst="rect">
                        <a:avLst/>
                      </a:prstGeom>
                    </pic:spPr>
                  </pic:pic>
                </a:graphicData>
              </a:graphic>
            </wp:inline>
          </w:drawing>
        </w:r>
      </w:ins>
    </w:p>
    <w:p w14:paraId="2741816F" w14:textId="77777777" w:rsidR="00423B8F" w:rsidRPr="00534549" w:rsidRDefault="00423B8F" w:rsidP="00423B8F">
      <w:pPr>
        <w:jc w:val="center"/>
        <w:rPr>
          <w:rFonts w:cs="Times New Roman"/>
          <w:i/>
          <w:noProof/>
          <w:lang w:val="vi-VN"/>
        </w:rPr>
      </w:pPr>
      <w:r w:rsidRPr="00534549">
        <w:rPr>
          <w:rFonts w:cs="Times New Roman"/>
          <w:i/>
          <w:noProof/>
          <w:lang w:val="vi-VN"/>
        </w:rPr>
        <w:t>Hình 15: Báo cáo doanh thu</w:t>
      </w:r>
    </w:p>
    <w:tbl>
      <w:tblPr>
        <w:tblStyle w:val="TableGrid"/>
        <w:tblW w:w="0" w:type="auto"/>
        <w:tblLook w:val="04A0" w:firstRow="1" w:lastRow="0" w:firstColumn="1" w:lastColumn="0" w:noHBand="0" w:noVBand="1"/>
      </w:tblPr>
      <w:tblGrid>
        <w:gridCol w:w="805"/>
        <w:gridCol w:w="2520"/>
        <w:gridCol w:w="1980"/>
        <w:gridCol w:w="3711"/>
      </w:tblGrid>
      <w:tr w:rsidR="00423B8F" w:rsidRPr="00534549" w14:paraId="445B289E" w14:textId="77777777" w:rsidTr="00627EF8">
        <w:tc>
          <w:tcPr>
            <w:tcW w:w="805" w:type="dxa"/>
          </w:tcPr>
          <w:p w14:paraId="170F5917"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2520" w:type="dxa"/>
          </w:tcPr>
          <w:p w14:paraId="42D9920F"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1980" w:type="dxa"/>
          </w:tcPr>
          <w:p w14:paraId="2FC526F6"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711" w:type="dxa"/>
          </w:tcPr>
          <w:p w14:paraId="39747938"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780001DB" w14:textId="77777777" w:rsidTr="00627EF8">
        <w:tc>
          <w:tcPr>
            <w:tcW w:w="805" w:type="dxa"/>
          </w:tcPr>
          <w:p w14:paraId="783215FA"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2520" w:type="dxa"/>
          </w:tcPr>
          <w:p w14:paraId="34821D32" w14:textId="77777777" w:rsidR="00423B8F" w:rsidRPr="00534549" w:rsidRDefault="00423B8F" w:rsidP="006C3531">
            <w:pPr>
              <w:ind w:firstLine="0"/>
              <w:rPr>
                <w:rFonts w:cs="Times New Roman"/>
                <w:noProof/>
                <w:lang w:val="vi-VN"/>
              </w:rPr>
            </w:pPr>
            <w:r w:rsidRPr="00534549">
              <w:rPr>
                <w:rFonts w:cs="Times New Roman"/>
                <w:noProof/>
                <w:lang w:val="vi-VN"/>
              </w:rPr>
              <w:t>Tháng</w:t>
            </w:r>
          </w:p>
        </w:tc>
        <w:tc>
          <w:tcPr>
            <w:tcW w:w="1980" w:type="dxa"/>
          </w:tcPr>
          <w:p w14:paraId="7EA6C6ED" w14:textId="77777777" w:rsidR="00423B8F" w:rsidRPr="00534549" w:rsidRDefault="00423B8F" w:rsidP="006C3531">
            <w:pPr>
              <w:ind w:firstLine="0"/>
              <w:rPr>
                <w:rFonts w:cs="Times New Roman"/>
                <w:noProof/>
                <w:lang w:val="vi-VN"/>
              </w:rPr>
            </w:pPr>
            <w:r w:rsidRPr="00534549">
              <w:rPr>
                <w:rFonts w:cs="Times New Roman"/>
                <w:noProof/>
                <w:lang w:val="vi-VN"/>
              </w:rPr>
              <w:t>Nhập dữ liệu</w:t>
            </w:r>
          </w:p>
        </w:tc>
        <w:tc>
          <w:tcPr>
            <w:tcW w:w="3711" w:type="dxa"/>
          </w:tcPr>
          <w:p w14:paraId="5F2A620A"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74A6068A" w14:textId="77777777" w:rsidTr="00627EF8">
        <w:tc>
          <w:tcPr>
            <w:tcW w:w="805" w:type="dxa"/>
          </w:tcPr>
          <w:p w14:paraId="335421CD"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2520" w:type="dxa"/>
          </w:tcPr>
          <w:p w14:paraId="3DA17709" w14:textId="77777777" w:rsidR="00423B8F" w:rsidRPr="00534549" w:rsidRDefault="00423B8F" w:rsidP="006C3531">
            <w:pPr>
              <w:ind w:firstLine="0"/>
              <w:rPr>
                <w:rFonts w:cs="Times New Roman"/>
                <w:noProof/>
                <w:lang w:val="vi-VN"/>
              </w:rPr>
            </w:pPr>
            <w:r w:rsidRPr="00534549">
              <w:rPr>
                <w:rFonts w:cs="Times New Roman"/>
                <w:noProof/>
                <w:lang w:val="vi-VN"/>
              </w:rPr>
              <w:t>Năm</w:t>
            </w:r>
          </w:p>
        </w:tc>
        <w:tc>
          <w:tcPr>
            <w:tcW w:w="1980" w:type="dxa"/>
          </w:tcPr>
          <w:p w14:paraId="76606BA2" w14:textId="77777777" w:rsidR="00423B8F" w:rsidRPr="00534549" w:rsidRDefault="00423B8F" w:rsidP="006C3531">
            <w:pPr>
              <w:ind w:firstLine="0"/>
              <w:rPr>
                <w:rFonts w:cs="Times New Roman"/>
                <w:noProof/>
                <w:lang w:val="vi-VN"/>
              </w:rPr>
            </w:pPr>
            <w:r w:rsidRPr="00534549">
              <w:rPr>
                <w:rFonts w:cs="Times New Roman"/>
                <w:noProof/>
                <w:lang w:val="vi-VN"/>
              </w:rPr>
              <w:t>Nhập năm</w:t>
            </w:r>
          </w:p>
        </w:tc>
        <w:tc>
          <w:tcPr>
            <w:tcW w:w="3711" w:type="dxa"/>
          </w:tcPr>
          <w:p w14:paraId="6C0E1E1C"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0121F9B9" w14:textId="77777777" w:rsidTr="00627EF8">
        <w:tc>
          <w:tcPr>
            <w:tcW w:w="805" w:type="dxa"/>
          </w:tcPr>
          <w:p w14:paraId="2055CB67"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2520" w:type="dxa"/>
          </w:tcPr>
          <w:p w14:paraId="1668FE38" w14:textId="77777777" w:rsidR="00423B8F" w:rsidRPr="00534549" w:rsidRDefault="00423B8F" w:rsidP="006C3531">
            <w:pPr>
              <w:ind w:firstLine="0"/>
              <w:rPr>
                <w:rFonts w:cs="Times New Roman"/>
                <w:noProof/>
                <w:lang w:val="vi-VN"/>
              </w:rPr>
            </w:pPr>
            <w:r w:rsidRPr="00534549">
              <w:rPr>
                <w:rFonts w:cs="Times New Roman"/>
                <w:noProof/>
                <w:lang w:val="vi-VN"/>
              </w:rPr>
              <w:t>Xem báo cáo</w:t>
            </w:r>
          </w:p>
        </w:tc>
        <w:tc>
          <w:tcPr>
            <w:tcW w:w="1980" w:type="dxa"/>
          </w:tcPr>
          <w:p w14:paraId="54ED6EFA"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711" w:type="dxa"/>
          </w:tcPr>
          <w:p w14:paraId="33C75559" w14:textId="77777777" w:rsidR="00423B8F" w:rsidRPr="00534549" w:rsidRDefault="00423B8F" w:rsidP="006C3531">
            <w:pPr>
              <w:ind w:firstLine="0"/>
              <w:rPr>
                <w:rFonts w:cs="Times New Roman"/>
                <w:noProof/>
                <w:lang w:val="vi-VN"/>
              </w:rPr>
            </w:pPr>
            <w:r w:rsidRPr="00534549">
              <w:rPr>
                <w:rFonts w:cs="Times New Roman"/>
                <w:noProof/>
                <w:lang w:val="vi-VN"/>
              </w:rPr>
              <w:t>Xem file báo cáo và thực hiện thao tác in</w:t>
            </w:r>
          </w:p>
        </w:tc>
      </w:tr>
    </w:tbl>
    <w:p w14:paraId="0F75DF23" w14:textId="77777777" w:rsidR="00423B8F" w:rsidRPr="00534549" w:rsidRDefault="00423B8F" w:rsidP="00423B8F">
      <w:pPr>
        <w:rPr>
          <w:ins w:id="308" w:author="NGUYỄN ĐỨC KẾ" w:date="2017-05-18T17:33:00Z"/>
          <w:rFonts w:cs="Times New Roman"/>
          <w:noProof/>
          <w:lang w:val="vi-VN"/>
        </w:rPr>
      </w:pPr>
    </w:p>
    <w:p w14:paraId="37FE0CA5" w14:textId="77777777" w:rsidR="00423B8F" w:rsidRPr="00534549" w:rsidRDefault="00423B8F" w:rsidP="00F141DB">
      <w:pPr>
        <w:pStyle w:val="Heading3"/>
        <w:rPr>
          <w:ins w:id="309" w:author="NGUYỄN ĐỨC KẾ" w:date="2017-05-18T17:33:00Z"/>
          <w:noProof/>
          <w:lang w:val="vi-VN"/>
        </w:rPr>
      </w:pPr>
      <w:bookmarkStart w:id="310" w:name="_Toc534701705"/>
      <w:ins w:id="311" w:author="NGUYỄN ĐỨC KẾ" w:date="2017-05-18T17:33:00Z">
        <w:r w:rsidRPr="00534549">
          <w:rPr>
            <w:noProof/>
            <w:lang w:val="vi-VN"/>
          </w:rPr>
          <w:t>Màn hình Báo cáo sử dụng thuốc</w:t>
        </w:r>
        <w:bookmarkEnd w:id="310"/>
      </w:ins>
    </w:p>
    <w:p w14:paraId="2837ED7F" w14:textId="77777777" w:rsidR="00423B8F" w:rsidRPr="00534549" w:rsidRDefault="00423B8F" w:rsidP="00423B8F">
      <w:pPr>
        <w:rPr>
          <w:rFonts w:cs="Times New Roman"/>
          <w:noProof/>
          <w:lang w:val="vi-VN"/>
        </w:rPr>
      </w:pPr>
      <w:ins w:id="312" w:author="NGUYỄN ĐỨC KẾ" w:date="2017-05-18T17:33:00Z">
        <w:r w:rsidRPr="00534549">
          <w:rPr>
            <w:rFonts w:cs="Times New Roman"/>
            <w:noProof/>
            <w:lang w:val="vi-VN"/>
          </w:rPr>
          <w:drawing>
            <wp:inline distT="0" distB="0" distL="0" distR="0" wp14:anchorId="2B00D0B6" wp14:editId="595398CD">
              <wp:extent cx="5515133" cy="381708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9977" cy="3834283"/>
                      </a:xfrm>
                      <a:prstGeom prst="rect">
                        <a:avLst/>
                      </a:prstGeom>
                    </pic:spPr>
                  </pic:pic>
                </a:graphicData>
              </a:graphic>
            </wp:inline>
          </w:drawing>
        </w:r>
      </w:ins>
    </w:p>
    <w:p w14:paraId="049EF150" w14:textId="77777777" w:rsidR="00423B8F" w:rsidRPr="00534549" w:rsidRDefault="00423B8F" w:rsidP="00423B8F">
      <w:pPr>
        <w:jc w:val="center"/>
        <w:rPr>
          <w:rFonts w:cs="Times New Roman"/>
          <w:i/>
          <w:noProof/>
          <w:lang w:val="vi-VN"/>
        </w:rPr>
      </w:pPr>
      <w:r w:rsidRPr="00534549">
        <w:rPr>
          <w:rFonts w:cs="Times New Roman"/>
          <w:i/>
          <w:noProof/>
          <w:lang w:val="vi-VN"/>
        </w:rPr>
        <w:t>Hình 16: Báo cáo sử dụng thuốc</w:t>
      </w:r>
    </w:p>
    <w:tbl>
      <w:tblPr>
        <w:tblStyle w:val="TableGrid"/>
        <w:tblW w:w="0" w:type="auto"/>
        <w:tblLook w:val="04A0" w:firstRow="1" w:lastRow="0" w:firstColumn="1" w:lastColumn="0" w:noHBand="0" w:noVBand="1"/>
      </w:tblPr>
      <w:tblGrid>
        <w:gridCol w:w="805"/>
        <w:gridCol w:w="2520"/>
        <w:gridCol w:w="1980"/>
        <w:gridCol w:w="3711"/>
      </w:tblGrid>
      <w:tr w:rsidR="00423B8F" w:rsidRPr="00534549" w14:paraId="793E2F84" w14:textId="77777777" w:rsidTr="00627EF8">
        <w:tc>
          <w:tcPr>
            <w:tcW w:w="805" w:type="dxa"/>
          </w:tcPr>
          <w:p w14:paraId="609C4B2C"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2520" w:type="dxa"/>
          </w:tcPr>
          <w:p w14:paraId="66FCD144"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1980" w:type="dxa"/>
          </w:tcPr>
          <w:p w14:paraId="0BF50854"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3711" w:type="dxa"/>
          </w:tcPr>
          <w:p w14:paraId="524D4433"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23A96F54" w14:textId="77777777" w:rsidTr="00627EF8">
        <w:tc>
          <w:tcPr>
            <w:tcW w:w="805" w:type="dxa"/>
          </w:tcPr>
          <w:p w14:paraId="61B1D6BC"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2520" w:type="dxa"/>
          </w:tcPr>
          <w:p w14:paraId="7E87C6D4" w14:textId="77777777" w:rsidR="00423B8F" w:rsidRPr="00534549" w:rsidRDefault="00423B8F" w:rsidP="006C3531">
            <w:pPr>
              <w:ind w:firstLine="0"/>
              <w:rPr>
                <w:rFonts w:cs="Times New Roman"/>
                <w:noProof/>
                <w:lang w:val="vi-VN"/>
              </w:rPr>
            </w:pPr>
            <w:r w:rsidRPr="00534549">
              <w:rPr>
                <w:rFonts w:cs="Times New Roman"/>
                <w:noProof/>
                <w:lang w:val="vi-VN"/>
              </w:rPr>
              <w:t>Tháng</w:t>
            </w:r>
          </w:p>
        </w:tc>
        <w:tc>
          <w:tcPr>
            <w:tcW w:w="1980" w:type="dxa"/>
          </w:tcPr>
          <w:p w14:paraId="39E3BFBB" w14:textId="77777777" w:rsidR="00423B8F" w:rsidRPr="00534549" w:rsidRDefault="00423B8F" w:rsidP="006C3531">
            <w:pPr>
              <w:ind w:firstLine="0"/>
              <w:rPr>
                <w:rFonts w:cs="Times New Roman"/>
                <w:noProof/>
                <w:lang w:val="vi-VN"/>
              </w:rPr>
            </w:pPr>
            <w:r w:rsidRPr="00534549">
              <w:rPr>
                <w:rFonts w:cs="Times New Roman"/>
                <w:noProof/>
                <w:lang w:val="vi-VN"/>
              </w:rPr>
              <w:t>Nhập dữ liệu</w:t>
            </w:r>
          </w:p>
        </w:tc>
        <w:tc>
          <w:tcPr>
            <w:tcW w:w="3711" w:type="dxa"/>
          </w:tcPr>
          <w:p w14:paraId="713F4791"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6C912634" w14:textId="77777777" w:rsidTr="00627EF8">
        <w:tc>
          <w:tcPr>
            <w:tcW w:w="805" w:type="dxa"/>
          </w:tcPr>
          <w:p w14:paraId="3620A17D"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2520" w:type="dxa"/>
          </w:tcPr>
          <w:p w14:paraId="1CE00630" w14:textId="77777777" w:rsidR="00423B8F" w:rsidRPr="00534549" w:rsidRDefault="00423B8F" w:rsidP="006C3531">
            <w:pPr>
              <w:ind w:firstLine="0"/>
              <w:rPr>
                <w:rFonts w:cs="Times New Roman"/>
                <w:noProof/>
                <w:lang w:val="vi-VN"/>
              </w:rPr>
            </w:pPr>
            <w:r w:rsidRPr="00534549">
              <w:rPr>
                <w:rFonts w:cs="Times New Roman"/>
                <w:noProof/>
                <w:lang w:val="vi-VN"/>
              </w:rPr>
              <w:t>Năm</w:t>
            </w:r>
          </w:p>
        </w:tc>
        <w:tc>
          <w:tcPr>
            <w:tcW w:w="1980" w:type="dxa"/>
          </w:tcPr>
          <w:p w14:paraId="595A27BE" w14:textId="77777777" w:rsidR="00423B8F" w:rsidRPr="00534549" w:rsidRDefault="00423B8F" w:rsidP="006C3531">
            <w:pPr>
              <w:ind w:firstLine="0"/>
              <w:rPr>
                <w:rFonts w:cs="Times New Roman"/>
                <w:noProof/>
                <w:lang w:val="vi-VN"/>
              </w:rPr>
            </w:pPr>
            <w:r w:rsidRPr="00534549">
              <w:rPr>
                <w:rFonts w:cs="Times New Roman"/>
                <w:noProof/>
                <w:lang w:val="vi-VN"/>
              </w:rPr>
              <w:t>Nhập năm</w:t>
            </w:r>
          </w:p>
        </w:tc>
        <w:tc>
          <w:tcPr>
            <w:tcW w:w="3711" w:type="dxa"/>
          </w:tcPr>
          <w:p w14:paraId="72B388B9"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761CE0CB" w14:textId="77777777" w:rsidTr="00627EF8">
        <w:tc>
          <w:tcPr>
            <w:tcW w:w="805" w:type="dxa"/>
          </w:tcPr>
          <w:p w14:paraId="1773829E"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2520" w:type="dxa"/>
          </w:tcPr>
          <w:p w14:paraId="4566A643" w14:textId="77777777" w:rsidR="00423B8F" w:rsidRPr="00534549" w:rsidRDefault="00423B8F" w:rsidP="006C3531">
            <w:pPr>
              <w:ind w:firstLine="0"/>
              <w:rPr>
                <w:rFonts w:cs="Times New Roman"/>
                <w:noProof/>
                <w:lang w:val="vi-VN"/>
              </w:rPr>
            </w:pPr>
            <w:r w:rsidRPr="00534549">
              <w:rPr>
                <w:rFonts w:cs="Times New Roman"/>
                <w:noProof/>
                <w:lang w:val="vi-VN"/>
              </w:rPr>
              <w:t>Xem báo cáo</w:t>
            </w:r>
          </w:p>
        </w:tc>
        <w:tc>
          <w:tcPr>
            <w:tcW w:w="1980" w:type="dxa"/>
          </w:tcPr>
          <w:p w14:paraId="0E054165"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3711" w:type="dxa"/>
          </w:tcPr>
          <w:p w14:paraId="7AAA6620" w14:textId="77777777" w:rsidR="00423B8F" w:rsidRPr="00534549" w:rsidRDefault="00423B8F" w:rsidP="006C3531">
            <w:pPr>
              <w:ind w:firstLine="0"/>
              <w:rPr>
                <w:rFonts w:cs="Times New Roman"/>
                <w:noProof/>
                <w:lang w:val="vi-VN"/>
              </w:rPr>
            </w:pPr>
            <w:r w:rsidRPr="00534549">
              <w:rPr>
                <w:rFonts w:cs="Times New Roman"/>
                <w:noProof/>
                <w:lang w:val="vi-VN"/>
              </w:rPr>
              <w:t>Xem file báo cáo và thực hiện thao tác in</w:t>
            </w:r>
          </w:p>
        </w:tc>
      </w:tr>
    </w:tbl>
    <w:p w14:paraId="4CE8BFA9" w14:textId="77777777" w:rsidR="00423B8F" w:rsidRPr="00534549" w:rsidRDefault="00423B8F" w:rsidP="00423B8F">
      <w:pPr>
        <w:rPr>
          <w:ins w:id="313" w:author="NGUYỄN ĐỨC KẾ" w:date="2017-05-18T17:33:00Z"/>
          <w:rFonts w:cs="Times New Roman"/>
          <w:noProof/>
          <w:lang w:val="vi-VN"/>
        </w:rPr>
      </w:pPr>
    </w:p>
    <w:p w14:paraId="180D903C" w14:textId="77777777" w:rsidR="00423B8F" w:rsidRPr="00534549" w:rsidRDefault="00423B8F" w:rsidP="00F141DB">
      <w:pPr>
        <w:pStyle w:val="Heading3"/>
        <w:rPr>
          <w:ins w:id="314" w:author="NGUYỄN ĐỨC KẾ" w:date="2017-05-18T17:33:00Z"/>
          <w:noProof/>
          <w:lang w:val="vi-VN"/>
        </w:rPr>
      </w:pPr>
      <w:bookmarkStart w:id="315" w:name="_Toc534701706"/>
      <w:ins w:id="316" w:author="NGUYỄN ĐỨC KẾ" w:date="2017-05-18T17:33:00Z">
        <w:r w:rsidRPr="00534549">
          <w:rPr>
            <w:noProof/>
            <w:lang w:val="vi-VN"/>
          </w:rPr>
          <w:lastRenderedPageBreak/>
          <w:t>Màn hình Thêm toa thuốc</w:t>
        </w:r>
        <w:bookmarkEnd w:id="315"/>
      </w:ins>
    </w:p>
    <w:p w14:paraId="5B631F78" w14:textId="77777777" w:rsidR="00423B8F" w:rsidRPr="00534549" w:rsidRDefault="00423B8F" w:rsidP="00423B8F">
      <w:pPr>
        <w:jc w:val="center"/>
        <w:rPr>
          <w:rFonts w:cs="Times New Roman"/>
          <w:noProof/>
          <w:lang w:val="vi-VN"/>
        </w:rPr>
      </w:pPr>
      <w:ins w:id="317" w:author="NGUYỄN ĐỨC KẾ" w:date="2017-05-18T17:33:00Z">
        <w:r w:rsidRPr="00534549">
          <w:rPr>
            <w:rFonts w:cs="Times New Roman"/>
            <w:noProof/>
            <w:lang w:val="vi-VN"/>
          </w:rPr>
          <w:drawing>
            <wp:inline distT="0" distB="0" distL="0" distR="0" wp14:anchorId="7719E3A2" wp14:editId="373EC506">
              <wp:extent cx="305054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5256" cy="2218102"/>
                      </a:xfrm>
                      <a:prstGeom prst="rect">
                        <a:avLst/>
                      </a:prstGeom>
                    </pic:spPr>
                  </pic:pic>
                </a:graphicData>
              </a:graphic>
            </wp:inline>
          </w:drawing>
        </w:r>
      </w:ins>
    </w:p>
    <w:p w14:paraId="04BB17FD" w14:textId="77777777" w:rsidR="00423B8F" w:rsidRPr="00534549" w:rsidRDefault="00423B8F" w:rsidP="00423B8F">
      <w:pPr>
        <w:jc w:val="center"/>
        <w:rPr>
          <w:rFonts w:cs="Times New Roman"/>
          <w:i/>
          <w:noProof/>
          <w:lang w:val="vi-VN"/>
        </w:rPr>
      </w:pPr>
      <w:r w:rsidRPr="00534549">
        <w:rPr>
          <w:rFonts w:cs="Times New Roman"/>
          <w:i/>
          <w:noProof/>
          <w:lang w:val="vi-VN"/>
        </w:rPr>
        <w:t>Hình 17: Thêm toa thuốc</w:t>
      </w:r>
    </w:p>
    <w:tbl>
      <w:tblPr>
        <w:tblStyle w:val="TableGrid"/>
        <w:tblW w:w="0" w:type="auto"/>
        <w:tblLook w:val="04A0" w:firstRow="1" w:lastRow="0" w:firstColumn="1" w:lastColumn="0" w:noHBand="0" w:noVBand="1"/>
      </w:tblPr>
      <w:tblGrid>
        <w:gridCol w:w="805"/>
        <w:gridCol w:w="1710"/>
        <w:gridCol w:w="2250"/>
        <w:gridCol w:w="4251"/>
      </w:tblGrid>
      <w:tr w:rsidR="00423B8F" w:rsidRPr="00534549" w14:paraId="3C954612" w14:textId="77777777" w:rsidTr="00627EF8">
        <w:tc>
          <w:tcPr>
            <w:tcW w:w="805" w:type="dxa"/>
          </w:tcPr>
          <w:p w14:paraId="1893ECC6"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1710" w:type="dxa"/>
          </w:tcPr>
          <w:p w14:paraId="7DEF33AE"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2250" w:type="dxa"/>
          </w:tcPr>
          <w:p w14:paraId="5C9E8C8D"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4251" w:type="dxa"/>
          </w:tcPr>
          <w:p w14:paraId="4982DE41"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4B6F17A3" w14:textId="77777777" w:rsidTr="00627EF8">
        <w:tc>
          <w:tcPr>
            <w:tcW w:w="805" w:type="dxa"/>
          </w:tcPr>
          <w:p w14:paraId="45ADEDF1"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1710" w:type="dxa"/>
          </w:tcPr>
          <w:p w14:paraId="3C8E0261" w14:textId="77777777" w:rsidR="00423B8F" w:rsidRPr="00534549" w:rsidRDefault="00423B8F" w:rsidP="006C3531">
            <w:pPr>
              <w:ind w:firstLine="0"/>
              <w:rPr>
                <w:rFonts w:cs="Times New Roman"/>
                <w:noProof/>
                <w:lang w:val="vi-VN"/>
              </w:rPr>
            </w:pPr>
            <w:r w:rsidRPr="00534549">
              <w:rPr>
                <w:rFonts w:cs="Times New Roman"/>
                <w:noProof/>
                <w:lang w:val="vi-VN"/>
              </w:rPr>
              <w:t>Tên thuốc</w:t>
            </w:r>
          </w:p>
        </w:tc>
        <w:tc>
          <w:tcPr>
            <w:tcW w:w="2250" w:type="dxa"/>
          </w:tcPr>
          <w:p w14:paraId="2EFE162F" w14:textId="77777777" w:rsidR="00423B8F" w:rsidRPr="00534549" w:rsidRDefault="00423B8F" w:rsidP="006C3531">
            <w:pPr>
              <w:ind w:firstLine="0"/>
              <w:rPr>
                <w:rFonts w:cs="Times New Roman"/>
                <w:noProof/>
                <w:lang w:val="vi-VN"/>
              </w:rPr>
            </w:pPr>
            <w:r w:rsidRPr="00534549">
              <w:rPr>
                <w:rFonts w:cs="Times New Roman"/>
                <w:noProof/>
                <w:lang w:val="vi-VN"/>
              </w:rPr>
              <w:t>Chọn tên thuốc</w:t>
            </w:r>
          </w:p>
        </w:tc>
        <w:tc>
          <w:tcPr>
            <w:tcW w:w="4251" w:type="dxa"/>
          </w:tcPr>
          <w:p w14:paraId="64A5E5D5"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52660103" w14:textId="77777777" w:rsidTr="00627EF8">
        <w:tc>
          <w:tcPr>
            <w:tcW w:w="805" w:type="dxa"/>
          </w:tcPr>
          <w:p w14:paraId="7FEA9A55"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1710" w:type="dxa"/>
          </w:tcPr>
          <w:p w14:paraId="662FB214" w14:textId="77777777" w:rsidR="00423B8F" w:rsidRPr="00534549" w:rsidRDefault="00423B8F" w:rsidP="006C3531">
            <w:pPr>
              <w:ind w:firstLine="0"/>
              <w:rPr>
                <w:rFonts w:cs="Times New Roman"/>
                <w:noProof/>
                <w:lang w:val="vi-VN"/>
              </w:rPr>
            </w:pPr>
            <w:r w:rsidRPr="00534549">
              <w:rPr>
                <w:rFonts w:cs="Times New Roman"/>
                <w:noProof/>
                <w:lang w:val="vi-VN"/>
              </w:rPr>
              <w:t>Đơn vị</w:t>
            </w:r>
          </w:p>
        </w:tc>
        <w:tc>
          <w:tcPr>
            <w:tcW w:w="2250" w:type="dxa"/>
          </w:tcPr>
          <w:p w14:paraId="4ECF8534" w14:textId="77777777" w:rsidR="00423B8F" w:rsidRPr="00534549" w:rsidRDefault="00423B8F" w:rsidP="006C3531">
            <w:pPr>
              <w:ind w:firstLine="0"/>
              <w:rPr>
                <w:rFonts w:cs="Times New Roman"/>
                <w:noProof/>
                <w:lang w:val="vi-VN"/>
              </w:rPr>
            </w:pPr>
            <w:r w:rsidRPr="00534549">
              <w:rPr>
                <w:rFonts w:cs="Times New Roman"/>
                <w:noProof/>
                <w:lang w:val="vi-VN"/>
              </w:rPr>
              <w:t>Nhập đơn vị</w:t>
            </w:r>
          </w:p>
        </w:tc>
        <w:tc>
          <w:tcPr>
            <w:tcW w:w="4251" w:type="dxa"/>
          </w:tcPr>
          <w:p w14:paraId="0A35F0DD"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70A22D77" w14:textId="77777777" w:rsidTr="00627EF8">
        <w:tc>
          <w:tcPr>
            <w:tcW w:w="805" w:type="dxa"/>
          </w:tcPr>
          <w:p w14:paraId="2E41A8CE"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1710" w:type="dxa"/>
          </w:tcPr>
          <w:p w14:paraId="27F5C313" w14:textId="77777777" w:rsidR="00423B8F" w:rsidRPr="00534549" w:rsidRDefault="00423B8F" w:rsidP="006C3531">
            <w:pPr>
              <w:ind w:firstLine="0"/>
              <w:rPr>
                <w:rFonts w:cs="Times New Roman"/>
                <w:noProof/>
                <w:lang w:val="vi-VN"/>
              </w:rPr>
            </w:pPr>
            <w:r w:rsidRPr="00534549">
              <w:rPr>
                <w:rFonts w:cs="Times New Roman"/>
                <w:noProof/>
                <w:lang w:val="vi-VN"/>
              </w:rPr>
              <w:t>Số lượng</w:t>
            </w:r>
          </w:p>
        </w:tc>
        <w:tc>
          <w:tcPr>
            <w:tcW w:w="2250" w:type="dxa"/>
          </w:tcPr>
          <w:p w14:paraId="1A497A62" w14:textId="77777777" w:rsidR="00423B8F" w:rsidRPr="00534549" w:rsidRDefault="00423B8F" w:rsidP="006C3531">
            <w:pPr>
              <w:ind w:firstLine="0"/>
              <w:rPr>
                <w:rFonts w:cs="Times New Roman"/>
                <w:noProof/>
                <w:lang w:val="vi-VN"/>
              </w:rPr>
            </w:pPr>
            <w:r w:rsidRPr="00534549">
              <w:rPr>
                <w:rFonts w:cs="Times New Roman"/>
                <w:noProof/>
                <w:lang w:val="vi-VN"/>
              </w:rPr>
              <w:t>Nhập số lượng</w:t>
            </w:r>
          </w:p>
        </w:tc>
        <w:tc>
          <w:tcPr>
            <w:tcW w:w="4251" w:type="dxa"/>
          </w:tcPr>
          <w:p w14:paraId="0FE8CA36"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6838F2F5" w14:textId="77777777" w:rsidTr="00627EF8">
        <w:tc>
          <w:tcPr>
            <w:tcW w:w="805" w:type="dxa"/>
          </w:tcPr>
          <w:p w14:paraId="18B722BF"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1710" w:type="dxa"/>
          </w:tcPr>
          <w:p w14:paraId="44BCBE3F" w14:textId="77777777" w:rsidR="00423B8F" w:rsidRPr="00534549" w:rsidRDefault="00423B8F" w:rsidP="006C3531">
            <w:pPr>
              <w:ind w:firstLine="0"/>
              <w:rPr>
                <w:rFonts w:cs="Times New Roman"/>
                <w:noProof/>
                <w:lang w:val="vi-VN"/>
              </w:rPr>
            </w:pPr>
            <w:r w:rsidRPr="00534549">
              <w:rPr>
                <w:rFonts w:cs="Times New Roman"/>
                <w:noProof/>
                <w:lang w:val="vi-VN"/>
              </w:rPr>
              <w:t>Cách dùng</w:t>
            </w:r>
          </w:p>
        </w:tc>
        <w:tc>
          <w:tcPr>
            <w:tcW w:w="2250" w:type="dxa"/>
          </w:tcPr>
          <w:p w14:paraId="17DB4DF5" w14:textId="77777777" w:rsidR="00423B8F" w:rsidRPr="00534549" w:rsidRDefault="00423B8F" w:rsidP="006C3531">
            <w:pPr>
              <w:ind w:firstLine="0"/>
              <w:rPr>
                <w:rFonts w:cs="Times New Roman"/>
                <w:noProof/>
                <w:lang w:val="vi-VN"/>
              </w:rPr>
            </w:pPr>
            <w:r w:rsidRPr="00534549">
              <w:rPr>
                <w:rFonts w:cs="Times New Roman"/>
                <w:noProof/>
                <w:lang w:val="vi-VN"/>
              </w:rPr>
              <w:t>Nhập cách dùng</w:t>
            </w:r>
          </w:p>
        </w:tc>
        <w:tc>
          <w:tcPr>
            <w:tcW w:w="4251" w:type="dxa"/>
          </w:tcPr>
          <w:p w14:paraId="534A6607"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2720084B" w14:textId="77777777" w:rsidTr="00627EF8">
        <w:tc>
          <w:tcPr>
            <w:tcW w:w="805" w:type="dxa"/>
          </w:tcPr>
          <w:p w14:paraId="6BCD87BA"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1710" w:type="dxa"/>
          </w:tcPr>
          <w:p w14:paraId="46DCEBE5" w14:textId="77777777" w:rsidR="00423B8F" w:rsidRPr="00534549" w:rsidRDefault="00423B8F" w:rsidP="006C3531">
            <w:pPr>
              <w:ind w:firstLine="0"/>
              <w:rPr>
                <w:rFonts w:cs="Times New Roman"/>
                <w:noProof/>
                <w:lang w:val="vi-VN"/>
              </w:rPr>
            </w:pPr>
            <w:r w:rsidRPr="00534549">
              <w:rPr>
                <w:rFonts w:cs="Times New Roman"/>
                <w:noProof/>
                <w:lang w:val="vi-VN"/>
              </w:rPr>
              <w:t>Thêm</w:t>
            </w:r>
          </w:p>
        </w:tc>
        <w:tc>
          <w:tcPr>
            <w:tcW w:w="2250" w:type="dxa"/>
          </w:tcPr>
          <w:p w14:paraId="24529DD0"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4251" w:type="dxa"/>
          </w:tcPr>
          <w:p w14:paraId="107D0470" w14:textId="77777777" w:rsidR="00423B8F" w:rsidRPr="00534549" w:rsidRDefault="00423B8F" w:rsidP="006C3531">
            <w:pPr>
              <w:ind w:firstLine="0"/>
              <w:rPr>
                <w:rFonts w:cs="Times New Roman"/>
                <w:noProof/>
                <w:lang w:val="vi-VN"/>
              </w:rPr>
            </w:pPr>
            <w:r w:rsidRPr="00534549">
              <w:rPr>
                <w:rFonts w:cs="Times New Roman"/>
                <w:noProof/>
                <w:lang w:val="vi-VN"/>
              </w:rPr>
              <w:t>Thêm một loại thuốc vào dữ liệu danh sách thuốc</w:t>
            </w:r>
          </w:p>
        </w:tc>
      </w:tr>
      <w:tr w:rsidR="00423B8F" w:rsidRPr="00534549" w14:paraId="01784BC4" w14:textId="77777777" w:rsidTr="00627EF8">
        <w:tc>
          <w:tcPr>
            <w:tcW w:w="805" w:type="dxa"/>
          </w:tcPr>
          <w:p w14:paraId="12EAE34A" w14:textId="77777777" w:rsidR="00423B8F" w:rsidRPr="00534549" w:rsidRDefault="00423B8F" w:rsidP="006C3531">
            <w:pPr>
              <w:ind w:firstLine="0"/>
              <w:rPr>
                <w:rFonts w:cs="Times New Roman"/>
                <w:noProof/>
                <w:lang w:val="vi-VN"/>
              </w:rPr>
            </w:pPr>
            <w:r w:rsidRPr="00534549">
              <w:rPr>
                <w:rFonts w:cs="Times New Roman"/>
                <w:noProof/>
                <w:lang w:val="vi-VN"/>
              </w:rPr>
              <w:t>6</w:t>
            </w:r>
          </w:p>
        </w:tc>
        <w:tc>
          <w:tcPr>
            <w:tcW w:w="1710" w:type="dxa"/>
          </w:tcPr>
          <w:p w14:paraId="581E50A5"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2250" w:type="dxa"/>
          </w:tcPr>
          <w:p w14:paraId="1E089DB7"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4251" w:type="dxa"/>
          </w:tcPr>
          <w:p w14:paraId="4B972BCE"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w:t>
            </w:r>
          </w:p>
        </w:tc>
      </w:tr>
    </w:tbl>
    <w:p w14:paraId="7EFF4E14" w14:textId="77777777" w:rsidR="00423B8F" w:rsidRPr="00534549" w:rsidRDefault="00423B8F" w:rsidP="00423B8F">
      <w:pPr>
        <w:rPr>
          <w:ins w:id="318" w:author="NGUYỄN ĐỨC KẾ" w:date="2017-05-18T17:33:00Z"/>
          <w:rFonts w:cs="Times New Roman"/>
          <w:noProof/>
          <w:lang w:val="vi-VN"/>
        </w:rPr>
      </w:pPr>
    </w:p>
    <w:p w14:paraId="23635818" w14:textId="77777777" w:rsidR="00423B8F" w:rsidRPr="00534549" w:rsidRDefault="00423B8F" w:rsidP="00423B8F">
      <w:pPr>
        <w:rPr>
          <w:ins w:id="319" w:author="NGUYỄN ĐỨC KẾ" w:date="2017-05-18T17:33:00Z"/>
          <w:rFonts w:cs="Times New Roman"/>
          <w:noProof/>
          <w:lang w:val="vi-VN"/>
        </w:rPr>
      </w:pPr>
    </w:p>
    <w:p w14:paraId="35375547" w14:textId="77777777" w:rsidR="00423B8F" w:rsidRPr="00534549" w:rsidRDefault="00423B8F" w:rsidP="00F141DB">
      <w:pPr>
        <w:pStyle w:val="Heading3"/>
        <w:rPr>
          <w:ins w:id="320" w:author="NGUYỄN ĐỨC KẾ" w:date="2017-05-18T17:33:00Z"/>
          <w:noProof/>
          <w:lang w:val="vi-VN"/>
        </w:rPr>
      </w:pPr>
      <w:bookmarkStart w:id="321" w:name="_Toc534701707"/>
      <w:ins w:id="322" w:author="NGUYỄN ĐỨC KẾ" w:date="2017-05-18T17:33:00Z">
        <w:r w:rsidRPr="00534549">
          <w:rPr>
            <w:noProof/>
            <w:lang w:val="vi-VN"/>
          </w:rPr>
          <w:t>Màn hình Quản lý thuốc</w:t>
        </w:r>
        <w:bookmarkEnd w:id="321"/>
      </w:ins>
    </w:p>
    <w:p w14:paraId="26CF665A" w14:textId="77777777" w:rsidR="00423B8F" w:rsidRPr="00534549" w:rsidRDefault="00423B8F" w:rsidP="00423B8F">
      <w:pPr>
        <w:rPr>
          <w:ins w:id="323" w:author="NGUYỄN ĐỨC KẾ" w:date="2017-05-18T17:33:00Z"/>
          <w:rFonts w:cs="Times New Roman"/>
          <w:noProof/>
          <w:lang w:val="vi-VN"/>
        </w:rPr>
      </w:pPr>
    </w:p>
    <w:p w14:paraId="7D965133" w14:textId="1E197823" w:rsidR="00423B8F" w:rsidRPr="00534549" w:rsidRDefault="009866E0" w:rsidP="00423B8F">
      <w:pPr>
        <w:jc w:val="center"/>
        <w:rPr>
          <w:rFonts w:cs="Times New Roman"/>
          <w:noProof/>
          <w:lang w:val="vi-VN"/>
        </w:rPr>
      </w:pPr>
      <w:r>
        <w:rPr>
          <w:noProof/>
        </w:rPr>
        <w:lastRenderedPageBreak/>
        <w:drawing>
          <wp:inline distT="0" distB="0" distL="0" distR="0" wp14:anchorId="5222980D" wp14:editId="0AEE3F13">
            <wp:extent cx="5731510" cy="30962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096260"/>
                    </a:xfrm>
                    <a:prstGeom prst="rect">
                      <a:avLst/>
                    </a:prstGeom>
                  </pic:spPr>
                </pic:pic>
              </a:graphicData>
            </a:graphic>
          </wp:inline>
        </w:drawing>
      </w:r>
    </w:p>
    <w:p w14:paraId="0AB60ED0" w14:textId="77777777" w:rsidR="00423B8F" w:rsidRPr="00534549" w:rsidRDefault="00423B8F" w:rsidP="00423B8F">
      <w:pPr>
        <w:jc w:val="center"/>
        <w:rPr>
          <w:rFonts w:cs="Times New Roman"/>
          <w:i/>
          <w:noProof/>
          <w:lang w:val="vi-VN"/>
        </w:rPr>
      </w:pPr>
      <w:r w:rsidRPr="00534549">
        <w:rPr>
          <w:rFonts w:cs="Times New Roman"/>
          <w:i/>
          <w:noProof/>
          <w:lang w:val="vi-VN"/>
        </w:rPr>
        <w:t>Hình 18: Quản lý thuốc</w:t>
      </w:r>
    </w:p>
    <w:tbl>
      <w:tblPr>
        <w:tblStyle w:val="TableGrid"/>
        <w:tblW w:w="0" w:type="auto"/>
        <w:tblLook w:val="04A0" w:firstRow="1" w:lastRow="0" w:firstColumn="1" w:lastColumn="0" w:noHBand="0" w:noVBand="1"/>
      </w:tblPr>
      <w:tblGrid>
        <w:gridCol w:w="805"/>
        <w:gridCol w:w="1890"/>
        <w:gridCol w:w="1890"/>
        <w:gridCol w:w="4431"/>
      </w:tblGrid>
      <w:tr w:rsidR="00423B8F" w:rsidRPr="00534549" w14:paraId="7D7581C5" w14:textId="77777777" w:rsidTr="00627EF8">
        <w:tc>
          <w:tcPr>
            <w:tcW w:w="805" w:type="dxa"/>
          </w:tcPr>
          <w:p w14:paraId="0562E9A7" w14:textId="77777777" w:rsidR="00423B8F" w:rsidRPr="00534549" w:rsidRDefault="00423B8F" w:rsidP="006C3531">
            <w:pPr>
              <w:ind w:firstLine="0"/>
              <w:rPr>
                <w:rFonts w:cs="Times New Roman"/>
                <w:b/>
                <w:noProof/>
                <w:lang w:val="vi-VN"/>
              </w:rPr>
            </w:pPr>
            <w:r w:rsidRPr="00534549">
              <w:rPr>
                <w:rFonts w:cs="Times New Roman"/>
                <w:b/>
                <w:noProof/>
                <w:lang w:val="vi-VN"/>
              </w:rPr>
              <w:t>STT</w:t>
            </w:r>
          </w:p>
        </w:tc>
        <w:tc>
          <w:tcPr>
            <w:tcW w:w="1890" w:type="dxa"/>
          </w:tcPr>
          <w:p w14:paraId="3EAA65F6" w14:textId="77777777" w:rsidR="00423B8F" w:rsidRPr="00534549" w:rsidRDefault="00423B8F" w:rsidP="006C3531">
            <w:pPr>
              <w:ind w:firstLine="0"/>
              <w:rPr>
                <w:rFonts w:cs="Times New Roman"/>
                <w:b/>
                <w:noProof/>
                <w:lang w:val="vi-VN"/>
              </w:rPr>
            </w:pPr>
            <w:r w:rsidRPr="00534549">
              <w:rPr>
                <w:rFonts w:cs="Times New Roman"/>
                <w:b/>
                <w:noProof/>
                <w:lang w:val="vi-VN"/>
              </w:rPr>
              <w:t>Đối tượng</w:t>
            </w:r>
          </w:p>
        </w:tc>
        <w:tc>
          <w:tcPr>
            <w:tcW w:w="1890" w:type="dxa"/>
          </w:tcPr>
          <w:p w14:paraId="2A167459" w14:textId="77777777" w:rsidR="00423B8F" w:rsidRPr="00534549" w:rsidRDefault="00423B8F" w:rsidP="006C3531">
            <w:pPr>
              <w:ind w:firstLine="0"/>
              <w:rPr>
                <w:rFonts w:cs="Times New Roman"/>
                <w:b/>
                <w:noProof/>
                <w:lang w:val="vi-VN"/>
              </w:rPr>
            </w:pPr>
            <w:r w:rsidRPr="00534549">
              <w:rPr>
                <w:rFonts w:cs="Times New Roman"/>
                <w:b/>
                <w:noProof/>
                <w:lang w:val="vi-VN"/>
              </w:rPr>
              <w:t>Xử lý</w:t>
            </w:r>
          </w:p>
        </w:tc>
        <w:tc>
          <w:tcPr>
            <w:tcW w:w="4431" w:type="dxa"/>
          </w:tcPr>
          <w:p w14:paraId="3A7A35FA" w14:textId="77777777" w:rsidR="00423B8F" w:rsidRPr="00534549" w:rsidRDefault="00423B8F" w:rsidP="006C3531">
            <w:pPr>
              <w:ind w:firstLine="0"/>
              <w:rPr>
                <w:rFonts w:cs="Times New Roman"/>
                <w:b/>
                <w:noProof/>
                <w:lang w:val="vi-VN"/>
              </w:rPr>
            </w:pPr>
            <w:r w:rsidRPr="00534549">
              <w:rPr>
                <w:rFonts w:cs="Times New Roman"/>
                <w:b/>
                <w:noProof/>
                <w:lang w:val="vi-VN"/>
              </w:rPr>
              <w:t>Ghi chú</w:t>
            </w:r>
          </w:p>
        </w:tc>
      </w:tr>
      <w:tr w:rsidR="00423B8F" w:rsidRPr="00534549" w14:paraId="55F322B3" w14:textId="77777777" w:rsidTr="00627EF8">
        <w:tc>
          <w:tcPr>
            <w:tcW w:w="805" w:type="dxa"/>
          </w:tcPr>
          <w:p w14:paraId="20006D7C" w14:textId="77777777" w:rsidR="00423B8F" w:rsidRPr="00534549" w:rsidRDefault="00423B8F" w:rsidP="006C3531">
            <w:pPr>
              <w:ind w:firstLine="0"/>
              <w:rPr>
                <w:rFonts w:cs="Times New Roman"/>
                <w:noProof/>
                <w:lang w:val="vi-VN"/>
              </w:rPr>
            </w:pPr>
            <w:r w:rsidRPr="00534549">
              <w:rPr>
                <w:rFonts w:cs="Times New Roman"/>
                <w:noProof/>
                <w:lang w:val="vi-VN"/>
              </w:rPr>
              <w:t>1</w:t>
            </w:r>
          </w:p>
        </w:tc>
        <w:tc>
          <w:tcPr>
            <w:tcW w:w="1890" w:type="dxa"/>
          </w:tcPr>
          <w:p w14:paraId="4B74FEE5" w14:textId="77777777" w:rsidR="00423B8F" w:rsidRPr="00534549" w:rsidRDefault="00423B8F" w:rsidP="006C3531">
            <w:pPr>
              <w:ind w:firstLine="0"/>
              <w:rPr>
                <w:rFonts w:cs="Times New Roman"/>
                <w:noProof/>
                <w:lang w:val="vi-VN"/>
              </w:rPr>
            </w:pPr>
            <w:r w:rsidRPr="00534549">
              <w:rPr>
                <w:rFonts w:cs="Times New Roman"/>
                <w:noProof/>
                <w:lang w:val="vi-VN"/>
              </w:rPr>
              <w:t>Thuốc</w:t>
            </w:r>
          </w:p>
        </w:tc>
        <w:tc>
          <w:tcPr>
            <w:tcW w:w="1890" w:type="dxa"/>
          </w:tcPr>
          <w:p w14:paraId="626370A7" w14:textId="77777777" w:rsidR="00423B8F" w:rsidRPr="00534549" w:rsidRDefault="00423B8F" w:rsidP="006C3531">
            <w:pPr>
              <w:ind w:firstLine="0"/>
              <w:rPr>
                <w:rFonts w:cs="Times New Roman"/>
                <w:noProof/>
                <w:lang w:val="vi-VN"/>
              </w:rPr>
            </w:pPr>
            <w:r w:rsidRPr="00534549">
              <w:rPr>
                <w:rFonts w:cs="Times New Roman"/>
                <w:noProof/>
                <w:lang w:val="vi-VN"/>
              </w:rPr>
              <w:t>Nhập tên thuốc</w:t>
            </w:r>
          </w:p>
        </w:tc>
        <w:tc>
          <w:tcPr>
            <w:tcW w:w="4431" w:type="dxa"/>
          </w:tcPr>
          <w:p w14:paraId="1BE5B23A" w14:textId="77777777" w:rsidR="00423B8F" w:rsidRPr="00534549" w:rsidRDefault="00423B8F" w:rsidP="006C3531">
            <w:pPr>
              <w:ind w:firstLine="0"/>
              <w:rPr>
                <w:rFonts w:cs="Times New Roman"/>
                <w:noProof/>
                <w:lang w:val="vi-VN"/>
              </w:rPr>
            </w:pPr>
            <w:r w:rsidRPr="00534549">
              <w:rPr>
                <w:rFonts w:cs="Times New Roman"/>
                <w:noProof/>
                <w:lang w:val="vi-VN"/>
              </w:rPr>
              <w:t>Kiểu chuỗi</w:t>
            </w:r>
          </w:p>
        </w:tc>
      </w:tr>
      <w:tr w:rsidR="00423B8F" w:rsidRPr="00534549" w14:paraId="4D385E61" w14:textId="77777777" w:rsidTr="00627EF8">
        <w:tc>
          <w:tcPr>
            <w:tcW w:w="805" w:type="dxa"/>
          </w:tcPr>
          <w:p w14:paraId="6B871FBD" w14:textId="77777777" w:rsidR="00423B8F" w:rsidRPr="00534549" w:rsidRDefault="00423B8F" w:rsidP="006C3531">
            <w:pPr>
              <w:ind w:firstLine="0"/>
              <w:rPr>
                <w:rFonts w:cs="Times New Roman"/>
                <w:noProof/>
                <w:lang w:val="vi-VN"/>
              </w:rPr>
            </w:pPr>
            <w:r w:rsidRPr="00534549">
              <w:rPr>
                <w:rFonts w:cs="Times New Roman"/>
                <w:noProof/>
                <w:lang w:val="vi-VN"/>
              </w:rPr>
              <w:t>2</w:t>
            </w:r>
          </w:p>
        </w:tc>
        <w:tc>
          <w:tcPr>
            <w:tcW w:w="1890" w:type="dxa"/>
          </w:tcPr>
          <w:p w14:paraId="39D99963" w14:textId="77777777" w:rsidR="00423B8F" w:rsidRPr="00534549" w:rsidRDefault="00423B8F" w:rsidP="006C3531">
            <w:pPr>
              <w:ind w:firstLine="0"/>
              <w:rPr>
                <w:rFonts w:cs="Times New Roman"/>
                <w:noProof/>
                <w:lang w:val="vi-VN"/>
              </w:rPr>
            </w:pPr>
            <w:r w:rsidRPr="00534549">
              <w:rPr>
                <w:rFonts w:cs="Times New Roman"/>
                <w:noProof/>
                <w:lang w:val="vi-VN"/>
              </w:rPr>
              <w:t>Đơn vị</w:t>
            </w:r>
          </w:p>
        </w:tc>
        <w:tc>
          <w:tcPr>
            <w:tcW w:w="1890" w:type="dxa"/>
          </w:tcPr>
          <w:p w14:paraId="6BDE2B07" w14:textId="77777777" w:rsidR="00423B8F" w:rsidRPr="00534549" w:rsidRDefault="00423B8F" w:rsidP="006C3531">
            <w:pPr>
              <w:ind w:firstLine="0"/>
              <w:rPr>
                <w:rFonts w:cs="Times New Roman"/>
                <w:noProof/>
                <w:lang w:val="vi-VN"/>
              </w:rPr>
            </w:pPr>
            <w:r w:rsidRPr="00534549">
              <w:rPr>
                <w:rFonts w:cs="Times New Roman"/>
                <w:noProof/>
                <w:lang w:val="vi-VN"/>
              </w:rPr>
              <w:t>Nhập đơn vị</w:t>
            </w:r>
          </w:p>
        </w:tc>
        <w:tc>
          <w:tcPr>
            <w:tcW w:w="4431" w:type="dxa"/>
          </w:tcPr>
          <w:p w14:paraId="452590FF"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63238C91" w14:textId="77777777" w:rsidTr="00627EF8">
        <w:tc>
          <w:tcPr>
            <w:tcW w:w="805" w:type="dxa"/>
          </w:tcPr>
          <w:p w14:paraId="06897D9E" w14:textId="77777777" w:rsidR="00423B8F" w:rsidRPr="00534549" w:rsidRDefault="00423B8F" w:rsidP="006C3531">
            <w:pPr>
              <w:ind w:firstLine="0"/>
              <w:rPr>
                <w:rFonts w:cs="Times New Roman"/>
                <w:noProof/>
                <w:lang w:val="vi-VN"/>
              </w:rPr>
            </w:pPr>
            <w:r w:rsidRPr="00534549">
              <w:rPr>
                <w:rFonts w:cs="Times New Roman"/>
                <w:noProof/>
                <w:lang w:val="vi-VN"/>
              </w:rPr>
              <w:t>3</w:t>
            </w:r>
          </w:p>
        </w:tc>
        <w:tc>
          <w:tcPr>
            <w:tcW w:w="1890" w:type="dxa"/>
          </w:tcPr>
          <w:p w14:paraId="63A4C9B9" w14:textId="77777777" w:rsidR="00423B8F" w:rsidRPr="00534549" w:rsidRDefault="00423B8F" w:rsidP="006C3531">
            <w:pPr>
              <w:ind w:firstLine="0"/>
              <w:rPr>
                <w:rFonts w:cs="Times New Roman"/>
                <w:noProof/>
                <w:lang w:val="vi-VN"/>
              </w:rPr>
            </w:pPr>
            <w:r w:rsidRPr="00534549">
              <w:rPr>
                <w:rFonts w:cs="Times New Roman"/>
                <w:noProof/>
                <w:lang w:val="vi-VN"/>
              </w:rPr>
              <w:t xml:space="preserve">Đơn giá </w:t>
            </w:r>
          </w:p>
        </w:tc>
        <w:tc>
          <w:tcPr>
            <w:tcW w:w="1890" w:type="dxa"/>
          </w:tcPr>
          <w:p w14:paraId="43DBA84E" w14:textId="77777777" w:rsidR="00423B8F" w:rsidRPr="00534549" w:rsidRDefault="00423B8F" w:rsidP="006C3531">
            <w:pPr>
              <w:ind w:firstLine="0"/>
              <w:rPr>
                <w:rFonts w:cs="Times New Roman"/>
                <w:noProof/>
                <w:lang w:val="vi-VN"/>
              </w:rPr>
            </w:pPr>
            <w:r w:rsidRPr="00534549">
              <w:rPr>
                <w:rFonts w:cs="Times New Roman"/>
                <w:noProof/>
                <w:lang w:val="vi-VN"/>
              </w:rPr>
              <w:t>Nhập đơn giá</w:t>
            </w:r>
          </w:p>
        </w:tc>
        <w:tc>
          <w:tcPr>
            <w:tcW w:w="4431" w:type="dxa"/>
          </w:tcPr>
          <w:p w14:paraId="5CD499F7" w14:textId="77777777" w:rsidR="00423B8F" w:rsidRPr="00534549" w:rsidRDefault="00423B8F" w:rsidP="006C3531">
            <w:pPr>
              <w:ind w:firstLine="0"/>
              <w:rPr>
                <w:rFonts w:cs="Times New Roman"/>
                <w:noProof/>
                <w:lang w:val="vi-VN"/>
              </w:rPr>
            </w:pPr>
            <w:r w:rsidRPr="00534549">
              <w:rPr>
                <w:rFonts w:cs="Times New Roman"/>
                <w:noProof/>
                <w:lang w:val="vi-VN"/>
              </w:rPr>
              <w:t>Kiểu số nguyên</w:t>
            </w:r>
          </w:p>
        </w:tc>
      </w:tr>
      <w:tr w:rsidR="00423B8F" w:rsidRPr="00534549" w14:paraId="4128EEB4" w14:textId="77777777" w:rsidTr="00627EF8">
        <w:tc>
          <w:tcPr>
            <w:tcW w:w="805" w:type="dxa"/>
          </w:tcPr>
          <w:p w14:paraId="65D48FD5" w14:textId="77777777" w:rsidR="00423B8F" w:rsidRPr="00534549" w:rsidRDefault="00423B8F" w:rsidP="006C3531">
            <w:pPr>
              <w:ind w:firstLine="0"/>
              <w:rPr>
                <w:rFonts w:cs="Times New Roman"/>
                <w:noProof/>
                <w:lang w:val="vi-VN"/>
              </w:rPr>
            </w:pPr>
            <w:r w:rsidRPr="00534549">
              <w:rPr>
                <w:rFonts w:cs="Times New Roman"/>
                <w:noProof/>
                <w:lang w:val="vi-VN"/>
              </w:rPr>
              <w:t>4</w:t>
            </w:r>
          </w:p>
        </w:tc>
        <w:tc>
          <w:tcPr>
            <w:tcW w:w="1890" w:type="dxa"/>
          </w:tcPr>
          <w:p w14:paraId="269ED392" w14:textId="77777777" w:rsidR="00423B8F" w:rsidRPr="00534549" w:rsidRDefault="00423B8F" w:rsidP="006C3531">
            <w:pPr>
              <w:ind w:firstLine="0"/>
              <w:rPr>
                <w:rFonts w:cs="Times New Roman"/>
                <w:noProof/>
                <w:lang w:val="vi-VN"/>
              </w:rPr>
            </w:pPr>
            <w:r w:rsidRPr="00534549">
              <w:rPr>
                <w:rFonts w:cs="Times New Roman"/>
                <w:noProof/>
                <w:lang w:val="vi-VN"/>
              </w:rPr>
              <w:t>Thêm, xoá, sửa</w:t>
            </w:r>
          </w:p>
        </w:tc>
        <w:tc>
          <w:tcPr>
            <w:tcW w:w="1890" w:type="dxa"/>
          </w:tcPr>
          <w:p w14:paraId="36273ED0"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4431" w:type="dxa"/>
          </w:tcPr>
          <w:p w14:paraId="1AA182F0" w14:textId="77777777" w:rsidR="00423B8F" w:rsidRPr="00534549" w:rsidRDefault="00423B8F" w:rsidP="006C3531">
            <w:pPr>
              <w:ind w:firstLine="0"/>
              <w:rPr>
                <w:rFonts w:cs="Times New Roman"/>
                <w:noProof/>
                <w:lang w:val="vi-VN"/>
              </w:rPr>
            </w:pPr>
            <w:r w:rsidRPr="00534549">
              <w:rPr>
                <w:rFonts w:cs="Times New Roman"/>
                <w:noProof/>
                <w:lang w:val="vi-VN"/>
              </w:rPr>
              <w:t>Thêm, xoá or sửa thuốc dữ liệu danh sách thuốc</w:t>
            </w:r>
          </w:p>
        </w:tc>
      </w:tr>
      <w:tr w:rsidR="00423B8F" w:rsidRPr="00534549" w14:paraId="333783DA" w14:textId="77777777" w:rsidTr="00627EF8">
        <w:tc>
          <w:tcPr>
            <w:tcW w:w="805" w:type="dxa"/>
          </w:tcPr>
          <w:p w14:paraId="5A5A4E19" w14:textId="77777777" w:rsidR="00423B8F" w:rsidRPr="00534549" w:rsidRDefault="00423B8F" w:rsidP="006C3531">
            <w:pPr>
              <w:ind w:firstLine="0"/>
              <w:rPr>
                <w:rFonts w:cs="Times New Roman"/>
                <w:noProof/>
                <w:lang w:val="vi-VN"/>
              </w:rPr>
            </w:pPr>
            <w:r w:rsidRPr="00534549">
              <w:rPr>
                <w:rFonts w:cs="Times New Roman"/>
                <w:noProof/>
                <w:lang w:val="vi-VN"/>
              </w:rPr>
              <w:t>5</w:t>
            </w:r>
          </w:p>
        </w:tc>
        <w:tc>
          <w:tcPr>
            <w:tcW w:w="1890" w:type="dxa"/>
          </w:tcPr>
          <w:p w14:paraId="557305B3" w14:textId="0C2206CC" w:rsidR="00423B8F" w:rsidRPr="009866E0" w:rsidRDefault="009866E0" w:rsidP="006C3531">
            <w:pPr>
              <w:ind w:firstLine="0"/>
              <w:rPr>
                <w:rFonts w:cs="Times New Roman"/>
                <w:noProof/>
              </w:rPr>
            </w:pPr>
            <w:r>
              <w:rPr>
                <w:rFonts w:cs="Times New Roman"/>
                <w:noProof/>
              </w:rPr>
              <w:t>Xoá trắng</w:t>
            </w:r>
          </w:p>
        </w:tc>
        <w:tc>
          <w:tcPr>
            <w:tcW w:w="1890" w:type="dxa"/>
          </w:tcPr>
          <w:p w14:paraId="38AE7E18"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4431" w:type="dxa"/>
          </w:tcPr>
          <w:p w14:paraId="19281EEF" w14:textId="77777777" w:rsidR="00423B8F" w:rsidRPr="00534549" w:rsidRDefault="00423B8F" w:rsidP="006C3531">
            <w:pPr>
              <w:ind w:firstLine="0"/>
              <w:rPr>
                <w:rFonts w:cs="Times New Roman"/>
                <w:noProof/>
                <w:lang w:val="vi-VN"/>
              </w:rPr>
            </w:pPr>
            <w:r w:rsidRPr="00534549">
              <w:rPr>
                <w:rFonts w:cs="Times New Roman"/>
                <w:noProof/>
                <w:lang w:val="vi-VN"/>
              </w:rPr>
              <w:t>Làm mới các nhập liệu</w:t>
            </w:r>
          </w:p>
        </w:tc>
      </w:tr>
      <w:tr w:rsidR="00423B8F" w:rsidRPr="00534549" w14:paraId="13D3DD2C" w14:textId="77777777" w:rsidTr="00627EF8">
        <w:tc>
          <w:tcPr>
            <w:tcW w:w="805" w:type="dxa"/>
          </w:tcPr>
          <w:p w14:paraId="73CA118B" w14:textId="77777777" w:rsidR="00423B8F" w:rsidRPr="00534549" w:rsidRDefault="00423B8F" w:rsidP="006C3531">
            <w:pPr>
              <w:ind w:firstLine="0"/>
              <w:rPr>
                <w:rFonts w:cs="Times New Roman"/>
                <w:noProof/>
                <w:lang w:val="vi-VN"/>
              </w:rPr>
            </w:pPr>
            <w:r w:rsidRPr="00534549">
              <w:rPr>
                <w:rFonts w:cs="Times New Roman"/>
                <w:noProof/>
                <w:lang w:val="vi-VN"/>
              </w:rPr>
              <w:t>6</w:t>
            </w:r>
          </w:p>
        </w:tc>
        <w:tc>
          <w:tcPr>
            <w:tcW w:w="1890" w:type="dxa"/>
          </w:tcPr>
          <w:p w14:paraId="2A0FE90C" w14:textId="77777777" w:rsidR="00423B8F" w:rsidRPr="00534549" w:rsidRDefault="00423B8F" w:rsidP="006C3531">
            <w:pPr>
              <w:ind w:firstLine="0"/>
              <w:rPr>
                <w:rFonts w:cs="Times New Roman"/>
                <w:noProof/>
                <w:lang w:val="vi-VN"/>
              </w:rPr>
            </w:pPr>
            <w:r w:rsidRPr="00534549">
              <w:rPr>
                <w:rFonts w:cs="Times New Roman"/>
                <w:noProof/>
                <w:lang w:val="vi-VN"/>
              </w:rPr>
              <w:t>Thoát</w:t>
            </w:r>
          </w:p>
        </w:tc>
        <w:tc>
          <w:tcPr>
            <w:tcW w:w="1890" w:type="dxa"/>
          </w:tcPr>
          <w:p w14:paraId="3F6C4C66" w14:textId="77777777" w:rsidR="00423B8F" w:rsidRPr="00534549" w:rsidRDefault="00423B8F" w:rsidP="006C3531">
            <w:pPr>
              <w:ind w:firstLine="0"/>
              <w:rPr>
                <w:rFonts w:cs="Times New Roman"/>
                <w:noProof/>
                <w:lang w:val="vi-VN"/>
              </w:rPr>
            </w:pPr>
            <w:r w:rsidRPr="00534549">
              <w:rPr>
                <w:rFonts w:cs="Times New Roman"/>
                <w:noProof/>
                <w:lang w:val="vi-VN"/>
              </w:rPr>
              <w:t>Nhấn nút</w:t>
            </w:r>
          </w:p>
        </w:tc>
        <w:tc>
          <w:tcPr>
            <w:tcW w:w="4431" w:type="dxa"/>
          </w:tcPr>
          <w:p w14:paraId="38BBB321" w14:textId="77777777" w:rsidR="00423B8F" w:rsidRPr="00534549" w:rsidRDefault="00423B8F" w:rsidP="006C3531">
            <w:pPr>
              <w:ind w:firstLine="0"/>
              <w:rPr>
                <w:rFonts w:cs="Times New Roman"/>
                <w:noProof/>
                <w:lang w:val="vi-VN"/>
              </w:rPr>
            </w:pPr>
            <w:r w:rsidRPr="00534549">
              <w:rPr>
                <w:rFonts w:cs="Times New Roman"/>
                <w:noProof/>
                <w:lang w:val="vi-VN"/>
              </w:rPr>
              <w:t>Thoát khỏi màn hình Quản lý thuốc</w:t>
            </w:r>
          </w:p>
        </w:tc>
      </w:tr>
    </w:tbl>
    <w:p w14:paraId="41D88ED7" w14:textId="77777777" w:rsidR="00423B8F" w:rsidRPr="00534549" w:rsidRDefault="00423B8F" w:rsidP="00423B8F">
      <w:pPr>
        <w:rPr>
          <w:rFonts w:cs="Times New Roman"/>
          <w:noProof/>
          <w:lang w:val="vi-VN"/>
        </w:rPr>
      </w:pPr>
    </w:p>
    <w:p w14:paraId="2BECAE3D" w14:textId="77777777" w:rsidR="00423B8F" w:rsidRPr="00534549" w:rsidRDefault="00423B8F" w:rsidP="00423B8F">
      <w:pPr>
        <w:rPr>
          <w:ins w:id="324" w:author="NGUYỄN ĐỨC KẾ" w:date="2017-05-18T17:33:00Z"/>
          <w:rFonts w:cs="Times New Roman"/>
          <w:noProof/>
          <w:lang w:val="vi-VN"/>
        </w:rPr>
      </w:pPr>
    </w:p>
    <w:p w14:paraId="31E535B9" w14:textId="77777777" w:rsidR="00423B8F" w:rsidRPr="00534549" w:rsidRDefault="00423B8F" w:rsidP="00F141DB">
      <w:pPr>
        <w:pStyle w:val="Heading3"/>
        <w:rPr>
          <w:ins w:id="325" w:author="NGUYỄN ĐỨC KẾ" w:date="2017-05-18T17:33:00Z"/>
          <w:noProof/>
          <w:lang w:val="vi-VN"/>
        </w:rPr>
      </w:pPr>
      <w:bookmarkStart w:id="326" w:name="_Toc534701708"/>
      <w:ins w:id="327" w:author="NGUYỄN ĐỨC KẾ" w:date="2017-05-18T17:33:00Z">
        <w:r w:rsidRPr="00534549">
          <w:rPr>
            <w:noProof/>
            <w:lang w:val="vi-VN"/>
          </w:rPr>
          <w:lastRenderedPageBreak/>
          <w:t>Màn hình hướng dẫn sử dụng</w:t>
        </w:r>
        <w:bookmarkEnd w:id="326"/>
      </w:ins>
    </w:p>
    <w:p w14:paraId="414AD2B3" w14:textId="77777777" w:rsidR="00423B8F" w:rsidRPr="00534549" w:rsidRDefault="00423B8F" w:rsidP="00423B8F">
      <w:pPr>
        <w:jc w:val="center"/>
        <w:rPr>
          <w:rFonts w:cs="Times New Roman"/>
          <w:noProof/>
          <w:lang w:val="vi-VN"/>
        </w:rPr>
      </w:pPr>
      <w:r w:rsidRPr="00534549">
        <w:rPr>
          <w:rFonts w:cs="Times New Roman"/>
          <w:noProof/>
          <w:lang w:val="vi-VN"/>
        </w:rPr>
        <w:drawing>
          <wp:inline distT="0" distB="0" distL="0" distR="0" wp14:anchorId="6F2504E1" wp14:editId="7A39172F">
            <wp:extent cx="5257800" cy="470194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5100" cy="4708478"/>
                    </a:xfrm>
                    <a:prstGeom prst="rect">
                      <a:avLst/>
                    </a:prstGeom>
                  </pic:spPr>
                </pic:pic>
              </a:graphicData>
            </a:graphic>
          </wp:inline>
        </w:drawing>
      </w:r>
    </w:p>
    <w:p w14:paraId="6E81E45B" w14:textId="77777777" w:rsidR="00423B8F" w:rsidRPr="00534549" w:rsidRDefault="00423B8F" w:rsidP="00423B8F">
      <w:pPr>
        <w:jc w:val="center"/>
        <w:rPr>
          <w:ins w:id="328" w:author="NGUYỄN ĐỨC KẾ" w:date="2017-05-18T17:33:00Z"/>
          <w:rFonts w:cs="Times New Roman"/>
          <w:i/>
          <w:noProof/>
          <w:lang w:val="vi-VN"/>
        </w:rPr>
      </w:pPr>
      <w:r w:rsidRPr="00534549">
        <w:rPr>
          <w:rFonts w:cs="Times New Roman"/>
          <w:i/>
          <w:noProof/>
          <w:lang w:val="vi-VN"/>
        </w:rPr>
        <w:t>Hình 19: Hướng dẫn sử dụng</w:t>
      </w:r>
    </w:p>
    <w:p w14:paraId="08227444" w14:textId="77777777" w:rsidR="00423B8F" w:rsidRPr="00534549" w:rsidRDefault="00423B8F" w:rsidP="00F141DB">
      <w:pPr>
        <w:pStyle w:val="Heading3"/>
        <w:rPr>
          <w:ins w:id="329" w:author="NGUYỄN ĐỨC KẾ" w:date="2017-05-18T17:33:00Z"/>
          <w:noProof/>
          <w:lang w:val="vi-VN"/>
        </w:rPr>
      </w:pPr>
      <w:bookmarkStart w:id="330" w:name="_Toc534701709"/>
      <w:ins w:id="331" w:author="NGUYỄN ĐỨC KẾ" w:date="2017-05-18T17:33:00Z">
        <w:r w:rsidRPr="00534549">
          <w:rPr>
            <w:noProof/>
            <w:lang w:val="vi-VN"/>
          </w:rPr>
          <w:lastRenderedPageBreak/>
          <w:t>Màn hình Thông tin phần mềm</w:t>
        </w:r>
        <w:bookmarkEnd w:id="330"/>
      </w:ins>
    </w:p>
    <w:p w14:paraId="2CD31C43" w14:textId="34E5ADA5" w:rsidR="00423B8F" w:rsidRPr="00534549" w:rsidRDefault="009866E0" w:rsidP="00423B8F">
      <w:pPr>
        <w:jc w:val="center"/>
        <w:rPr>
          <w:rFonts w:cs="Times New Roman"/>
          <w:noProof/>
          <w:lang w:val="vi-VN"/>
        </w:rPr>
      </w:pPr>
      <w:r>
        <w:rPr>
          <w:noProof/>
        </w:rPr>
        <w:drawing>
          <wp:inline distT="0" distB="0" distL="0" distR="0" wp14:anchorId="6A436B6E" wp14:editId="377D48A8">
            <wp:extent cx="52482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48275" cy="3724275"/>
                    </a:xfrm>
                    <a:prstGeom prst="rect">
                      <a:avLst/>
                    </a:prstGeom>
                  </pic:spPr>
                </pic:pic>
              </a:graphicData>
            </a:graphic>
          </wp:inline>
        </w:drawing>
      </w:r>
    </w:p>
    <w:p w14:paraId="39EFFBB9" w14:textId="77777777" w:rsidR="00423B8F" w:rsidRPr="00534549" w:rsidRDefault="00423B8F" w:rsidP="00423B8F">
      <w:pPr>
        <w:jc w:val="center"/>
        <w:rPr>
          <w:ins w:id="332" w:author="NGUYỄN ĐỨC KẾ" w:date="2017-05-18T17:33:00Z"/>
          <w:rFonts w:cs="Times New Roman"/>
          <w:i/>
          <w:noProof/>
          <w:lang w:val="vi-VN"/>
        </w:rPr>
      </w:pPr>
      <w:r w:rsidRPr="00534549">
        <w:rPr>
          <w:rFonts w:cs="Times New Roman"/>
          <w:i/>
          <w:noProof/>
          <w:lang w:val="vi-VN"/>
        </w:rPr>
        <w:t>Hình 20: Thông tin phần mềm</w:t>
      </w:r>
    </w:p>
    <w:p w14:paraId="3790AA98" w14:textId="77777777" w:rsidR="00423B8F" w:rsidRPr="00534549" w:rsidRDefault="00423B8F" w:rsidP="00423B8F">
      <w:pPr>
        <w:rPr>
          <w:noProof/>
          <w:lang w:val="vi-VN"/>
        </w:rPr>
      </w:pPr>
    </w:p>
    <w:p w14:paraId="52D637A8" w14:textId="73303C41" w:rsidR="007E56BA" w:rsidRPr="00534549" w:rsidRDefault="007E56BA">
      <w:pPr>
        <w:pStyle w:val="Heading1"/>
        <w:rPr>
          <w:rFonts w:cs="Times New Roman"/>
          <w:noProof/>
          <w:lang w:val="vi-VN"/>
        </w:rPr>
      </w:pPr>
      <w:bookmarkStart w:id="333" w:name="_Toc534701710"/>
      <w:r w:rsidRPr="00534549">
        <w:rPr>
          <w:rFonts w:cs="Times New Roman"/>
          <w:noProof/>
          <w:lang w:val="vi-VN"/>
        </w:rPr>
        <w:t xml:space="preserve">Chương </w:t>
      </w:r>
      <w:r w:rsidR="00F141DB" w:rsidRPr="00534549">
        <w:rPr>
          <w:rFonts w:cs="Times New Roman"/>
          <w:noProof/>
          <w:lang w:val="vi-VN"/>
        </w:rPr>
        <w:t>VII</w:t>
      </w:r>
      <w:r w:rsidRPr="00534549">
        <w:rPr>
          <w:rFonts w:cs="Times New Roman"/>
          <w:noProof/>
          <w:lang w:val="vi-VN"/>
        </w:rPr>
        <w:t>: Kết luận</w:t>
      </w:r>
      <w:bookmarkEnd w:id="333"/>
    </w:p>
    <w:p w14:paraId="21520393" w14:textId="77777777" w:rsidR="006B7838" w:rsidRPr="00534549" w:rsidRDefault="006B7838" w:rsidP="006B7838">
      <w:pPr>
        <w:pStyle w:val="Heading2"/>
        <w:rPr>
          <w:noProof/>
          <w:lang w:val="vi-VN"/>
        </w:rPr>
      </w:pPr>
      <w:bookmarkStart w:id="334" w:name="_Toc471288076"/>
      <w:bookmarkStart w:id="335" w:name="_Toc534701711"/>
      <w:r w:rsidRPr="00534549">
        <w:rPr>
          <w:noProof/>
          <w:lang w:val="vi-VN"/>
        </w:rPr>
        <w:t>Môi trường phát triển và môi trường triển khai</w:t>
      </w:r>
      <w:bookmarkEnd w:id="334"/>
      <w:bookmarkEnd w:id="335"/>
    </w:p>
    <w:p w14:paraId="78BF7892" w14:textId="103E805C" w:rsidR="006B7838" w:rsidRPr="00534549" w:rsidRDefault="006B7838" w:rsidP="006B7838">
      <w:pPr>
        <w:pStyle w:val="ListParagraph"/>
        <w:numPr>
          <w:ilvl w:val="0"/>
          <w:numId w:val="23"/>
        </w:numPr>
        <w:rPr>
          <w:noProof/>
          <w:lang w:val="vi-VN"/>
        </w:rPr>
      </w:pPr>
      <w:r w:rsidRPr="00534549">
        <w:rPr>
          <w:noProof/>
          <w:lang w:val="vi-VN"/>
        </w:rPr>
        <w:t>Microsoft .NET Framework 4.5</w:t>
      </w:r>
    </w:p>
    <w:p w14:paraId="648163BC" w14:textId="5EB21A95" w:rsidR="006B7838" w:rsidRPr="00534549" w:rsidRDefault="006B7838" w:rsidP="006B7838">
      <w:pPr>
        <w:pStyle w:val="ListParagraph"/>
        <w:numPr>
          <w:ilvl w:val="0"/>
          <w:numId w:val="23"/>
        </w:numPr>
        <w:rPr>
          <w:noProof/>
          <w:lang w:val="vi-VN"/>
        </w:rPr>
      </w:pPr>
      <w:r w:rsidRPr="00534549">
        <w:rPr>
          <w:noProof/>
          <w:lang w:val="vi-VN"/>
        </w:rPr>
        <w:t>Ngôn ngữ lập trình C#, WindowsFormsApplication</w:t>
      </w:r>
    </w:p>
    <w:p w14:paraId="52DC1650" w14:textId="2BE95733" w:rsidR="006B7838" w:rsidRPr="00534549" w:rsidRDefault="006B7838" w:rsidP="006B7838">
      <w:pPr>
        <w:pStyle w:val="ListParagraph"/>
        <w:numPr>
          <w:ilvl w:val="0"/>
          <w:numId w:val="23"/>
        </w:numPr>
        <w:rPr>
          <w:noProof/>
          <w:lang w:val="vi-VN"/>
        </w:rPr>
      </w:pPr>
      <w:r w:rsidRPr="00534549">
        <w:rPr>
          <w:noProof/>
          <w:lang w:val="vi-VN"/>
        </w:rPr>
        <w:t>DevExpress Components for .Net (version 18.2)</w:t>
      </w:r>
    </w:p>
    <w:p w14:paraId="6050CDEE" w14:textId="6D3F3561" w:rsidR="006B7838" w:rsidRPr="00534549" w:rsidRDefault="006B7838" w:rsidP="006B7838">
      <w:pPr>
        <w:pStyle w:val="ListParagraph"/>
        <w:numPr>
          <w:ilvl w:val="0"/>
          <w:numId w:val="23"/>
        </w:numPr>
        <w:rPr>
          <w:noProof/>
          <w:lang w:val="vi-VN"/>
        </w:rPr>
      </w:pPr>
      <w:r w:rsidRPr="00534549">
        <w:rPr>
          <w:noProof/>
          <w:lang w:val="vi-VN"/>
        </w:rPr>
        <w:t xml:space="preserve">Các công cụ hỗ trợ: </w:t>
      </w:r>
    </w:p>
    <w:p w14:paraId="16F91F9F" w14:textId="77777777" w:rsidR="006B7838" w:rsidRPr="00534549" w:rsidRDefault="006B7838" w:rsidP="006B7838">
      <w:pPr>
        <w:rPr>
          <w:noProof/>
          <w:lang w:val="vi-VN"/>
        </w:rPr>
      </w:pPr>
      <w:r w:rsidRPr="00534549">
        <w:rPr>
          <w:noProof/>
          <w:lang w:val="vi-VN"/>
        </w:rPr>
        <w:t>+ Visual studio 2013 Ultimate, Visual studio 2017 Enterprise</w:t>
      </w:r>
    </w:p>
    <w:p w14:paraId="6E3EC969" w14:textId="77777777" w:rsidR="006B7838" w:rsidRPr="00534549" w:rsidRDefault="006B7838" w:rsidP="006B7838">
      <w:pPr>
        <w:rPr>
          <w:noProof/>
          <w:lang w:val="vi-VN"/>
        </w:rPr>
      </w:pPr>
      <w:r w:rsidRPr="00534549">
        <w:rPr>
          <w:noProof/>
          <w:lang w:val="vi-VN"/>
        </w:rPr>
        <w:t>+ SQL Server 2014 Management Studio</w:t>
      </w:r>
    </w:p>
    <w:p w14:paraId="1C847A3C" w14:textId="79C1B940" w:rsidR="006B7838" w:rsidRPr="00534549" w:rsidRDefault="006B7838" w:rsidP="006B7838">
      <w:pPr>
        <w:rPr>
          <w:noProof/>
          <w:lang w:val="vi-VN"/>
        </w:rPr>
      </w:pPr>
      <w:r w:rsidRPr="00534549">
        <w:rPr>
          <w:noProof/>
          <w:lang w:val="vi-VN"/>
        </w:rPr>
        <w:t>+ Microsoft visio 2016, Astah UML</w:t>
      </w:r>
    </w:p>
    <w:p w14:paraId="12B77562" w14:textId="3BF594D8" w:rsidR="00292096" w:rsidRPr="00534549" w:rsidRDefault="009066CE" w:rsidP="00F141DB">
      <w:pPr>
        <w:pStyle w:val="Heading2"/>
        <w:rPr>
          <w:noProof/>
          <w:lang w:val="vi-VN"/>
        </w:rPr>
      </w:pPr>
      <w:bookmarkStart w:id="336" w:name="_Toc534701712"/>
      <w:r w:rsidRPr="00534549">
        <w:rPr>
          <w:noProof/>
          <w:lang w:val="vi-VN"/>
        </w:rPr>
        <w:t>Kết quả</w:t>
      </w:r>
      <w:r w:rsidR="006B7838" w:rsidRPr="00534549">
        <w:rPr>
          <w:noProof/>
          <w:lang w:val="vi-VN"/>
        </w:rPr>
        <w:t xml:space="preserve"> đạt được</w:t>
      </w:r>
      <w:bookmarkEnd w:id="336"/>
    </w:p>
    <w:p w14:paraId="6508102E" w14:textId="74516387" w:rsidR="009066CE" w:rsidRPr="00534549" w:rsidRDefault="009066CE" w:rsidP="00292096">
      <w:pPr>
        <w:rPr>
          <w:rFonts w:cs="Times New Roman"/>
          <w:noProof/>
          <w:lang w:val="vi-VN"/>
        </w:rPr>
      </w:pPr>
      <w:r w:rsidRPr="00534549">
        <w:rPr>
          <w:rFonts w:cs="Times New Roman"/>
          <w:noProof/>
          <w:lang w:val="vi-VN"/>
        </w:rPr>
        <w:t>+ Hoàn thành đồ án đúng hạn. Hoàn tất việ</w:t>
      </w:r>
      <w:r w:rsidR="00D21535" w:rsidRPr="00534549">
        <w:rPr>
          <w:rFonts w:cs="Times New Roman"/>
          <w:noProof/>
          <w:lang w:val="vi-VN"/>
        </w:rPr>
        <w:t>c khảo sát hiện trạng, phân tích, thiết kế và cài đặt phần mềm.</w:t>
      </w:r>
    </w:p>
    <w:p w14:paraId="71641E76" w14:textId="07B4D85F" w:rsidR="00D21535" w:rsidRPr="00534549" w:rsidRDefault="00D21535" w:rsidP="00292096">
      <w:pPr>
        <w:rPr>
          <w:rFonts w:cs="Times New Roman"/>
          <w:noProof/>
          <w:lang w:val="vi-VN"/>
        </w:rPr>
      </w:pPr>
      <w:r w:rsidRPr="00534549">
        <w:rPr>
          <w:rFonts w:cs="Times New Roman"/>
          <w:noProof/>
          <w:lang w:val="vi-VN"/>
        </w:rPr>
        <w:t>+ Sử dụng ở mức căn bản các công cụ quản lý code bằng Github với tool SmartGit.</w:t>
      </w:r>
    </w:p>
    <w:p w14:paraId="3FDD648B" w14:textId="51A638D9" w:rsidR="00D21535" w:rsidRPr="00534549" w:rsidRDefault="00D21535" w:rsidP="00292096">
      <w:pPr>
        <w:rPr>
          <w:rFonts w:cs="Times New Roman"/>
          <w:noProof/>
          <w:lang w:val="vi-VN"/>
        </w:rPr>
      </w:pPr>
      <w:r w:rsidRPr="00534549">
        <w:rPr>
          <w:rFonts w:cs="Times New Roman"/>
          <w:noProof/>
          <w:lang w:val="vi-VN"/>
        </w:rPr>
        <w:t>+ Nhóm đoàn kêt hoàn thành tốt các công việc.</w:t>
      </w:r>
    </w:p>
    <w:p w14:paraId="70DFB5C5" w14:textId="74C400D0" w:rsidR="00D21535" w:rsidRPr="00534549" w:rsidRDefault="00D21535" w:rsidP="00292096">
      <w:pPr>
        <w:rPr>
          <w:rFonts w:cs="Times New Roman"/>
          <w:noProof/>
          <w:lang w:val="vi-VN"/>
        </w:rPr>
      </w:pPr>
      <w:r w:rsidRPr="00534549">
        <w:rPr>
          <w:rFonts w:cs="Times New Roman"/>
          <w:noProof/>
          <w:lang w:val="vi-VN"/>
        </w:rPr>
        <w:lastRenderedPageBreak/>
        <w:t>+ Hiểu và vận dụng tốt những kiến thức để giải quyết các vấn đề phát sinh trong quá trình phát triển và cài đặt phần mềm.</w:t>
      </w:r>
    </w:p>
    <w:p w14:paraId="1E602FBD" w14:textId="203167ED" w:rsidR="00D21535" w:rsidRPr="00534549" w:rsidRDefault="00D21535" w:rsidP="00292096">
      <w:pPr>
        <w:rPr>
          <w:rFonts w:cs="Times New Roman"/>
          <w:noProof/>
          <w:lang w:val="vi-VN"/>
        </w:rPr>
      </w:pPr>
      <w:r w:rsidRPr="00534549">
        <w:rPr>
          <w:rFonts w:cs="Times New Roman"/>
          <w:noProof/>
          <w:lang w:val="vi-VN"/>
        </w:rPr>
        <w:t xml:space="preserve">+ Hiểu các khái niệm cơ bản tổng quan về </w:t>
      </w:r>
      <w:r w:rsidR="00902C05" w:rsidRPr="00534549">
        <w:rPr>
          <w:rFonts w:cs="Times New Roman"/>
          <w:noProof/>
          <w:lang w:val="vi-VN"/>
        </w:rPr>
        <w:t xml:space="preserve">công nghệ </w:t>
      </w:r>
      <w:r w:rsidRPr="00534549">
        <w:rPr>
          <w:rFonts w:cs="Times New Roman"/>
          <w:noProof/>
          <w:lang w:val="vi-VN"/>
        </w:rPr>
        <w:t xml:space="preserve">phần mềm. Các lý thuyết cơ bản cho các kỹ năng cần thiết để </w:t>
      </w:r>
      <w:r w:rsidR="00902C05" w:rsidRPr="00534549">
        <w:rPr>
          <w:rFonts w:cs="Times New Roman"/>
          <w:noProof/>
          <w:lang w:val="vi-VN"/>
        </w:rPr>
        <w:t>xác định và mô hình hóa yêu cầu phần mềm, thiết kế, cài đặt, kiểm thử, bảo trì phần mềm</w:t>
      </w:r>
      <w:r w:rsidRPr="00534549">
        <w:rPr>
          <w:rFonts w:cs="Times New Roman"/>
          <w:noProof/>
          <w:lang w:val="vi-VN"/>
        </w:rPr>
        <w:t>.</w:t>
      </w:r>
    </w:p>
    <w:p w14:paraId="226CA114" w14:textId="57A670BB" w:rsidR="00902C05" w:rsidRPr="00534549" w:rsidRDefault="00902C05" w:rsidP="00F141DB">
      <w:pPr>
        <w:pStyle w:val="Heading2"/>
        <w:rPr>
          <w:noProof/>
          <w:lang w:val="vi-VN"/>
        </w:rPr>
      </w:pPr>
      <w:bookmarkStart w:id="337" w:name="_Toc534701713"/>
      <w:r w:rsidRPr="00534549">
        <w:rPr>
          <w:noProof/>
          <w:lang w:val="vi-VN"/>
        </w:rPr>
        <w:t>Hướng phát triển phần mềm</w:t>
      </w:r>
      <w:bookmarkEnd w:id="337"/>
    </w:p>
    <w:p w14:paraId="540075B2" w14:textId="7AC5E4A9" w:rsidR="00902C05" w:rsidRPr="00534549" w:rsidRDefault="00902C05" w:rsidP="00292096">
      <w:pPr>
        <w:rPr>
          <w:rFonts w:cs="Times New Roman"/>
          <w:noProof/>
          <w:lang w:val="vi-VN"/>
        </w:rPr>
      </w:pPr>
      <w:r w:rsidRPr="00534549">
        <w:rPr>
          <w:rFonts w:cs="Times New Roman"/>
          <w:noProof/>
          <w:lang w:val="vi-VN"/>
        </w:rPr>
        <w:t>+ Nên bổ sung bản trên web và trên di động giúp quản lý tốt hơn.</w:t>
      </w:r>
    </w:p>
    <w:p w14:paraId="14E2286D" w14:textId="3D896797" w:rsidR="00902C05" w:rsidRPr="00534549" w:rsidRDefault="00902C05" w:rsidP="00902C05">
      <w:pPr>
        <w:rPr>
          <w:rFonts w:cs="Times New Roman"/>
          <w:noProof/>
          <w:lang w:val="vi-VN"/>
        </w:rPr>
      </w:pPr>
      <w:r w:rsidRPr="00534549">
        <w:rPr>
          <w:rFonts w:cs="Times New Roman"/>
          <w:noProof/>
          <w:lang w:val="vi-VN"/>
        </w:rPr>
        <w:t>+ Bổ sung tính năng đặt dữ liệu trên các Server trực tuyến và nâng cấp những tính năng mới phù hợp hơn.</w:t>
      </w:r>
    </w:p>
    <w:p w14:paraId="5B57E29F" w14:textId="33059BC8" w:rsidR="00902C05" w:rsidRPr="00534549" w:rsidRDefault="00902C05" w:rsidP="00902C05">
      <w:pPr>
        <w:rPr>
          <w:rFonts w:cs="Times New Roman"/>
          <w:noProof/>
          <w:lang w:val="vi-VN"/>
        </w:rPr>
      </w:pPr>
      <w:r w:rsidRPr="00534549">
        <w:rPr>
          <w:rFonts w:cs="Times New Roman"/>
          <w:noProof/>
          <w:lang w:val="vi-VN"/>
        </w:rPr>
        <w:t>+ Đầu tư vào tối ưu code hơn nữa giúp xử lý nhanh và mượt hơn đặc biệt là các máy cấu hình yếu.</w:t>
      </w:r>
    </w:p>
    <w:p w14:paraId="7F22004B" w14:textId="5B157F72" w:rsidR="007E56BA" w:rsidRPr="00534549" w:rsidRDefault="007E56BA">
      <w:pPr>
        <w:pStyle w:val="Heading2"/>
        <w:rPr>
          <w:noProof/>
          <w:lang w:val="vi-VN"/>
        </w:rPr>
        <w:pPrChange w:id="338" w:author="NGUYỄN ĐỨC KẾ" w:date="2017-04-23T17:47:00Z">
          <w:pPr/>
        </w:pPrChange>
      </w:pPr>
      <w:bookmarkStart w:id="339" w:name="_Toc534701714"/>
      <w:r w:rsidRPr="00534549">
        <w:rPr>
          <w:noProof/>
          <w:lang w:val="vi-VN"/>
        </w:rPr>
        <w:t>Tài liệu tham khảo</w:t>
      </w:r>
      <w:bookmarkEnd w:id="339"/>
    </w:p>
    <w:p w14:paraId="2333A081" w14:textId="39CFFD6E" w:rsidR="003C11B8" w:rsidRPr="00534549" w:rsidRDefault="00085F7A" w:rsidP="00292096">
      <w:pPr>
        <w:rPr>
          <w:rFonts w:cs="Times New Roman"/>
          <w:noProof/>
          <w:lang w:val="vi-VN"/>
        </w:rPr>
      </w:pPr>
      <w:r w:rsidRPr="00534549">
        <w:rPr>
          <w:rFonts w:cs="Times New Roman"/>
          <w:noProof/>
          <w:lang w:val="vi-VN"/>
        </w:rPr>
        <w:t xml:space="preserve">+ </w:t>
      </w:r>
      <w:r w:rsidR="003C11B8" w:rsidRPr="00534549">
        <w:rPr>
          <w:rFonts w:cs="Times New Roman"/>
          <w:noProof/>
          <w:lang w:val="vi-VN"/>
        </w:rPr>
        <w:t>Sách Programming C# 5.0. - Coding Style C# Microsoft.</w:t>
      </w:r>
    </w:p>
    <w:p w14:paraId="5977B5DD" w14:textId="286EA8EC" w:rsidR="003C11B8" w:rsidRPr="00534549" w:rsidRDefault="00085F7A" w:rsidP="00085F7A">
      <w:pPr>
        <w:rPr>
          <w:rFonts w:cs="Times New Roman"/>
          <w:noProof/>
          <w:lang w:val="vi-VN"/>
        </w:rPr>
      </w:pPr>
      <w:r w:rsidRPr="00534549">
        <w:rPr>
          <w:rFonts w:cs="Times New Roman"/>
          <w:noProof/>
          <w:lang w:val="vi-VN"/>
        </w:rPr>
        <w:t xml:space="preserve">+ </w:t>
      </w:r>
      <w:r w:rsidR="003C11B8" w:rsidRPr="00534549">
        <w:rPr>
          <w:rFonts w:cs="Times New Roman"/>
          <w:noProof/>
          <w:lang w:val="vi-VN"/>
        </w:rPr>
        <w:t>Giáo trình và tài liệu của Giảng viên cung cấp</w:t>
      </w:r>
      <w:r w:rsidR="00F86E34" w:rsidRPr="00534549">
        <w:rPr>
          <w:rFonts w:cs="Times New Roman"/>
          <w:noProof/>
          <w:lang w:val="vi-VN"/>
        </w:rPr>
        <w:t>.</w:t>
      </w:r>
    </w:p>
    <w:p w14:paraId="511DA141" w14:textId="00ABABA7" w:rsidR="003C11B8" w:rsidRPr="00534549" w:rsidRDefault="00085F7A" w:rsidP="00085F7A">
      <w:pPr>
        <w:rPr>
          <w:rFonts w:cs="Times New Roman"/>
          <w:noProof/>
          <w:lang w:val="vi-VN"/>
        </w:rPr>
      </w:pPr>
      <w:r w:rsidRPr="00534549">
        <w:rPr>
          <w:rFonts w:cs="Times New Roman"/>
          <w:noProof/>
          <w:lang w:val="vi-VN"/>
        </w:rPr>
        <w:t xml:space="preserve">+ </w:t>
      </w:r>
      <w:r w:rsidR="003C11B8" w:rsidRPr="00534549">
        <w:rPr>
          <w:rFonts w:cs="Times New Roman"/>
          <w:noProof/>
          <w:lang w:val="vi-VN"/>
        </w:rPr>
        <w:t xml:space="preserve">Tham khảo trên trang web:  </w:t>
      </w:r>
      <w:r w:rsidR="003C11B8" w:rsidRPr="00534549">
        <w:rPr>
          <w:rFonts w:cs="Times New Roman"/>
          <w:noProof/>
          <w:u w:val="single"/>
          <w:lang w:val="vi-VN"/>
        </w:rPr>
        <w:t>https://msdn.microsoft.com</w:t>
      </w:r>
      <w:r w:rsidR="003C11B8" w:rsidRPr="00534549">
        <w:rPr>
          <w:rFonts w:cs="Times New Roman"/>
          <w:noProof/>
          <w:lang w:val="vi-VN"/>
        </w:rPr>
        <w:t xml:space="preserve"> </w:t>
      </w:r>
    </w:p>
    <w:p w14:paraId="4EAE126D" w14:textId="6C709AD5" w:rsidR="003C11B8" w:rsidRPr="00534549" w:rsidRDefault="00085F7A" w:rsidP="00085F7A">
      <w:pPr>
        <w:rPr>
          <w:rFonts w:cs="Times New Roman"/>
          <w:noProof/>
          <w:lang w:val="vi-VN"/>
        </w:rPr>
      </w:pPr>
      <w:r w:rsidRPr="00534549">
        <w:rPr>
          <w:rFonts w:cs="Times New Roman"/>
          <w:noProof/>
          <w:lang w:val="vi-VN"/>
        </w:rPr>
        <w:t xml:space="preserve">+ </w:t>
      </w:r>
      <w:r w:rsidR="003C11B8" w:rsidRPr="00534549">
        <w:rPr>
          <w:rFonts w:cs="Times New Roman"/>
          <w:noProof/>
          <w:lang w:val="vi-VN"/>
        </w:rPr>
        <w:t>Slide môn học, Google và Youtube.</w:t>
      </w:r>
    </w:p>
    <w:p w14:paraId="32F232BC" w14:textId="5129922F" w:rsidR="003C11B8" w:rsidRPr="00534549" w:rsidRDefault="00085F7A" w:rsidP="00085F7A">
      <w:pPr>
        <w:rPr>
          <w:rFonts w:cs="Times New Roman"/>
          <w:noProof/>
          <w:u w:val="single"/>
          <w:lang w:val="vi-VN"/>
        </w:rPr>
      </w:pPr>
      <w:r w:rsidRPr="00534549">
        <w:rPr>
          <w:rFonts w:cs="Times New Roman"/>
          <w:noProof/>
          <w:lang w:val="vi-VN"/>
        </w:rPr>
        <w:t xml:space="preserve">+ </w:t>
      </w:r>
      <w:r w:rsidR="003C11B8" w:rsidRPr="00534549">
        <w:rPr>
          <w:rFonts w:cs="Times New Roman"/>
          <w:noProof/>
          <w:lang w:val="vi-VN"/>
        </w:rPr>
        <w:t xml:space="preserve">Bách khoa toàn thư </w:t>
      </w:r>
      <w:r w:rsidR="003C11B8" w:rsidRPr="00534549">
        <w:rPr>
          <w:rFonts w:cs="Times New Roman"/>
          <w:noProof/>
          <w:u w:val="single"/>
          <w:lang w:val="vi-VN"/>
        </w:rPr>
        <w:t>vi.wikipedia.org</w:t>
      </w:r>
    </w:p>
    <w:p w14:paraId="262B8F07" w14:textId="32218D0F" w:rsidR="0031276A" w:rsidRPr="00534549" w:rsidRDefault="00085F7A" w:rsidP="00BE2226">
      <w:pPr>
        <w:rPr>
          <w:rFonts w:cs="Times New Roman"/>
          <w:noProof/>
          <w:u w:val="single"/>
          <w:lang w:val="vi-VN"/>
        </w:rPr>
      </w:pPr>
      <w:r w:rsidRPr="00534549">
        <w:rPr>
          <w:rFonts w:cs="Times New Roman"/>
          <w:noProof/>
          <w:lang w:val="vi-VN"/>
        </w:rPr>
        <w:t xml:space="preserve">+ </w:t>
      </w:r>
      <w:r w:rsidR="003C11B8" w:rsidRPr="00534549">
        <w:rPr>
          <w:rFonts w:cs="Times New Roman"/>
          <w:noProof/>
          <w:lang w:val="vi-VN"/>
        </w:rPr>
        <w:t xml:space="preserve">Forum </w:t>
      </w:r>
      <w:r w:rsidR="003C11B8" w:rsidRPr="00534549">
        <w:rPr>
          <w:rFonts w:cs="Times New Roman"/>
          <w:noProof/>
          <w:u w:val="single"/>
          <w:lang w:val="vi-VN"/>
        </w:rPr>
        <w:t>congdongcviet.com</w:t>
      </w:r>
    </w:p>
    <w:sectPr w:rsidR="0031276A" w:rsidRPr="00534549" w:rsidSect="0035570D">
      <w:footerReference w:type="default" r:id="rId76"/>
      <w:pgSz w:w="11906" w:h="16838" w:code="9"/>
      <w:pgMar w:top="1440" w:right="1440" w:bottom="1440" w:left="1440" w:header="720" w:footer="720" w:gutter="0"/>
      <w:cols w:space="720"/>
      <w:docGrid w:linePitch="360"/>
      <w:sectPrChange w:id="340" w:author="NGUYỄN ĐỨC KẾ" w:date="2017-04-23T17:48:00Z">
        <w:sectPr w:rsidR="0031276A" w:rsidRPr="00534549" w:rsidSect="0035570D">
          <w:pgSz w:w="12240" w:h="15840" w:code="0"/>
          <w:pgMar w:top="1440" w:right="1440" w:bottom="1440" w:left="144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C54E4" w14:textId="77777777" w:rsidR="008D3D0D" w:rsidRDefault="008D3D0D" w:rsidP="00F95A74">
      <w:pPr>
        <w:spacing w:after="0"/>
      </w:pPr>
      <w:r>
        <w:separator/>
      </w:r>
    </w:p>
  </w:endnote>
  <w:endnote w:type="continuationSeparator" w:id="0">
    <w:p w14:paraId="795D11D4" w14:textId="77777777" w:rsidR="008D3D0D" w:rsidRDefault="008D3D0D" w:rsidP="00F95A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338484"/>
      <w:docPartObj>
        <w:docPartGallery w:val="Page Numbers (Bottom of Page)"/>
        <w:docPartUnique/>
      </w:docPartObj>
    </w:sdtPr>
    <w:sdtEndPr>
      <w:rPr>
        <w:noProof/>
      </w:rPr>
    </w:sdtEndPr>
    <w:sdtContent>
      <w:p w14:paraId="480103EF" w14:textId="5BF8883D" w:rsidR="00283850" w:rsidRDefault="00283850">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7D4B97EA" w14:textId="77777777" w:rsidR="00283850" w:rsidRDefault="00283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BE3B6" w14:textId="77777777" w:rsidR="008D3D0D" w:rsidRDefault="008D3D0D" w:rsidP="00F95A74">
      <w:pPr>
        <w:spacing w:after="0"/>
      </w:pPr>
      <w:r>
        <w:separator/>
      </w:r>
    </w:p>
  </w:footnote>
  <w:footnote w:type="continuationSeparator" w:id="0">
    <w:p w14:paraId="23F9A032" w14:textId="77777777" w:rsidR="008D3D0D" w:rsidRDefault="008D3D0D" w:rsidP="00F95A7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F0964"/>
    <w:multiLevelType w:val="hybridMultilevel"/>
    <w:tmpl w:val="ED403DEE"/>
    <w:lvl w:ilvl="0" w:tplc="5C549CBC">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40089"/>
    <w:multiLevelType w:val="hybridMultilevel"/>
    <w:tmpl w:val="E188B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43087C"/>
    <w:multiLevelType w:val="hybridMultilevel"/>
    <w:tmpl w:val="459CCF20"/>
    <w:lvl w:ilvl="0" w:tplc="82A43CC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4659D"/>
    <w:multiLevelType w:val="hybridMultilevel"/>
    <w:tmpl w:val="D02601A8"/>
    <w:lvl w:ilvl="0" w:tplc="61C095A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62ADA"/>
    <w:multiLevelType w:val="hybridMultilevel"/>
    <w:tmpl w:val="8836F27C"/>
    <w:lvl w:ilvl="0" w:tplc="E51277D4">
      <w:start w:val="3"/>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1B582F85"/>
    <w:multiLevelType w:val="hybridMultilevel"/>
    <w:tmpl w:val="925A1B50"/>
    <w:lvl w:ilvl="0" w:tplc="D0A4AC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E50A0"/>
    <w:multiLevelType w:val="hybridMultilevel"/>
    <w:tmpl w:val="B45A4F54"/>
    <w:lvl w:ilvl="0" w:tplc="8EF856E2">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AD6AC5"/>
    <w:multiLevelType w:val="hybridMultilevel"/>
    <w:tmpl w:val="6EEA6264"/>
    <w:lvl w:ilvl="0" w:tplc="046010EC">
      <w:start w:val="3"/>
      <w:numFmt w:val="bullet"/>
      <w:lvlText w:val="-"/>
      <w:lvlJc w:val="left"/>
      <w:pPr>
        <w:ind w:left="-270" w:hanging="360"/>
      </w:pPr>
      <w:rPr>
        <w:rFonts w:ascii="Times New Roman" w:eastAsiaTheme="minorHAnsi" w:hAnsi="Times New Roman" w:cs="Times New Roman" w:hint="default"/>
        <w:b w:val="0"/>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2" w15:restartNumberingAfterBreak="0">
    <w:nsid w:val="20D244E9"/>
    <w:multiLevelType w:val="hybridMultilevel"/>
    <w:tmpl w:val="A1BE5E68"/>
    <w:lvl w:ilvl="0" w:tplc="DC6A66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6143C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B953513"/>
    <w:multiLevelType w:val="hybridMultilevel"/>
    <w:tmpl w:val="BFF49DDA"/>
    <w:lvl w:ilvl="0" w:tplc="BA1E9FCC">
      <w:start w:val="1"/>
      <w:numFmt w:val="lowerLetter"/>
      <w:pStyle w:val="Heading5"/>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C9F12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F17431B"/>
    <w:multiLevelType w:val="hybridMultilevel"/>
    <w:tmpl w:val="05423124"/>
    <w:lvl w:ilvl="0" w:tplc="DC6A66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66D3F"/>
    <w:multiLevelType w:val="hybridMultilevel"/>
    <w:tmpl w:val="B08C8D4E"/>
    <w:lvl w:ilvl="0" w:tplc="F7ECB942">
      <w:start w:val="1"/>
      <w:numFmt w:val="decimal"/>
      <w:pStyle w:val="Heading4"/>
      <w:lvlText w:val="1.3.%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384FDF"/>
    <w:multiLevelType w:val="hybridMultilevel"/>
    <w:tmpl w:val="E25A4B82"/>
    <w:lvl w:ilvl="0" w:tplc="494AF9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BA15F2"/>
    <w:multiLevelType w:val="hybridMultilevel"/>
    <w:tmpl w:val="549AF320"/>
    <w:lvl w:ilvl="0" w:tplc="68CAA4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513D64"/>
    <w:multiLevelType w:val="hybridMultilevel"/>
    <w:tmpl w:val="C5BC6250"/>
    <w:lvl w:ilvl="0" w:tplc="8938AA16">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8927052"/>
    <w:multiLevelType w:val="hybridMultilevel"/>
    <w:tmpl w:val="DF36AECC"/>
    <w:lvl w:ilvl="0" w:tplc="0F30EC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6A5873"/>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14B57"/>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227861"/>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3DA34AD7"/>
    <w:multiLevelType w:val="hybridMultilevel"/>
    <w:tmpl w:val="CA8E27E0"/>
    <w:lvl w:ilvl="0" w:tplc="6B70085A">
      <w:start w:val="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41C56BC5"/>
    <w:multiLevelType w:val="hybridMultilevel"/>
    <w:tmpl w:val="21144BA8"/>
    <w:lvl w:ilvl="0" w:tplc="5A223C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935339"/>
    <w:multiLevelType w:val="hybridMultilevel"/>
    <w:tmpl w:val="E18E8290"/>
    <w:lvl w:ilvl="0" w:tplc="811CA8E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221FFA"/>
    <w:multiLevelType w:val="hybridMultilevel"/>
    <w:tmpl w:val="288E2446"/>
    <w:lvl w:ilvl="0" w:tplc="6B9CA638">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7885E96"/>
    <w:multiLevelType w:val="hybridMultilevel"/>
    <w:tmpl w:val="4C443BF4"/>
    <w:lvl w:ilvl="0" w:tplc="C486C2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6521A4"/>
    <w:multiLevelType w:val="hybridMultilevel"/>
    <w:tmpl w:val="01580FE4"/>
    <w:lvl w:ilvl="0" w:tplc="70CE2FB0">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EC69E8"/>
    <w:multiLevelType w:val="hybridMultilevel"/>
    <w:tmpl w:val="CC7E90F8"/>
    <w:lvl w:ilvl="0" w:tplc="D87236F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576E56"/>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5C7948DB"/>
    <w:multiLevelType w:val="multilevel"/>
    <w:tmpl w:val="76EA646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CA8561B"/>
    <w:multiLevelType w:val="hybridMultilevel"/>
    <w:tmpl w:val="91D2C62A"/>
    <w:lvl w:ilvl="0" w:tplc="6C1A9C4C">
      <w:start w:val="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E8F68A0"/>
    <w:multiLevelType w:val="hybridMultilevel"/>
    <w:tmpl w:val="7EFA990C"/>
    <w:lvl w:ilvl="0" w:tplc="AF8E483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0" w15:restartNumberingAfterBreak="0">
    <w:nsid w:val="610244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4043903"/>
    <w:multiLevelType w:val="hybridMultilevel"/>
    <w:tmpl w:val="E6085E0C"/>
    <w:lvl w:ilvl="0" w:tplc="494AF9C4">
      <w:numFmt w:val="bullet"/>
      <w:lvlText w:val="-"/>
      <w:lvlJc w:val="left"/>
      <w:pPr>
        <w:ind w:left="900" w:hanging="360"/>
      </w:pPr>
      <w:rPr>
        <w:rFonts w:ascii="Calibri" w:eastAsiaTheme="minorHAnsi"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64D746D2"/>
    <w:multiLevelType w:val="hybridMultilevel"/>
    <w:tmpl w:val="B9CE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521045"/>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72C244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48B4336"/>
    <w:multiLevelType w:val="hybridMultilevel"/>
    <w:tmpl w:val="69401E88"/>
    <w:lvl w:ilvl="0" w:tplc="5C549CBC">
      <w:numFmt w:val="bullet"/>
      <w:lvlText w:val="-"/>
      <w:lvlJc w:val="left"/>
      <w:pPr>
        <w:ind w:left="720" w:hanging="360"/>
      </w:pPr>
      <w:rPr>
        <w:rFonts w:ascii="Calibri" w:eastAsiaTheme="minorHAnsi" w:hAnsi="Calibr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AEB5DF4"/>
    <w:multiLevelType w:val="multilevel"/>
    <w:tmpl w:val="40F43774"/>
    <w:lvl w:ilvl="0">
      <w:start w:val="1"/>
      <w:numFmt w:val="none"/>
      <w:pStyle w:val="Heading1"/>
      <w:suff w:val="space"/>
      <w:lvlText w:val=""/>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450" w:firstLine="0"/>
      </w:pPr>
      <w:rPr>
        <w:rFonts w:hint="default"/>
      </w:rPr>
    </w:lvl>
    <w:lvl w:ilvl="3">
      <w:start w:val="1"/>
      <w:numFmt w:val="lowerLetter"/>
      <w:suff w:val="spac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abstractNumId w:val="7"/>
  </w:num>
  <w:num w:numId="2">
    <w:abstractNumId w:val="21"/>
  </w:num>
  <w:num w:numId="3">
    <w:abstractNumId w:val="45"/>
  </w:num>
  <w:num w:numId="4">
    <w:abstractNumId w:val="14"/>
  </w:num>
  <w:num w:numId="5">
    <w:abstractNumId w:val="44"/>
  </w:num>
  <w:num w:numId="6">
    <w:abstractNumId w:val="34"/>
  </w:num>
  <w:num w:numId="7">
    <w:abstractNumId w:val="43"/>
  </w:num>
  <w:num w:numId="8">
    <w:abstractNumId w:val="2"/>
  </w:num>
  <w:num w:numId="9">
    <w:abstractNumId w:val="5"/>
  </w:num>
  <w:num w:numId="10">
    <w:abstractNumId w:val="41"/>
  </w:num>
  <w:num w:numId="11">
    <w:abstractNumId w:val="48"/>
  </w:num>
  <w:num w:numId="12">
    <w:abstractNumId w:val="19"/>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35"/>
  </w:num>
  <w:num w:numId="18">
    <w:abstractNumId w:val="26"/>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25"/>
  </w:num>
  <w:num w:numId="22">
    <w:abstractNumId w:val="27"/>
  </w:num>
  <w:num w:numId="23">
    <w:abstractNumId w:val="0"/>
  </w:num>
  <w:num w:numId="24">
    <w:abstractNumId w:val="8"/>
  </w:num>
  <w:num w:numId="25">
    <w:abstractNumId w:val="4"/>
  </w:num>
  <w:num w:numId="26">
    <w:abstractNumId w:val="13"/>
  </w:num>
  <w:num w:numId="27">
    <w:abstractNumId w:val="49"/>
  </w:num>
  <w:num w:numId="28">
    <w:abstractNumId w:val="17"/>
  </w:num>
  <w:num w:numId="29">
    <w:abstractNumId w:val="12"/>
  </w:num>
  <w:num w:numId="30">
    <w:abstractNumId w:val="30"/>
  </w:num>
  <w:num w:numId="31">
    <w:abstractNumId w:val="32"/>
  </w:num>
  <w:num w:numId="32">
    <w:abstractNumId w:val="9"/>
  </w:num>
  <w:num w:numId="33">
    <w:abstractNumId w:val="42"/>
  </w:num>
  <w:num w:numId="34">
    <w:abstractNumId w:val="33"/>
  </w:num>
  <w:num w:numId="35">
    <w:abstractNumId w:val="10"/>
  </w:num>
  <w:num w:numId="36">
    <w:abstractNumId w:val="23"/>
  </w:num>
  <w:num w:numId="37">
    <w:abstractNumId w:val="38"/>
  </w:num>
  <w:num w:numId="38">
    <w:abstractNumId w:val="6"/>
  </w:num>
  <w:num w:numId="39">
    <w:abstractNumId w:val="37"/>
  </w:num>
  <w:num w:numId="40">
    <w:abstractNumId w:val="11"/>
  </w:num>
  <w:num w:numId="41">
    <w:abstractNumId w:val="3"/>
  </w:num>
  <w:num w:numId="42">
    <w:abstractNumId w:val="18"/>
  </w:num>
  <w:num w:numId="43">
    <w:abstractNumId w:val="1"/>
  </w:num>
  <w:num w:numId="44">
    <w:abstractNumId w:val="20"/>
  </w:num>
  <w:num w:numId="45">
    <w:abstractNumId w:val="28"/>
  </w:num>
  <w:num w:numId="46">
    <w:abstractNumId w:val="31"/>
  </w:num>
  <w:num w:numId="47">
    <w:abstractNumId w:val="39"/>
  </w:num>
  <w:num w:numId="48">
    <w:abstractNumId w:val="15"/>
  </w:num>
  <w:num w:numId="49">
    <w:abstractNumId w:val="15"/>
    <w:lvlOverride w:ilvl="0">
      <w:startOverride w:val="2"/>
    </w:lvlOverride>
  </w:num>
  <w:num w:numId="50">
    <w:abstractNumId w:val="15"/>
    <w:lvlOverride w:ilvl="0">
      <w:startOverride w:val="2"/>
    </w:lvlOverride>
  </w:num>
  <w:num w:numId="51">
    <w:abstractNumId w:val="15"/>
    <w:lvlOverride w:ilvl="0">
      <w:startOverride w:val="2"/>
    </w:lvlOverride>
  </w:num>
  <w:num w:numId="52">
    <w:abstractNumId w:val="15"/>
    <w:lvlOverride w:ilvl="0">
      <w:startOverride w:val="2"/>
    </w:lvlOverride>
  </w:num>
  <w:num w:numId="53">
    <w:abstractNumId w:val="15"/>
    <w:lvlOverride w:ilvl="0">
      <w:startOverride w:val="2"/>
    </w:lvlOverride>
  </w:num>
  <w:num w:numId="54">
    <w:abstractNumId w:val="29"/>
  </w:num>
  <w:num w:numId="55">
    <w:abstractNumId w:val="22"/>
  </w:num>
  <w:num w:numId="56">
    <w:abstractNumId w:val="47"/>
  </w:num>
  <w:num w:numId="57">
    <w:abstractNumId w:val="40"/>
  </w:num>
  <w:num w:numId="58">
    <w:abstractNumId w:val="36"/>
  </w:num>
  <w:num w:numId="59">
    <w:abstractNumId w:val="16"/>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ĐỨC KẾ">
    <w15:presenceInfo w15:providerId="None" w15:userId="NGUYỄN ĐỨC KẾ"/>
  </w15:person>
  <w15:person w15:author="Hoan Ng">
    <w15:presenceInfo w15:providerId="None" w15:userId="Hoan Ng"/>
  </w15:person>
  <w15:person w15:author="TRẦN TRUNG TRỰC">
    <w15:presenceInfo w15:providerId="None" w15:userId="TRẦN TRUNG TRỰ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EEA"/>
    <w:rsid w:val="00026950"/>
    <w:rsid w:val="00034950"/>
    <w:rsid w:val="000360B2"/>
    <w:rsid w:val="00046086"/>
    <w:rsid w:val="00062812"/>
    <w:rsid w:val="00081FC1"/>
    <w:rsid w:val="00085F7A"/>
    <w:rsid w:val="0009096F"/>
    <w:rsid w:val="000946D8"/>
    <w:rsid w:val="000A62CC"/>
    <w:rsid w:val="000B06F5"/>
    <w:rsid w:val="000B3947"/>
    <w:rsid w:val="000B5263"/>
    <w:rsid w:val="000B6656"/>
    <w:rsid w:val="000B6CA1"/>
    <w:rsid w:val="000C00B1"/>
    <w:rsid w:val="000C420A"/>
    <w:rsid w:val="000C6718"/>
    <w:rsid w:val="000D6A37"/>
    <w:rsid w:val="000E1002"/>
    <w:rsid w:val="000E1926"/>
    <w:rsid w:val="000F335B"/>
    <w:rsid w:val="000F3A30"/>
    <w:rsid w:val="000F4E19"/>
    <w:rsid w:val="001007EC"/>
    <w:rsid w:val="00101E19"/>
    <w:rsid w:val="00110C97"/>
    <w:rsid w:val="0011236D"/>
    <w:rsid w:val="00143379"/>
    <w:rsid w:val="00144574"/>
    <w:rsid w:val="001619B2"/>
    <w:rsid w:val="001749B3"/>
    <w:rsid w:val="00184B30"/>
    <w:rsid w:val="00184B5D"/>
    <w:rsid w:val="001937B1"/>
    <w:rsid w:val="00197478"/>
    <w:rsid w:val="001B3CBE"/>
    <w:rsid w:val="001D2B10"/>
    <w:rsid w:val="001D45FA"/>
    <w:rsid w:val="001F38E2"/>
    <w:rsid w:val="001F462E"/>
    <w:rsid w:val="0020440C"/>
    <w:rsid w:val="0020729D"/>
    <w:rsid w:val="0023353B"/>
    <w:rsid w:val="00236672"/>
    <w:rsid w:val="00245C95"/>
    <w:rsid w:val="00251D66"/>
    <w:rsid w:val="0026791C"/>
    <w:rsid w:val="00270F61"/>
    <w:rsid w:val="00276604"/>
    <w:rsid w:val="00282730"/>
    <w:rsid w:val="00283850"/>
    <w:rsid w:val="00292096"/>
    <w:rsid w:val="00292AFF"/>
    <w:rsid w:val="00296178"/>
    <w:rsid w:val="002A30A0"/>
    <w:rsid w:val="002A3DAB"/>
    <w:rsid w:val="002A53FD"/>
    <w:rsid w:val="002C06ED"/>
    <w:rsid w:val="002C4C03"/>
    <w:rsid w:val="002C513E"/>
    <w:rsid w:val="002D1E4B"/>
    <w:rsid w:val="002D2C43"/>
    <w:rsid w:val="002E0ED7"/>
    <w:rsid w:val="002E53E2"/>
    <w:rsid w:val="002F2C46"/>
    <w:rsid w:val="002F462A"/>
    <w:rsid w:val="0031276A"/>
    <w:rsid w:val="0033051A"/>
    <w:rsid w:val="00331F26"/>
    <w:rsid w:val="003434C9"/>
    <w:rsid w:val="00344DF3"/>
    <w:rsid w:val="00345053"/>
    <w:rsid w:val="0035570D"/>
    <w:rsid w:val="00361E16"/>
    <w:rsid w:val="00362F4C"/>
    <w:rsid w:val="003715AE"/>
    <w:rsid w:val="00373996"/>
    <w:rsid w:val="00373A0E"/>
    <w:rsid w:val="0037516B"/>
    <w:rsid w:val="00380B9F"/>
    <w:rsid w:val="00381F04"/>
    <w:rsid w:val="003821C0"/>
    <w:rsid w:val="00383FE9"/>
    <w:rsid w:val="00386CD8"/>
    <w:rsid w:val="00387BB8"/>
    <w:rsid w:val="0039454D"/>
    <w:rsid w:val="003A1EEA"/>
    <w:rsid w:val="003B3F8C"/>
    <w:rsid w:val="003B403C"/>
    <w:rsid w:val="003C11B8"/>
    <w:rsid w:val="003C733D"/>
    <w:rsid w:val="003D129B"/>
    <w:rsid w:val="003D5833"/>
    <w:rsid w:val="003F3A00"/>
    <w:rsid w:val="003F57ED"/>
    <w:rsid w:val="003F7930"/>
    <w:rsid w:val="0041605E"/>
    <w:rsid w:val="00422992"/>
    <w:rsid w:val="00423B8F"/>
    <w:rsid w:val="00440C2A"/>
    <w:rsid w:val="00453D25"/>
    <w:rsid w:val="00454741"/>
    <w:rsid w:val="0045724E"/>
    <w:rsid w:val="00493F51"/>
    <w:rsid w:val="00496FD7"/>
    <w:rsid w:val="004970CA"/>
    <w:rsid w:val="004B210C"/>
    <w:rsid w:val="004B5A8A"/>
    <w:rsid w:val="004C4CDE"/>
    <w:rsid w:val="004C6AE9"/>
    <w:rsid w:val="004D06CE"/>
    <w:rsid w:val="004D4A43"/>
    <w:rsid w:val="004D4AA8"/>
    <w:rsid w:val="004E24B0"/>
    <w:rsid w:val="004E62A9"/>
    <w:rsid w:val="004F18DA"/>
    <w:rsid w:val="004F7C19"/>
    <w:rsid w:val="005021B9"/>
    <w:rsid w:val="00502D86"/>
    <w:rsid w:val="005051D5"/>
    <w:rsid w:val="00505491"/>
    <w:rsid w:val="00525672"/>
    <w:rsid w:val="00531475"/>
    <w:rsid w:val="0053319D"/>
    <w:rsid w:val="00534549"/>
    <w:rsid w:val="00536F93"/>
    <w:rsid w:val="00545C95"/>
    <w:rsid w:val="0054674E"/>
    <w:rsid w:val="0055049A"/>
    <w:rsid w:val="00556333"/>
    <w:rsid w:val="00557C35"/>
    <w:rsid w:val="00561280"/>
    <w:rsid w:val="00562A29"/>
    <w:rsid w:val="005649CD"/>
    <w:rsid w:val="00565E0A"/>
    <w:rsid w:val="00573560"/>
    <w:rsid w:val="00573D0B"/>
    <w:rsid w:val="00575721"/>
    <w:rsid w:val="00576D27"/>
    <w:rsid w:val="005827F1"/>
    <w:rsid w:val="005847DE"/>
    <w:rsid w:val="00592F83"/>
    <w:rsid w:val="00595DB6"/>
    <w:rsid w:val="005A0BD8"/>
    <w:rsid w:val="005B37D6"/>
    <w:rsid w:val="005B40FC"/>
    <w:rsid w:val="005C5340"/>
    <w:rsid w:val="005D20B5"/>
    <w:rsid w:val="005D6E4E"/>
    <w:rsid w:val="005E6D2C"/>
    <w:rsid w:val="005F3471"/>
    <w:rsid w:val="005F3BAC"/>
    <w:rsid w:val="00601CE2"/>
    <w:rsid w:val="00606856"/>
    <w:rsid w:val="0061268D"/>
    <w:rsid w:val="00615361"/>
    <w:rsid w:val="00622910"/>
    <w:rsid w:val="00627EF8"/>
    <w:rsid w:val="00637DD5"/>
    <w:rsid w:val="0064024C"/>
    <w:rsid w:val="0064499D"/>
    <w:rsid w:val="00655184"/>
    <w:rsid w:val="00656B5A"/>
    <w:rsid w:val="006625F8"/>
    <w:rsid w:val="0066467D"/>
    <w:rsid w:val="00665699"/>
    <w:rsid w:val="00677026"/>
    <w:rsid w:val="0068185D"/>
    <w:rsid w:val="00681D32"/>
    <w:rsid w:val="006844F9"/>
    <w:rsid w:val="006A34FA"/>
    <w:rsid w:val="006A665F"/>
    <w:rsid w:val="006A7ABE"/>
    <w:rsid w:val="006B0051"/>
    <w:rsid w:val="006B4295"/>
    <w:rsid w:val="006B7838"/>
    <w:rsid w:val="006C3531"/>
    <w:rsid w:val="006C3D5A"/>
    <w:rsid w:val="006C795A"/>
    <w:rsid w:val="006C7BA7"/>
    <w:rsid w:val="006E45A4"/>
    <w:rsid w:val="006E79C6"/>
    <w:rsid w:val="006F256B"/>
    <w:rsid w:val="006F6C66"/>
    <w:rsid w:val="00704AD5"/>
    <w:rsid w:val="00707176"/>
    <w:rsid w:val="00716E6C"/>
    <w:rsid w:val="00723D49"/>
    <w:rsid w:val="007243A0"/>
    <w:rsid w:val="007269C2"/>
    <w:rsid w:val="00727331"/>
    <w:rsid w:val="00734339"/>
    <w:rsid w:val="00743A37"/>
    <w:rsid w:val="00743B1B"/>
    <w:rsid w:val="00746053"/>
    <w:rsid w:val="00752728"/>
    <w:rsid w:val="00757DB6"/>
    <w:rsid w:val="00757DEC"/>
    <w:rsid w:val="007777C0"/>
    <w:rsid w:val="007808BB"/>
    <w:rsid w:val="00780B90"/>
    <w:rsid w:val="0078206B"/>
    <w:rsid w:val="00796602"/>
    <w:rsid w:val="007A282C"/>
    <w:rsid w:val="007A51D3"/>
    <w:rsid w:val="007A7351"/>
    <w:rsid w:val="007B2DE1"/>
    <w:rsid w:val="007C26F5"/>
    <w:rsid w:val="007D3DBD"/>
    <w:rsid w:val="007D59B8"/>
    <w:rsid w:val="007E56BA"/>
    <w:rsid w:val="007E6B27"/>
    <w:rsid w:val="008069F8"/>
    <w:rsid w:val="00810D65"/>
    <w:rsid w:val="008158E2"/>
    <w:rsid w:val="0085073D"/>
    <w:rsid w:val="008513B0"/>
    <w:rsid w:val="00851A60"/>
    <w:rsid w:val="00863D73"/>
    <w:rsid w:val="00875167"/>
    <w:rsid w:val="00876B7A"/>
    <w:rsid w:val="0087742E"/>
    <w:rsid w:val="008854BF"/>
    <w:rsid w:val="00890EA3"/>
    <w:rsid w:val="00897FDF"/>
    <w:rsid w:val="008A245E"/>
    <w:rsid w:val="008A2E38"/>
    <w:rsid w:val="008A3F0B"/>
    <w:rsid w:val="008A4130"/>
    <w:rsid w:val="008B41E2"/>
    <w:rsid w:val="008C0A16"/>
    <w:rsid w:val="008C2064"/>
    <w:rsid w:val="008C367B"/>
    <w:rsid w:val="008C49F7"/>
    <w:rsid w:val="008D3D0D"/>
    <w:rsid w:val="008E6293"/>
    <w:rsid w:val="008F3B35"/>
    <w:rsid w:val="008F5C93"/>
    <w:rsid w:val="008F6E04"/>
    <w:rsid w:val="009003CD"/>
    <w:rsid w:val="00902C05"/>
    <w:rsid w:val="00902EF0"/>
    <w:rsid w:val="00903B64"/>
    <w:rsid w:val="009060A9"/>
    <w:rsid w:val="009066CE"/>
    <w:rsid w:val="00913D9F"/>
    <w:rsid w:val="00914A02"/>
    <w:rsid w:val="00921EC5"/>
    <w:rsid w:val="0092336D"/>
    <w:rsid w:val="00925217"/>
    <w:rsid w:val="009319E1"/>
    <w:rsid w:val="00942D0E"/>
    <w:rsid w:val="0094464D"/>
    <w:rsid w:val="00946295"/>
    <w:rsid w:val="009501D1"/>
    <w:rsid w:val="009568DB"/>
    <w:rsid w:val="00961D98"/>
    <w:rsid w:val="00961FC1"/>
    <w:rsid w:val="00962116"/>
    <w:rsid w:val="0097220E"/>
    <w:rsid w:val="00974730"/>
    <w:rsid w:val="009756AA"/>
    <w:rsid w:val="00977236"/>
    <w:rsid w:val="00981D38"/>
    <w:rsid w:val="009866E0"/>
    <w:rsid w:val="00990CE6"/>
    <w:rsid w:val="009911CD"/>
    <w:rsid w:val="00995063"/>
    <w:rsid w:val="009C598B"/>
    <w:rsid w:val="009D14DC"/>
    <w:rsid w:val="009D171A"/>
    <w:rsid w:val="009D1B37"/>
    <w:rsid w:val="009D4FB6"/>
    <w:rsid w:val="009E3AA4"/>
    <w:rsid w:val="009E644A"/>
    <w:rsid w:val="009F498F"/>
    <w:rsid w:val="00A013D1"/>
    <w:rsid w:val="00A067CB"/>
    <w:rsid w:val="00A11362"/>
    <w:rsid w:val="00A20DFA"/>
    <w:rsid w:val="00A24603"/>
    <w:rsid w:val="00A3220A"/>
    <w:rsid w:val="00A355F5"/>
    <w:rsid w:val="00A53D57"/>
    <w:rsid w:val="00A61FE8"/>
    <w:rsid w:val="00A730B8"/>
    <w:rsid w:val="00A940D5"/>
    <w:rsid w:val="00AA7E84"/>
    <w:rsid w:val="00AB636B"/>
    <w:rsid w:val="00AD4B45"/>
    <w:rsid w:val="00AE1E1C"/>
    <w:rsid w:val="00B060FC"/>
    <w:rsid w:val="00B103D0"/>
    <w:rsid w:val="00B27860"/>
    <w:rsid w:val="00B5368C"/>
    <w:rsid w:val="00B61C04"/>
    <w:rsid w:val="00B64D1C"/>
    <w:rsid w:val="00B755AB"/>
    <w:rsid w:val="00B76DB8"/>
    <w:rsid w:val="00B91AA7"/>
    <w:rsid w:val="00B91DB6"/>
    <w:rsid w:val="00B93F24"/>
    <w:rsid w:val="00BA14DF"/>
    <w:rsid w:val="00BA6D1F"/>
    <w:rsid w:val="00BA6D9D"/>
    <w:rsid w:val="00BB237C"/>
    <w:rsid w:val="00BC175D"/>
    <w:rsid w:val="00BC30BA"/>
    <w:rsid w:val="00BE035A"/>
    <w:rsid w:val="00BE2226"/>
    <w:rsid w:val="00BE3047"/>
    <w:rsid w:val="00BE3441"/>
    <w:rsid w:val="00BF034F"/>
    <w:rsid w:val="00BF7EF1"/>
    <w:rsid w:val="00C049E3"/>
    <w:rsid w:val="00C16172"/>
    <w:rsid w:val="00C42EA6"/>
    <w:rsid w:val="00C43FA3"/>
    <w:rsid w:val="00C65BB0"/>
    <w:rsid w:val="00C76D90"/>
    <w:rsid w:val="00C910A1"/>
    <w:rsid w:val="00CA588B"/>
    <w:rsid w:val="00CD0EDE"/>
    <w:rsid w:val="00CD2ADB"/>
    <w:rsid w:val="00CD5690"/>
    <w:rsid w:val="00D01DA9"/>
    <w:rsid w:val="00D207EE"/>
    <w:rsid w:val="00D21535"/>
    <w:rsid w:val="00D4387C"/>
    <w:rsid w:val="00D50857"/>
    <w:rsid w:val="00D576D0"/>
    <w:rsid w:val="00D71294"/>
    <w:rsid w:val="00D71C46"/>
    <w:rsid w:val="00D82E07"/>
    <w:rsid w:val="00DA11D0"/>
    <w:rsid w:val="00DA4F5F"/>
    <w:rsid w:val="00DB2050"/>
    <w:rsid w:val="00DB5000"/>
    <w:rsid w:val="00DC486B"/>
    <w:rsid w:val="00DD4CF7"/>
    <w:rsid w:val="00DE0F78"/>
    <w:rsid w:val="00DF7DD4"/>
    <w:rsid w:val="00E02319"/>
    <w:rsid w:val="00E05CF4"/>
    <w:rsid w:val="00E12401"/>
    <w:rsid w:val="00E17227"/>
    <w:rsid w:val="00E25F0F"/>
    <w:rsid w:val="00E363F6"/>
    <w:rsid w:val="00E57C2C"/>
    <w:rsid w:val="00E61DC3"/>
    <w:rsid w:val="00E61FC3"/>
    <w:rsid w:val="00E62EE1"/>
    <w:rsid w:val="00E645F5"/>
    <w:rsid w:val="00E70A22"/>
    <w:rsid w:val="00E73405"/>
    <w:rsid w:val="00E77AC8"/>
    <w:rsid w:val="00E81414"/>
    <w:rsid w:val="00E81E74"/>
    <w:rsid w:val="00E956FD"/>
    <w:rsid w:val="00EB1DF3"/>
    <w:rsid w:val="00EB2F9D"/>
    <w:rsid w:val="00EC44E1"/>
    <w:rsid w:val="00EE09DB"/>
    <w:rsid w:val="00EE6A4A"/>
    <w:rsid w:val="00EF5D9B"/>
    <w:rsid w:val="00F02E35"/>
    <w:rsid w:val="00F07D1E"/>
    <w:rsid w:val="00F141AB"/>
    <w:rsid w:val="00F141DB"/>
    <w:rsid w:val="00F16268"/>
    <w:rsid w:val="00F17D4D"/>
    <w:rsid w:val="00F23C98"/>
    <w:rsid w:val="00F413DB"/>
    <w:rsid w:val="00F44574"/>
    <w:rsid w:val="00F44C21"/>
    <w:rsid w:val="00F52165"/>
    <w:rsid w:val="00F71F10"/>
    <w:rsid w:val="00F76A42"/>
    <w:rsid w:val="00F80056"/>
    <w:rsid w:val="00F8369F"/>
    <w:rsid w:val="00F86E34"/>
    <w:rsid w:val="00F90F7C"/>
    <w:rsid w:val="00F95A74"/>
    <w:rsid w:val="00FB1EF2"/>
    <w:rsid w:val="00FC75FE"/>
    <w:rsid w:val="00FD2AB4"/>
    <w:rsid w:val="00FF2244"/>
    <w:rsid w:val="00FF4A47"/>
    <w:rsid w:val="00FF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14DF"/>
    <w:pPr>
      <w:spacing w:before="80" w:line="24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8C49F7"/>
    <w:pPr>
      <w:keepNext/>
      <w:keepLines/>
      <w:numPr>
        <w:numId w:val="27"/>
      </w:numPr>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8C49F7"/>
    <w:pPr>
      <w:keepNext/>
      <w:keepLines/>
      <w:numPr>
        <w:ilvl w:val="1"/>
        <w:numId w:val="27"/>
      </w:numPr>
      <w:spacing w:before="40" w:after="80"/>
      <w:outlineLvl w:val="1"/>
    </w:pPr>
    <w:rPr>
      <w:rFonts w:eastAsiaTheme="majorEastAsia" w:cstheme="majorBidi"/>
      <w:b/>
      <w:color w:val="5B9BD5" w:themeColor="accent1"/>
      <w:sz w:val="32"/>
      <w:szCs w:val="26"/>
    </w:rPr>
  </w:style>
  <w:style w:type="paragraph" w:styleId="Heading3">
    <w:name w:val="heading 3"/>
    <w:basedOn w:val="Normal"/>
    <w:next w:val="Normal"/>
    <w:link w:val="Heading3Char"/>
    <w:uiPriority w:val="9"/>
    <w:unhideWhenUsed/>
    <w:qFormat/>
    <w:rsid w:val="008C49F7"/>
    <w:pPr>
      <w:keepNext/>
      <w:keepLines/>
      <w:numPr>
        <w:ilvl w:val="2"/>
        <w:numId w:val="27"/>
      </w:numPr>
      <w:spacing w:after="0" w:line="360" w:lineRule="auto"/>
      <w:ind w:left="288"/>
      <w:outlineLvl w:val="2"/>
    </w:pPr>
    <w:rPr>
      <w:rFonts w:eastAsiaTheme="majorEastAsia" w:cstheme="majorBidi"/>
      <w:b/>
      <w:color w:val="5B9BD5" w:themeColor="accent1"/>
      <w:szCs w:val="24"/>
    </w:rPr>
  </w:style>
  <w:style w:type="paragraph" w:styleId="Heading4">
    <w:name w:val="heading 4"/>
    <w:basedOn w:val="Normal"/>
    <w:next w:val="Normal"/>
    <w:link w:val="Heading4Char"/>
    <w:uiPriority w:val="9"/>
    <w:unhideWhenUsed/>
    <w:qFormat/>
    <w:rsid w:val="00383FE9"/>
    <w:pPr>
      <w:keepNext/>
      <w:keepLines/>
      <w:numPr>
        <w:numId w:val="42"/>
      </w:numPr>
      <w:spacing w:before="40" w:after="0"/>
      <w:outlineLvl w:val="3"/>
    </w:pPr>
    <w:rPr>
      <w:rFonts w:eastAsiaTheme="majorEastAsia" w:cstheme="majorBidi"/>
      <w:b/>
      <w:iCs/>
      <w:color w:val="5B9BD5" w:themeColor="accent1"/>
    </w:rPr>
  </w:style>
  <w:style w:type="paragraph" w:styleId="Heading5">
    <w:name w:val="heading 5"/>
    <w:basedOn w:val="Normal"/>
    <w:next w:val="Normal"/>
    <w:link w:val="Heading5Char"/>
    <w:uiPriority w:val="9"/>
    <w:unhideWhenUsed/>
    <w:qFormat/>
    <w:rsid w:val="00545C95"/>
    <w:pPr>
      <w:keepNext/>
      <w:keepLines/>
      <w:numPr>
        <w:numId w:val="48"/>
      </w:numPr>
      <w:spacing w:before="40" w:after="0" w:line="360" w:lineRule="auto"/>
      <w:ind w:left="1800"/>
      <w:outlineLvl w:val="4"/>
    </w:pPr>
    <w:rPr>
      <w:rFonts w:eastAsiaTheme="majorEastAsia" w:cstheme="majorBidi"/>
      <w:color w:val="5B9BD5" w:themeColor="accent1"/>
    </w:rPr>
  </w:style>
  <w:style w:type="paragraph" w:styleId="Heading6">
    <w:name w:val="heading 6"/>
    <w:basedOn w:val="Normal"/>
    <w:next w:val="Normal"/>
    <w:link w:val="Heading6Char"/>
    <w:uiPriority w:val="9"/>
    <w:semiHidden/>
    <w:unhideWhenUsed/>
    <w:qFormat/>
    <w:rsid w:val="003F7930"/>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7930"/>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7930"/>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930"/>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9F7"/>
    <w:rPr>
      <w:rFonts w:ascii="Times New Roman" w:eastAsiaTheme="majorEastAsia" w:hAnsi="Times New Roman" w:cstheme="majorBidi"/>
      <w:b/>
      <w:color w:val="2E74B5" w:themeColor="accent1" w:themeShade="BF"/>
      <w:sz w:val="40"/>
      <w:szCs w:val="32"/>
    </w:rPr>
  </w:style>
  <w:style w:type="character" w:customStyle="1" w:styleId="Heading2Char">
    <w:name w:val="Heading 2 Char"/>
    <w:basedOn w:val="DefaultParagraphFont"/>
    <w:link w:val="Heading2"/>
    <w:uiPriority w:val="9"/>
    <w:rsid w:val="008C49F7"/>
    <w:rPr>
      <w:rFonts w:ascii="Times New Roman" w:eastAsiaTheme="majorEastAsia" w:hAnsi="Times New Roman" w:cstheme="majorBidi"/>
      <w:b/>
      <w:color w:val="5B9BD5" w:themeColor="accent1"/>
      <w:sz w:val="32"/>
      <w:szCs w:val="26"/>
    </w:rPr>
  </w:style>
  <w:style w:type="character" w:customStyle="1" w:styleId="Heading3Char">
    <w:name w:val="Heading 3 Char"/>
    <w:basedOn w:val="DefaultParagraphFont"/>
    <w:link w:val="Heading3"/>
    <w:uiPriority w:val="9"/>
    <w:rsid w:val="008C49F7"/>
    <w:rPr>
      <w:rFonts w:ascii="Times New Roman" w:eastAsiaTheme="majorEastAsia" w:hAnsi="Times New Roman" w:cstheme="majorBidi"/>
      <w:b/>
      <w:color w:val="5B9BD5" w:themeColor="accent1"/>
      <w:sz w:val="26"/>
      <w:szCs w:val="24"/>
    </w:rPr>
  </w:style>
  <w:style w:type="character" w:customStyle="1" w:styleId="Heading4Char">
    <w:name w:val="Heading 4 Char"/>
    <w:basedOn w:val="DefaultParagraphFont"/>
    <w:link w:val="Heading4"/>
    <w:uiPriority w:val="9"/>
    <w:rsid w:val="00383FE9"/>
    <w:rPr>
      <w:rFonts w:ascii="Times New Roman" w:eastAsiaTheme="majorEastAsia" w:hAnsi="Times New Roman" w:cstheme="majorBidi"/>
      <w:b/>
      <w:iCs/>
      <w:color w:val="5B9BD5" w:themeColor="accent1"/>
      <w:sz w:val="26"/>
    </w:rPr>
  </w:style>
  <w:style w:type="character" w:customStyle="1" w:styleId="Heading5Char">
    <w:name w:val="Heading 5 Char"/>
    <w:basedOn w:val="DefaultParagraphFont"/>
    <w:link w:val="Heading5"/>
    <w:uiPriority w:val="9"/>
    <w:rsid w:val="00545C95"/>
    <w:rPr>
      <w:rFonts w:ascii="Times New Roman" w:eastAsiaTheme="majorEastAsia" w:hAnsi="Times New Roman" w:cstheme="majorBidi"/>
      <w:color w:val="5B9BD5" w:themeColor="accent1"/>
      <w:sz w:val="26"/>
    </w:rPr>
  </w:style>
  <w:style w:type="character" w:customStyle="1" w:styleId="Heading6Char">
    <w:name w:val="Heading 6 Char"/>
    <w:basedOn w:val="DefaultParagraphFont"/>
    <w:link w:val="Heading6"/>
    <w:uiPriority w:val="9"/>
    <w:semiHidden/>
    <w:rsid w:val="003F793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3F793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3F79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9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E56BA"/>
    <w:pPr>
      <w:ind w:left="720"/>
      <w:contextualSpacing/>
    </w:pPr>
  </w:style>
  <w:style w:type="character" w:customStyle="1" w:styleId="ListParagraphChar">
    <w:name w:val="List Paragraph Char"/>
    <w:basedOn w:val="DefaultParagraphFont"/>
    <w:link w:val="ListParagraph"/>
    <w:uiPriority w:val="34"/>
    <w:rsid w:val="00545C95"/>
    <w:rPr>
      <w:rFonts w:ascii="Times New Roman" w:hAnsi="Times New Roman"/>
      <w:sz w:val="26"/>
    </w:rPr>
  </w:style>
  <w:style w:type="paragraph" w:styleId="BalloonText">
    <w:name w:val="Balloon Text"/>
    <w:basedOn w:val="Normal"/>
    <w:link w:val="BalloonTextChar"/>
    <w:uiPriority w:val="99"/>
    <w:semiHidden/>
    <w:unhideWhenUsed/>
    <w:rsid w:val="00576D2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ancename">
    <w:name w:val="instancename"/>
    <w:basedOn w:val="DefaultParagraphFont"/>
    <w:rsid w:val="00743B1B"/>
  </w:style>
  <w:style w:type="paragraph" w:styleId="Header">
    <w:name w:val="header"/>
    <w:basedOn w:val="Normal"/>
    <w:link w:val="HeaderChar"/>
    <w:uiPriority w:val="99"/>
    <w:unhideWhenUsed/>
    <w:rsid w:val="00F95A74"/>
    <w:pPr>
      <w:tabs>
        <w:tab w:val="center" w:pos="4680"/>
        <w:tab w:val="right" w:pos="9360"/>
      </w:tabs>
      <w:spacing w:after="0"/>
    </w:pPr>
  </w:style>
  <w:style w:type="character" w:customStyle="1" w:styleId="HeaderChar">
    <w:name w:val="Header Char"/>
    <w:basedOn w:val="DefaultParagraphFont"/>
    <w:link w:val="Header"/>
    <w:uiPriority w:val="99"/>
    <w:rsid w:val="00F95A74"/>
  </w:style>
  <w:style w:type="paragraph" w:styleId="Footer">
    <w:name w:val="footer"/>
    <w:basedOn w:val="Normal"/>
    <w:link w:val="FooterChar"/>
    <w:uiPriority w:val="99"/>
    <w:unhideWhenUsed/>
    <w:rsid w:val="00F95A74"/>
    <w:pPr>
      <w:tabs>
        <w:tab w:val="center" w:pos="4680"/>
        <w:tab w:val="right" w:pos="9360"/>
      </w:tabs>
      <w:spacing w:after="0"/>
    </w:pPr>
  </w:style>
  <w:style w:type="character" w:customStyle="1" w:styleId="FooterChar">
    <w:name w:val="Footer Char"/>
    <w:basedOn w:val="DefaultParagraphFont"/>
    <w:link w:val="Footer"/>
    <w:uiPriority w:val="99"/>
    <w:rsid w:val="00F95A74"/>
  </w:style>
  <w:style w:type="paragraph" w:styleId="NoSpacing">
    <w:name w:val="No Spacing"/>
    <w:uiPriority w:val="1"/>
    <w:qFormat/>
    <w:rsid w:val="009D4FB6"/>
    <w:pPr>
      <w:spacing w:after="0" w:line="240" w:lineRule="auto"/>
      <w:jc w:val="both"/>
    </w:pPr>
    <w:rPr>
      <w:rFonts w:ascii="Times New Roman" w:hAnsi="Times New Roman"/>
      <w:sz w:val="26"/>
    </w:rPr>
  </w:style>
  <w:style w:type="character" w:customStyle="1" w:styleId="apple-converted-space">
    <w:name w:val="apple-converted-space"/>
    <w:basedOn w:val="DefaultParagraphFont"/>
    <w:rsid w:val="0031276A"/>
  </w:style>
  <w:style w:type="character" w:styleId="Strong">
    <w:name w:val="Strong"/>
    <w:basedOn w:val="DefaultParagraphFont"/>
    <w:uiPriority w:val="22"/>
    <w:qFormat/>
    <w:rsid w:val="00C42EA6"/>
    <w:rPr>
      <w:b/>
      <w:bCs/>
    </w:rPr>
  </w:style>
  <w:style w:type="paragraph" w:styleId="TOCHeading">
    <w:name w:val="TOC Heading"/>
    <w:basedOn w:val="Heading1"/>
    <w:next w:val="Normal"/>
    <w:uiPriority w:val="39"/>
    <w:unhideWhenUsed/>
    <w:qFormat/>
    <w:rsid w:val="00592F83"/>
    <w:pPr>
      <w:numPr>
        <w:numId w:val="0"/>
      </w:numPr>
      <w:spacing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592F83"/>
    <w:pPr>
      <w:spacing w:after="100"/>
    </w:pPr>
  </w:style>
  <w:style w:type="paragraph" w:styleId="TOC2">
    <w:name w:val="toc 2"/>
    <w:basedOn w:val="Normal"/>
    <w:next w:val="Normal"/>
    <w:autoRedefine/>
    <w:uiPriority w:val="39"/>
    <w:unhideWhenUsed/>
    <w:rsid w:val="00592F83"/>
    <w:pPr>
      <w:spacing w:after="100"/>
      <w:ind w:left="260"/>
    </w:pPr>
  </w:style>
  <w:style w:type="paragraph" w:styleId="TOC3">
    <w:name w:val="toc 3"/>
    <w:basedOn w:val="Normal"/>
    <w:next w:val="Normal"/>
    <w:autoRedefine/>
    <w:uiPriority w:val="39"/>
    <w:unhideWhenUsed/>
    <w:rsid w:val="00592F83"/>
    <w:pPr>
      <w:spacing w:after="100"/>
      <w:ind w:left="520"/>
    </w:pPr>
  </w:style>
  <w:style w:type="character" w:styleId="Hyperlink">
    <w:name w:val="Hyperlink"/>
    <w:basedOn w:val="DefaultParagraphFont"/>
    <w:uiPriority w:val="99"/>
    <w:unhideWhenUsed/>
    <w:rsid w:val="00592F83"/>
    <w:rPr>
      <w:color w:val="0563C1" w:themeColor="hyperlink"/>
      <w:u w:val="single"/>
    </w:rPr>
  </w:style>
  <w:style w:type="paragraph" w:styleId="BodyText">
    <w:name w:val="Body Text"/>
    <w:basedOn w:val="Normal"/>
    <w:link w:val="BodyTextChar"/>
    <w:rsid w:val="00851A60"/>
    <w:pPr>
      <w:spacing w:before="0" w:after="120"/>
      <w:ind w:firstLine="0"/>
      <w:jc w:val="left"/>
    </w:pPr>
    <w:rPr>
      <w:rFonts w:ascii="VNI-Times" w:eastAsia="Times New Roman" w:hAnsi="VNI-Times" w:cs="Times New Roman"/>
      <w:b/>
      <w:sz w:val="24"/>
      <w:szCs w:val="24"/>
    </w:rPr>
  </w:style>
  <w:style w:type="character" w:customStyle="1" w:styleId="BodyTextChar">
    <w:name w:val="Body Text Char"/>
    <w:basedOn w:val="DefaultParagraphFont"/>
    <w:link w:val="BodyText"/>
    <w:rsid w:val="00851A60"/>
    <w:rPr>
      <w:rFonts w:ascii="VNI-Times" w:eastAsia="Times New Roman" w:hAnsi="VNI-Times" w:cs="Times New Roman"/>
      <w:b/>
      <w:sz w:val="24"/>
      <w:szCs w:val="24"/>
    </w:rPr>
  </w:style>
  <w:style w:type="paragraph" w:styleId="Title">
    <w:name w:val="Title"/>
    <w:basedOn w:val="Normal"/>
    <w:next w:val="Normal"/>
    <w:link w:val="TitleChar"/>
    <w:qFormat/>
    <w:rsid w:val="0020440C"/>
    <w:pPr>
      <w:pBdr>
        <w:bottom w:val="single" w:sz="8" w:space="4" w:color="5B9BD5"/>
      </w:pBdr>
      <w:spacing w:before="0" w:after="300"/>
      <w:ind w:firstLine="0"/>
      <w:contextualSpacing/>
      <w:jc w:val="left"/>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rsid w:val="0020440C"/>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20440C"/>
    <w:rPr>
      <w:i/>
      <w:iCs/>
      <w:color w:val="808080" w:themeColor="text1" w:themeTint="7F"/>
    </w:rPr>
  </w:style>
  <w:style w:type="paragraph" w:styleId="TOC4">
    <w:name w:val="toc 4"/>
    <w:basedOn w:val="Normal"/>
    <w:next w:val="Normal"/>
    <w:autoRedefine/>
    <w:uiPriority w:val="39"/>
    <w:unhideWhenUsed/>
    <w:rsid w:val="002E0ED7"/>
    <w:pPr>
      <w:spacing w:before="0"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2E0ED7"/>
    <w:pPr>
      <w:spacing w:before="0"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2E0ED7"/>
    <w:pPr>
      <w:spacing w:before="0"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2E0ED7"/>
    <w:pPr>
      <w:spacing w:before="0"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2E0ED7"/>
    <w:pPr>
      <w:spacing w:before="0"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2E0ED7"/>
    <w:pPr>
      <w:spacing w:before="0" w:after="100" w:line="259" w:lineRule="auto"/>
      <w:ind w:left="1760" w:firstLine="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2E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9601">
      <w:bodyDiv w:val="1"/>
      <w:marLeft w:val="0"/>
      <w:marRight w:val="0"/>
      <w:marTop w:val="0"/>
      <w:marBottom w:val="0"/>
      <w:divBdr>
        <w:top w:val="none" w:sz="0" w:space="0" w:color="auto"/>
        <w:left w:val="none" w:sz="0" w:space="0" w:color="auto"/>
        <w:bottom w:val="none" w:sz="0" w:space="0" w:color="auto"/>
        <w:right w:val="none" w:sz="0" w:space="0" w:color="auto"/>
      </w:divBdr>
    </w:div>
    <w:div w:id="55445389">
      <w:bodyDiv w:val="1"/>
      <w:marLeft w:val="0"/>
      <w:marRight w:val="0"/>
      <w:marTop w:val="0"/>
      <w:marBottom w:val="0"/>
      <w:divBdr>
        <w:top w:val="none" w:sz="0" w:space="0" w:color="auto"/>
        <w:left w:val="none" w:sz="0" w:space="0" w:color="auto"/>
        <w:bottom w:val="none" w:sz="0" w:space="0" w:color="auto"/>
        <w:right w:val="none" w:sz="0" w:space="0" w:color="auto"/>
      </w:divBdr>
    </w:div>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195393146">
      <w:bodyDiv w:val="1"/>
      <w:marLeft w:val="0"/>
      <w:marRight w:val="0"/>
      <w:marTop w:val="0"/>
      <w:marBottom w:val="0"/>
      <w:divBdr>
        <w:top w:val="none" w:sz="0" w:space="0" w:color="auto"/>
        <w:left w:val="none" w:sz="0" w:space="0" w:color="auto"/>
        <w:bottom w:val="none" w:sz="0" w:space="0" w:color="auto"/>
        <w:right w:val="none" w:sz="0" w:space="0" w:color="auto"/>
      </w:divBdr>
    </w:div>
    <w:div w:id="266694679">
      <w:bodyDiv w:val="1"/>
      <w:marLeft w:val="0"/>
      <w:marRight w:val="0"/>
      <w:marTop w:val="0"/>
      <w:marBottom w:val="0"/>
      <w:divBdr>
        <w:top w:val="none" w:sz="0" w:space="0" w:color="auto"/>
        <w:left w:val="none" w:sz="0" w:space="0" w:color="auto"/>
        <w:bottom w:val="none" w:sz="0" w:space="0" w:color="auto"/>
        <w:right w:val="none" w:sz="0" w:space="0" w:color="auto"/>
      </w:divBdr>
    </w:div>
    <w:div w:id="484587877">
      <w:bodyDiv w:val="1"/>
      <w:marLeft w:val="0"/>
      <w:marRight w:val="0"/>
      <w:marTop w:val="0"/>
      <w:marBottom w:val="0"/>
      <w:divBdr>
        <w:top w:val="none" w:sz="0" w:space="0" w:color="auto"/>
        <w:left w:val="none" w:sz="0" w:space="0" w:color="auto"/>
        <w:bottom w:val="none" w:sz="0" w:space="0" w:color="auto"/>
        <w:right w:val="none" w:sz="0" w:space="0" w:color="auto"/>
      </w:divBdr>
    </w:div>
    <w:div w:id="686636935">
      <w:bodyDiv w:val="1"/>
      <w:marLeft w:val="0"/>
      <w:marRight w:val="0"/>
      <w:marTop w:val="0"/>
      <w:marBottom w:val="0"/>
      <w:divBdr>
        <w:top w:val="none" w:sz="0" w:space="0" w:color="auto"/>
        <w:left w:val="none" w:sz="0" w:space="0" w:color="auto"/>
        <w:bottom w:val="none" w:sz="0" w:space="0" w:color="auto"/>
        <w:right w:val="none" w:sz="0" w:space="0" w:color="auto"/>
      </w:divBdr>
    </w:div>
    <w:div w:id="731074856">
      <w:bodyDiv w:val="1"/>
      <w:marLeft w:val="0"/>
      <w:marRight w:val="0"/>
      <w:marTop w:val="0"/>
      <w:marBottom w:val="0"/>
      <w:divBdr>
        <w:top w:val="none" w:sz="0" w:space="0" w:color="auto"/>
        <w:left w:val="none" w:sz="0" w:space="0" w:color="auto"/>
        <w:bottom w:val="none" w:sz="0" w:space="0" w:color="auto"/>
        <w:right w:val="none" w:sz="0" w:space="0" w:color="auto"/>
      </w:divBdr>
    </w:div>
    <w:div w:id="752632495">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892889447">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928738105">
      <w:bodyDiv w:val="1"/>
      <w:marLeft w:val="0"/>
      <w:marRight w:val="0"/>
      <w:marTop w:val="0"/>
      <w:marBottom w:val="0"/>
      <w:divBdr>
        <w:top w:val="none" w:sz="0" w:space="0" w:color="auto"/>
        <w:left w:val="none" w:sz="0" w:space="0" w:color="auto"/>
        <w:bottom w:val="none" w:sz="0" w:space="0" w:color="auto"/>
        <w:right w:val="none" w:sz="0" w:space="0" w:color="auto"/>
      </w:divBdr>
    </w:div>
    <w:div w:id="1083333934">
      <w:bodyDiv w:val="1"/>
      <w:marLeft w:val="0"/>
      <w:marRight w:val="0"/>
      <w:marTop w:val="0"/>
      <w:marBottom w:val="0"/>
      <w:divBdr>
        <w:top w:val="none" w:sz="0" w:space="0" w:color="auto"/>
        <w:left w:val="none" w:sz="0" w:space="0" w:color="auto"/>
        <w:bottom w:val="none" w:sz="0" w:space="0" w:color="auto"/>
        <w:right w:val="none" w:sz="0" w:space="0" w:color="auto"/>
      </w:divBdr>
    </w:div>
    <w:div w:id="1235628269">
      <w:bodyDiv w:val="1"/>
      <w:marLeft w:val="0"/>
      <w:marRight w:val="0"/>
      <w:marTop w:val="0"/>
      <w:marBottom w:val="0"/>
      <w:divBdr>
        <w:top w:val="none" w:sz="0" w:space="0" w:color="auto"/>
        <w:left w:val="none" w:sz="0" w:space="0" w:color="auto"/>
        <w:bottom w:val="none" w:sz="0" w:space="0" w:color="auto"/>
        <w:right w:val="none" w:sz="0" w:space="0" w:color="auto"/>
      </w:divBdr>
    </w:div>
    <w:div w:id="1337883412">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622296983">
      <w:bodyDiv w:val="1"/>
      <w:marLeft w:val="0"/>
      <w:marRight w:val="0"/>
      <w:marTop w:val="0"/>
      <w:marBottom w:val="0"/>
      <w:divBdr>
        <w:top w:val="none" w:sz="0" w:space="0" w:color="auto"/>
        <w:left w:val="none" w:sz="0" w:space="0" w:color="auto"/>
        <w:bottom w:val="none" w:sz="0" w:space="0" w:color="auto"/>
        <w:right w:val="none" w:sz="0" w:space="0" w:color="auto"/>
      </w:divBdr>
    </w:div>
    <w:div w:id="1908299214">
      <w:bodyDiv w:val="1"/>
      <w:marLeft w:val="0"/>
      <w:marRight w:val="0"/>
      <w:marTop w:val="0"/>
      <w:marBottom w:val="0"/>
      <w:divBdr>
        <w:top w:val="none" w:sz="0" w:space="0" w:color="auto"/>
        <w:left w:val="none" w:sz="0" w:space="0" w:color="auto"/>
        <w:bottom w:val="none" w:sz="0" w:space="0" w:color="auto"/>
        <w:right w:val="none" w:sz="0" w:space="0" w:color="auto"/>
      </w:divBdr>
    </w:div>
    <w:div w:id="1971983026">
      <w:bodyDiv w:val="1"/>
      <w:marLeft w:val="0"/>
      <w:marRight w:val="0"/>
      <w:marTop w:val="0"/>
      <w:marBottom w:val="0"/>
      <w:divBdr>
        <w:top w:val="none" w:sz="0" w:space="0" w:color="auto"/>
        <w:left w:val="none" w:sz="0" w:space="0" w:color="auto"/>
        <w:bottom w:val="none" w:sz="0" w:space="0" w:color="auto"/>
        <w:right w:val="none" w:sz="0" w:space="0" w:color="auto"/>
      </w:divBdr>
    </w:div>
    <w:div w:id="209454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84664-D524-475F-9DE5-F554C8427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89</Pages>
  <Words>10140</Words>
  <Characters>57800</Characters>
  <Application>Microsoft Office Word</Application>
  <DocSecurity>0</DocSecurity>
  <Lines>481</Lines>
  <Paragraphs>135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quản lý phòng mạch tư</vt:lpstr>
      <vt:lpstr>Báo cáo đồ án quản lý phòng mạch tư</vt:lpstr>
    </vt:vector>
  </TitlesOfParts>
  <Company/>
  <LinksUpToDate>false</LinksUpToDate>
  <CharactersWithSpaces>67805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quản lý phòng mạch tư</dc:title>
  <dc:subject/>
  <dc:creator>NGUYỄN ĐỨC KẾ</dc:creator>
  <cp:keywords/>
  <dc:description/>
  <cp:lastModifiedBy>NGUYỄN ĐỨC KẾ</cp:lastModifiedBy>
  <cp:revision>221</cp:revision>
  <cp:lastPrinted>2019-01-08T02:00:00Z</cp:lastPrinted>
  <dcterms:created xsi:type="dcterms:W3CDTF">2017-05-18T10:35:00Z</dcterms:created>
  <dcterms:modified xsi:type="dcterms:W3CDTF">2019-01-08T02:03:00Z</dcterms:modified>
</cp:coreProperties>
</file>